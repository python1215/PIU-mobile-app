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0E071" w14:textId="0079ED1D" w:rsidR="00520D43" w:rsidRDefault="00520D43" w:rsidP="00CD4871">
      <w:pPr>
        <w:jc w:val="center"/>
        <w:rPr>
          <w:rFonts w:ascii="Times New Roman" w:hAnsi="Times New Roman" w:cs="Times New Roman"/>
        </w:rPr>
      </w:pPr>
      <w:r w:rsidRPr="00CD4871">
        <w:rPr>
          <w:rFonts w:ascii="Times New Roman" w:hAnsi="Times New Roman" w:cs="Times New Roman"/>
        </w:rPr>
        <w:t xml:space="preserve">The ECOWAS Regional Electricity Access Roadmap Regional Project funded by the World Bank through ECOWAS beneficiary countries of the Gambia, </w:t>
      </w:r>
      <w:r w:rsidR="005E25C0" w:rsidRPr="00CD4871">
        <w:rPr>
          <w:rFonts w:ascii="Times New Roman" w:hAnsi="Times New Roman" w:cs="Times New Roman"/>
        </w:rPr>
        <w:t>Guinea</w:t>
      </w:r>
      <w:r w:rsidRPr="00CD4871">
        <w:rPr>
          <w:rFonts w:ascii="Times New Roman" w:hAnsi="Times New Roman" w:cs="Times New Roman"/>
        </w:rPr>
        <w:t xml:space="preserve"> Bissau and Mali.</w:t>
      </w:r>
    </w:p>
    <w:p w14:paraId="1A89F9A5" w14:textId="77777777" w:rsidR="006D343C" w:rsidRDefault="006D343C" w:rsidP="00CD4871">
      <w:pPr>
        <w:jc w:val="center"/>
        <w:rPr>
          <w:rFonts w:ascii="Times New Roman" w:hAnsi="Times New Roman" w:cs="Times New Roman"/>
        </w:rPr>
      </w:pPr>
    </w:p>
    <w:p w14:paraId="00017511" w14:textId="0ADF0537" w:rsidR="006D343C" w:rsidRPr="00CD4871" w:rsidRDefault="006D343C" w:rsidP="00CD4871">
      <w:pPr>
        <w:jc w:val="center"/>
        <w:rPr>
          <w:rFonts w:ascii="Times New Roman" w:hAnsi="Times New Roman" w:cs="Times New Roman"/>
          <w:b/>
          <w:bCs/>
        </w:rPr>
      </w:pPr>
      <w:r>
        <w:rPr>
          <w:rFonts w:ascii="Times New Roman" w:hAnsi="Times New Roman" w:cs="Times New Roman"/>
        </w:rPr>
        <w:t>__________________________________________________________________________________</w:t>
      </w:r>
    </w:p>
    <w:p w14:paraId="3333119A" w14:textId="77777777" w:rsidR="00520D43" w:rsidRPr="00CD4871" w:rsidRDefault="00520D43" w:rsidP="00CD4871">
      <w:pPr>
        <w:jc w:val="center"/>
        <w:rPr>
          <w:rFonts w:ascii="Times New Roman" w:hAnsi="Times New Roman" w:cs="Times New Roman"/>
          <w:b/>
          <w:bCs/>
        </w:rPr>
      </w:pPr>
    </w:p>
    <w:p w14:paraId="7F246B26" w14:textId="1848D36B" w:rsidR="001471FE" w:rsidRDefault="001471FE" w:rsidP="00CD4871">
      <w:pPr>
        <w:jc w:val="center"/>
        <w:rPr>
          <w:rFonts w:ascii="Times New Roman" w:hAnsi="Times New Roman" w:cs="Times New Roman"/>
          <w:b/>
          <w:bCs/>
        </w:rPr>
      </w:pPr>
      <w:r w:rsidRPr="00CD4871">
        <w:rPr>
          <w:rFonts w:ascii="Times New Roman" w:hAnsi="Times New Roman" w:cs="Times New Roman"/>
          <w:b/>
          <w:bCs/>
        </w:rPr>
        <w:t xml:space="preserve">REPORT OF A FATALITY </w:t>
      </w:r>
      <w:del w:id="0" w:author="Haddy Njie" w:date="2024-11-25T11:42:00Z" w16du:dateUtc="2024-11-25T11:42:00Z">
        <w:r w:rsidRPr="00CD4871" w:rsidDel="00DB5F63">
          <w:rPr>
            <w:rFonts w:ascii="Times New Roman" w:hAnsi="Times New Roman" w:cs="Times New Roman"/>
            <w:b/>
            <w:bCs/>
          </w:rPr>
          <w:delText>INCIDENT</w:delText>
        </w:r>
      </w:del>
      <w:ins w:id="1" w:author="Haddy Njie" w:date="2024-11-25T11:42:00Z" w16du:dateUtc="2024-11-25T11:42:00Z">
        <w:r w:rsidR="00DB5F63">
          <w:rPr>
            <w:rFonts w:ascii="Times New Roman" w:hAnsi="Times New Roman" w:cs="Times New Roman"/>
            <w:b/>
            <w:bCs/>
          </w:rPr>
          <w:t>ACCIDENT</w:t>
        </w:r>
      </w:ins>
      <w:r w:rsidRPr="00CD4871">
        <w:rPr>
          <w:rFonts w:ascii="Times New Roman" w:hAnsi="Times New Roman" w:cs="Times New Roman"/>
          <w:b/>
          <w:bCs/>
        </w:rPr>
        <w:t xml:space="preserve"> INVOLVING SUBCONTRACTORS HIRED BY KEI, CONTRACTED WITH NAWEC</w:t>
      </w:r>
    </w:p>
    <w:p w14:paraId="43FC2493" w14:textId="77777777" w:rsidR="006D343C" w:rsidRDefault="006D343C" w:rsidP="00CD4871">
      <w:pPr>
        <w:jc w:val="center"/>
        <w:rPr>
          <w:rFonts w:ascii="Times New Roman" w:hAnsi="Times New Roman" w:cs="Times New Roman"/>
          <w:b/>
          <w:bCs/>
        </w:rPr>
      </w:pPr>
    </w:p>
    <w:p w14:paraId="07B9DCF1" w14:textId="77777777" w:rsidR="006D343C" w:rsidRDefault="006D343C" w:rsidP="00CD4871">
      <w:pPr>
        <w:jc w:val="center"/>
        <w:rPr>
          <w:rFonts w:ascii="Times New Roman" w:hAnsi="Times New Roman" w:cs="Times New Roman"/>
          <w:b/>
          <w:bCs/>
        </w:rPr>
      </w:pPr>
    </w:p>
    <w:p w14:paraId="074D270F" w14:textId="77777777" w:rsidR="006D343C" w:rsidRPr="006E3AF3" w:rsidRDefault="006D343C" w:rsidP="006D343C">
      <w:pPr>
        <w:jc w:val="center"/>
        <w:rPr>
          <w:rFonts w:ascii="Times New Roman" w:hAnsi="Times New Roman" w:cs="Times New Roman"/>
          <w:b/>
          <w:bCs/>
        </w:rPr>
      </w:pPr>
      <w:r w:rsidRPr="006E3AF3">
        <w:rPr>
          <w:rFonts w:ascii="Times New Roman" w:hAnsi="Times New Roman" w:cs="Times New Roman"/>
          <w:b/>
          <w:bCs/>
        </w:rPr>
        <w:t>Date</w:t>
      </w:r>
      <w:r w:rsidRPr="006E3AF3">
        <w:rPr>
          <w:rFonts w:ascii="Times New Roman" w:hAnsi="Times New Roman" w:cs="Times New Roman"/>
          <w:b/>
          <w:bCs/>
          <w:spacing w:val="6"/>
        </w:rPr>
        <w:t xml:space="preserve"> </w:t>
      </w:r>
      <w:r w:rsidRPr="006E3AF3">
        <w:rPr>
          <w:rFonts w:ascii="Times New Roman" w:hAnsi="Times New Roman" w:cs="Times New Roman"/>
          <w:b/>
          <w:bCs/>
        </w:rPr>
        <w:t>Report</w:t>
      </w:r>
      <w:r w:rsidRPr="006E3AF3">
        <w:rPr>
          <w:rFonts w:ascii="Times New Roman" w:hAnsi="Times New Roman" w:cs="Times New Roman"/>
          <w:b/>
          <w:bCs/>
          <w:spacing w:val="14"/>
        </w:rPr>
        <w:t xml:space="preserve"> </w:t>
      </w:r>
      <w:r w:rsidRPr="006E3AF3">
        <w:rPr>
          <w:rFonts w:ascii="Times New Roman" w:hAnsi="Times New Roman" w:cs="Times New Roman"/>
          <w:b/>
          <w:bCs/>
          <w:spacing w:val="-2"/>
        </w:rPr>
        <w:t>Completed:</w:t>
      </w:r>
    </w:p>
    <w:p w14:paraId="35E01B9A" w14:textId="77777777" w:rsidR="006D343C" w:rsidRPr="006D343C" w:rsidRDefault="006D343C" w:rsidP="006D343C">
      <w:pPr>
        <w:jc w:val="center"/>
        <w:rPr>
          <w:rFonts w:ascii="Times New Roman" w:hAnsi="Times New Roman" w:cs="Times New Roman"/>
          <w:b/>
        </w:rPr>
      </w:pPr>
      <w:r w:rsidRPr="006D343C">
        <w:rPr>
          <w:rFonts w:ascii="Times New Roman" w:hAnsi="Times New Roman" w:cs="Times New Roman"/>
          <w:b/>
        </w:rPr>
        <w:t>Date</w:t>
      </w:r>
      <w:r w:rsidRPr="006D343C">
        <w:rPr>
          <w:rFonts w:ascii="Times New Roman" w:hAnsi="Times New Roman" w:cs="Times New Roman"/>
          <w:b/>
          <w:spacing w:val="10"/>
        </w:rPr>
        <w:t xml:space="preserve"> </w:t>
      </w:r>
      <w:r w:rsidRPr="006D343C">
        <w:rPr>
          <w:rFonts w:ascii="Times New Roman" w:hAnsi="Times New Roman" w:cs="Times New Roman"/>
          <w:b/>
        </w:rPr>
        <w:t>Report</w:t>
      </w:r>
      <w:r w:rsidRPr="006D343C">
        <w:rPr>
          <w:rFonts w:ascii="Times New Roman" w:hAnsi="Times New Roman" w:cs="Times New Roman"/>
          <w:b/>
          <w:spacing w:val="10"/>
        </w:rPr>
        <w:t xml:space="preserve"> </w:t>
      </w:r>
      <w:r w:rsidRPr="006D343C">
        <w:rPr>
          <w:rFonts w:ascii="Times New Roman" w:hAnsi="Times New Roman" w:cs="Times New Roman"/>
          <w:b/>
          <w:spacing w:val="-2"/>
        </w:rPr>
        <w:t>Submitted:</w:t>
      </w:r>
    </w:p>
    <w:p w14:paraId="718FC2C7" w14:textId="77777777" w:rsidR="006D343C" w:rsidRDefault="006D343C" w:rsidP="006D343C">
      <w:pPr>
        <w:pStyle w:val="BodyText"/>
        <w:rPr>
          <w:b/>
        </w:rPr>
      </w:pPr>
    </w:p>
    <w:p w14:paraId="25DC1638" w14:textId="77777777" w:rsidR="006D343C" w:rsidRPr="006D343C" w:rsidRDefault="006D343C" w:rsidP="00CD4871">
      <w:pPr>
        <w:jc w:val="center"/>
        <w:rPr>
          <w:rFonts w:ascii="Times New Roman" w:hAnsi="Times New Roman" w:cs="Times New Roman"/>
          <w:b/>
          <w:bCs/>
          <w:lang w:val="en-US"/>
        </w:rPr>
      </w:pPr>
    </w:p>
    <w:p w14:paraId="332F9B46" w14:textId="2EE22C02" w:rsidR="001471FE" w:rsidRPr="001471FE" w:rsidRDefault="001471FE" w:rsidP="001471FE"/>
    <w:p w14:paraId="4FE0031B" w14:textId="77777777" w:rsidR="006E3AF3" w:rsidRDefault="006E3AF3" w:rsidP="00417BAE">
      <w:pPr>
        <w:rPr>
          <w:rFonts w:ascii="Times New Roman" w:hAnsi="Times New Roman" w:cs="Times New Roman"/>
          <w:sz w:val="20"/>
          <w:szCs w:val="20"/>
        </w:rPr>
      </w:pPr>
    </w:p>
    <w:p w14:paraId="4B207E4B" w14:textId="77777777" w:rsidR="006E3AF3" w:rsidRDefault="006E3AF3" w:rsidP="00417BAE">
      <w:pPr>
        <w:rPr>
          <w:rFonts w:ascii="Times New Roman" w:hAnsi="Times New Roman" w:cs="Times New Roman"/>
          <w:sz w:val="20"/>
          <w:szCs w:val="20"/>
        </w:rPr>
      </w:pPr>
    </w:p>
    <w:p w14:paraId="7FDD9C84" w14:textId="77777777" w:rsidR="006E3AF3" w:rsidRDefault="006E3AF3" w:rsidP="00417BAE">
      <w:pPr>
        <w:rPr>
          <w:rFonts w:ascii="Times New Roman" w:hAnsi="Times New Roman" w:cs="Times New Roman"/>
          <w:sz w:val="20"/>
          <w:szCs w:val="20"/>
        </w:rPr>
      </w:pPr>
    </w:p>
    <w:p w14:paraId="39A8CAC3" w14:textId="77777777" w:rsidR="006E3AF3" w:rsidRDefault="006E3AF3" w:rsidP="00417BAE">
      <w:pPr>
        <w:rPr>
          <w:rFonts w:ascii="Times New Roman" w:hAnsi="Times New Roman" w:cs="Times New Roman"/>
          <w:sz w:val="20"/>
          <w:szCs w:val="20"/>
        </w:rPr>
      </w:pPr>
    </w:p>
    <w:p w14:paraId="519E7F0E" w14:textId="77777777" w:rsidR="006E3AF3" w:rsidRDefault="006E3AF3" w:rsidP="00417BAE">
      <w:pPr>
        <w:rPr>
          <w:rFonts w:ascii="Times New Roman" w:hAnsi="Times New Roman" w:cs="Times New Roman"/>
          <w:sz w:val="20"/>
          <w:szCs w:val="20"/>
        </w:rPr>
      </w:pPr>
    </w:p>
    <w:p w14:paraId="00BC426A" w14:textId="77777777" w:rsidR="006E3AF3" w:rsidRDefault="006E3AF3" w:rsidP="00417BAE">
      <w:pPr>
        <w:rPr>
          <w:rFonts w:ascii="Times New Roman" w:hAnsi="Times New Roman" w:cs="Times New Roman"/>
          <w:sz w:val="20"/>
          <w:szCs w:val="20"/>
        </w:rPr>
      </w:pPr>
    </w:p>
    <w:p w14:paraId="7F429EFA" w14:textId="77777777" w:rsidR="006E3AF3" w:rsidRDefault="006E3AF3" w:rsidP="00417BAE">
      <w:pPr>
        <w:rPr>
          <w:rFonts w:ascii="Times New Roman" w:hAnsi="Times New Roman" w:cs="Times New Roman"/>
          <w:sz w:val="20"/>
          <w:szCs w:val="20"/>
        </w:rPr>
      </w:pPr>
    </w:p>
    <w:p w14:paraId="771D9432" w14:textId="77777777" w:rsidR="006E3AF3" w:rsidRDefault="006E3AF3" w:rsidP="00417BAE">
      <w:pPr>
        <w:rPr>
          <w:rFonts w:ascii="Times New Roman" w:hAnsi="Times New Roman" w:cs="Times New Roman"/>
          <w:sz w:val="20"/>
          <w:szCs w:val="20"/>
        </w:rPr>
      </w:pPr>
    </w:p>
    <w:p w14:paraId="431D14B9" w14:textId="77777777" w:rsidR="006E3AF3" w:rsidRDefault="006E3AF3" w:rsidP="00417BAE">
      <w:pPr>
        <w:rPr>
          <w:rFonts w:ascii="Times New Roman" w:hAnsi="Times New Roman" w:cs="Times New Roman"/>
          <w:sz w:val="20"/>
          <w:szCs w:val="20"/>
        </w:rPr>
      </w:pPr>
    </w:p>
    <w:p w14:paraId="13CC5DD2" w14:textId="77777777" w:rsidR="006E3AF3" w:rsidRDefault="006E3AF3" w:rsidP="00417BAE">
      <w:pPr>
        <w:rPr>
          <w:rFonts w:ascii="Times New Roman" w:hAnsi="Times New Roman" w:cs="Times New Roman"/>
          <w:sz w:val="20"/>
          <w:szCs w:val="20"/>
        </w:rPr>
      </w:pPr>
    </w:p>
    <w:p w14:paraId="577F3755" w14:textId="77777777" w:rsidR="006E3AF3" w:rsidRDefault="006E3AF3" w:rsidP="00417BAE">
      <w:pPr>
        <w:rPr>
          <w:rFonts w:ascii="Times New Roman" w:hAnsi="Times New Roman" w:cs="Times New Roman"/>
          <w:sz w:val="20"/>
          <w:szCs w:val="20"/>
        </w:rPr>
      </w:pPr>
    </w:p>
    <w:p w14:paraId="67602F93" w14:textId="77777777" w:rsidR="006E3AF3" w:rsidRDefault="006E3AF3" w:rsidP="00417BAE">
      <w:pPr>
        <w:rPr>
          <w:rFonts w:ascii="Times New Roman" w:hAnsi="Times New Roman" w:cs="Times New Roman"/>
          <w:sz w:val="20"/>
          <w:szCs w:val="20"/>
        </w:rPr>
      </w:pPr>
    </w:p>
    <w:p w14:paraId="648A873C" w14:textId="77777777" w:rsidR="006E3AF3" w:rsidRDefault="006E3AF3" w:rsidP="00417BAE">
      <w:pPr>
        <w:rPr>
          <w:rFonts w:ascii="Times New Roman" w:hAnsi="Times New Roman" w:cs="Times New Roman"/>
          <w:sz w:val="20"/>
          <w:szCs w:val="20"/>
        </w:rPr>
      </w:pPr>
    </w:p>
    <w:p w14:paraId="20E8C7D1" w14:textId="77777777" w:rsidR="006E3AF3" w:rsidRDefault="006E3AF3" w:rsidP="00417BAE">
      <w:pPr>
        <w:rPr>
          <w:rFonts w:ascii="Times New Roman" w:hAnsi="Times New Roman" w:cs="Times New Roman"/>
          <w:sz w:val="20"/>
          <w:szCs w:val="20"/>
        </w:rPr>
      </w:pPr>
    </w:p>
    <w:p w14:paraId="322D5B8D" w14:textId="77777777" w:rsidR="006E3AF3" w:rsidRDefault="006E3AF3" w:rsidP="00417BAE">
      <w:pPr>
        <w:rPr>
          <w:rFonts w:ascii="Times New Roman" w:hAnsi="Times New Roman" w:cs="Times New Roman"/>
          <w:sz w:val="20"/>
          <w:szCs w:val="20"/>
        </w:rPr>
      </w:pPr>
    </w:p>
    <w:p w14:paraId="45ABF98F" w14:textId="77777777" w:rsidR="006E3AF3" w:rsidRDefault="006E3AF3" w:rsidP="00417BAE">
      <w:pPr>
        <w:rPr>
          <w:rFonts w:ascii="Times New Roman" w:hAnsi="Times New Roman" w:cs="Times New Roman"/>
          <w:sz w:val="20"/>
          <w:szCs w:val="20"/>
        </w:rPr>
      </w:pPr>
    </w:p>
    <w:p w14:paraId="7CE23BA0" w14:textId="77777777" w:rsidR="006E3AF3" w:rsidRDefault="006E3AF3" w:rsidP="00417BAE">
      <w:pPr>
        <w:rPr>
          <w:rFonts w:ascii="Times New Roman" w:hAnsi="Times New Roman" w:cs="Times New Roman"/>
          <w:sz w:val="20"/>
          <w:szCs w:val="20"/>
        </w:rPr>
      </w:pPr>
    </w:p>
    <w:p w14:paraId="095E3519" w14:textId="77777777" w:rsidR="006E3AF3" w:rsidRDefault="006E3AF3" w:rsidP="00417BAE">
      <w:pPr>
        <w:rPr>
          <w:rFonts w:ascii="Times New Roman" w:hAnsi="Times New Roman" w:cs="Times New Roman"/>
          <w:sz w:val="20"/>
          <w:szCs w:val="20"/>
        </w:rPr>
      </w:pPr>
    </w:p>
    <w:p w14:paraId="5598D5AE" w14:textId="77777777" w:rsidR="006E3AF3" w:rsidRDefault="006E3AF3" w:rsidP="00417BAE">
      <w:pPr>
        <w:rPr>
          <w:rFonts w:ascii="Times New Roman" w:hAnsi="Times New Roman" w:cs="Times New Roman"/>
          <w:sz w:val="20"/>
          <w:szCs w:val="20"/>
        </w:rPr>
      </w:pPr>
    </w:p>
    <w:p w14:paraId="7F21ECCF" w14:textId="77777777" w:rsidR="006E3AF3" w:rsidRDefault="006E3AF3" w:rsidP="001471FE">
      <w:pPr>
        <w:rPr>
          <w:rFonts w:ascii="Times New Roman" w:hAnsi="Times New Roman" w:cs="Times New Roman"/>
          <w:sz w:val="20"/>
          <w:szCs w:val="20"/>
        </w:rPr>
      </w:pPr>
    </w:p>
    <w:sdt>
      <w:sdtPr>
        <w:rPr>
          <w:rFonts w:asciiTheme="minorHAnsi" w:eastAsiaTheme="minorHAnsi" w:hAnsiTheme="minorHAnsi" w:cstheme="minorBidi"/>
          <w:color w:val="auto"/>
          <w:kern w:val="2"/>
          <w:sz w:val="22"/>
          <w:szCs w:val="22"/>
          <w:lang w:val="en-GM"/>
          <w14:ligatures w14:val="standardContextual"/>
        </w:rPr>
        <w:id w:val="-589237291"/>
        <w:docPartObj>
          <w:docPartGallery w:val="Table of Contents"/>
          <w:docPartUnique/>
        </w:docPartObj>
      </w:sdtPr>
      <w:sdtEndPr>
        <w:rPr>
          <w:b/>
          <w:bCs/>
          <w:noProof/>
        </w:rPr>
      </w:sdtEndPr>
      <w:sdtContent>
        <w:p w14:paraId="1418016B" w14:textId="4EECD33E" w:rsidR="00321999" w:rsidRPr="00A661A8" w:rsidRDefault="00321999">
          <w:pPr>
            <w:pStyle w:val="TOCHeading"/>
            <w:rPr>
              <w:rFonts w:ascii="Times New Roman" w:hAnsi="Times New Roman" w:cs="Times New Roman"/>
            </w:rPr>
          </w:pPr>
          <w:r w:rsidRPr="00A661A8">
            <w:rPr>
              <w:rFonts w:ascii="Times New Roman" w:hAnsi="Times New Roman" w:cs="Times New Roman"/>
            </w:rPr>
            <w:t>Table of Contents</w:t>
          </w:r>
        </w:p>
        <w:p w14:paraId="35940C7A" w14:textId="1055CF3F" w:rsidR="002A7E8F" w:rsidRDefault="00321999">
          <w:pPr>
            <w:pStyle w:val="TOC1"/>
            <w:tabs>
              <w:tab w:val="left" w:pos="660"/>
              <w:tab w:val="right" w:leader="dot" w:pos="9016"/>
            </w:tabs>
            <w:rPr>
              <w:rFonts w:eastAsiaTheme="minorEastAsia"/>
              <w:noProof/>
              <w:lang w:eastAsia="en-GM"/>
            </w:rPr>
          </w:pPr>
          <w:r w:rsidRPr="00A661A8">
            <w:rPr>
              <w:rFonts w:ascii="Times New Roman" w:hAnsi="Times New Roman" w:cs="Times New Roman"/>
            </w:rPr>
            <w:fldChar w:fldCharType="begin"/>
          </w:r>
          <w:r w:rsidRPr="00A661A8">
            <w:rPr>
              <w:rFonts w:ascii="Times New Roman" w:hAnsi="Times New Roman" w:cs="Times New Roman"/>
            </w:rPr>
            <w:instrText xml:space="preserve"> TOC \o "1-3" \h \z \u </w:instrText>
          </w:r>
          <w:r w:rsidRPr="00A661A8">
            <w:rPr>
              <w:rFonts w:ascii="Times New Roman" w:hAnsi="Times New Roman" w:cs="Times New Roman"/>
            </w:rPr>
            <w:fldChar w:fldCharType="separate"/>
          </w:r>
          <w:hyperlink w:anchor="_Toc183294324" w:history="1">
            <w:r w:rsidR="002A7E8F" w:rsidRPr="00902A62">
              <w:rPr>
                <w:rStyle w:val="Hyperlink"/>
                <w:noProof/>
              </w:rPr>
              <w:t>1.0.</w:t>
            </w:r>
            <w:r w:rsidR="002A7E8F">
              <w:rPr>
                <w:rFonts w:eastAsiaTheme="minorEastAsia"/>
                <w:noProof/>
                <w:lang w:eastAsia="en-GM"/>
              </w:rPr>
              <w:tab/>
            </w:r>
            <w:r w:rsidR="002A7E8F" w:rsidRPr="00902A62">
              <w:rPr>
                <w:rStyle w:val="Hyperlink"/>
                <w:noProof/>
              </w:rPr>
              <w:t>INTRODUCTION</w:t>
            </w:r>
            <w:r w:rsidR="002A7E8F">
              <w:rPr>
                <w:noProof/>
                <w:webHidden/>
              </w:rPr>
              <w:tab/>
            </w:r>
            <w:r w:rsidR="002A7E8F">
              <w:rPr>
                <w:noProof/>
                <w:webHidden/>
              </w:rPr>
              <w:fldChar w:fldCharType="begin"/>
            </w:r>
            <w:r w:rsidR="002A7E8F">
              <w:rPr>
                <w:noProof/>
                <w:webHidden/>
              </w:rPr>
              <w:instrText xml:space="preserve"> PAGEREF _Toc183294324 \h </w:instrText>
            </w:r>
            <w:r w:rsidR="002A7E8F">
              <w:rPr>
                <w:noProof/>
                <w:webHidden/>
              </w:rPr>
            </w:r>
            <w:r w:rsidR="002A7E8F">
              <w:rPr>
                <w:noProof/>
                <w:webHidden/>
              </w:rPr>
              <w:fldChar w:fldCharType="separate"/>
            </w:r>
            <w:r w:rsidR="002A7E8F">
              <w:rPr>
                <w:noProof/>
                <w:webHidden/>
              </w:rPr>
              <w:t>3</w:t>
            </w:r>
            <w:r w:rsidR="002A7E8F">
              <w:rPr>
                <w:noProof/>
                <w:webHidden/>
              </w:rPr>
              <w:fldChar w:fldCharType="end"/>
            </w:r>
          </w:hyperlink>
        </w:p>
        <w:p w14:paraId="0BAF7A6B" w14:textId="3CE3819E" w:rsidR="002A7E8F" w:rsidRDefault="002A7E8F">
          <w:pPr>
            <w:pStyle w:val="TOC1"/>
            <w:tabs>
              <w:tab w:val="left" w:pos="660"/>
              <w:tab w:val="right" w:leader="dot" w:pos="9016"/>
            </w:tabs>
            <w:rPr>
              <w:rFonts w:eastAsiaTheme="minorEastAsia"/>
              <w:noProof/>
              <w:lang w:eastAsia="en-GM"/>
            </w:rPr>
          </w:pPr>
          <w:r>
            <w:fldChar w:fldCharType="begin"/>
          </w:r>
          <w:r>
            <w:instrText>HYPERLINK \l "_Toc183294325"</w:instrText>
          </w:r>
          <w:r>
            <w:fldChar w:fldCharType="separate"/>
          </w:r>
          <w:r w:rsidRPr="00902A62">
            <w:rPr>
              <w:rStyle w:val="Hyperlink"/>
              <w:noProof/>
            </w:rPr>
            <w:t>2.0.</w:t>
          </w:r>
          <w:r>
            <w:rPr>
              <w:rFonts w:eastAsiaTheme="minorEastAsia"/>
              <w:noProof/>
              <w:lang w:eastAsia="en-GM"/>
            </w:rPr>
            <w:tab/>
          </w:r>
          <w:r w:rsidRPr="00902A62">
            <w:rPr>
              <w:rStyle w:val="Hyperlink"/>
              <w:noProof/>
            </w:rPr>
            <w:t xml:space="preserve">REPORT OF A FATALITY </w:t>
          </w:r>
          <w:del w:id="2" w:author="Haddy Njie" w:date="2024-11-25T11:42:00Z" w16du:dateUtc="2024-11-25T11:42:00Z">
            <w:r w:rsidRPr="00902A62" w:rsidDel="00DB5F63">
              <w:rPr>
                <w:rStyle w:val="Hyperlink"/>
                <w:noProof/>
              </w:rPr>
              <w:delText>INCIDENT</w:delText>
            </w:r>
          </w:del>
          <w:ins w:id="3" w:author="Haddy Njie" w:date="2024-11-25T11:42:00Z" w16du:dateUtc="2024-11-25T11:42:00Z">
            <w:r w:rsidR="00DB5F63">
              <w:rPr>
                <w:rStyle w:val="Hyperlink"/>
                <w:noProof/>
              </w:rPr>
              <w:t>ACCIDENT</w:t>
            </w:r>
          </w:ins>
          <w:r>
            <w:rPr>
              <w:noProof/>
              <w:webHidden/>
            </w:rPr>
            <w:tab/>
          </w:r>
          <w:r>
            <w:rPr>
              <w:noProof/>
              <w:webHidden/>
            </w:rPr>
            <w:fldChar w:fldCharType="begin"/>
          </w:r>
          <w:r>
            <w:rPr>
              <w:noProof/>
              <w:webHidden/>
            </w:rPr>
            <w:instrText xml:space="preserve"> PAGEREF _Toc183294325 \h </w:instrText>
          </w:r>
          <w:r>
            <w:rPr>
              <w:noProof/>
              <w:webHidden/>
            </w:rPr>
          </w:r>
          <w:r>
            <w:rPr>
              <w:noProof/>
              <w:webHidden/>
            </w:rPr>
            <w:fldChar w:fldCharType="separate"/>
          </w:r>
          <w:r>
            <w:rPr>
              <w:noProof/>
              <w:webHidden/>
            </w:rPr>
            <w:t>4</w:t>
          </w:r>
          <w:r>
            <w:rPr>
              <w:noProof/>
              <w:webHidden/>
            </w:rPr>
            <w:fldChar w:fldCharType="end"/>
          </w:r>
          <w:r>
            <w:rPr>
              <w:noProof/>
            </w:rPr>
            <w:fldChar w:fldCharType="end"/>
          </w:r>
        </w:p>
        <w:p w14:paraId="65F80308" w14:textId="613EDEE1" w:rsidR="002A7E8F" w:rsidRDefault="002A7E8F">
          <w:pPr>
            <w:pStyle w:val="TOC1"/>
            <w:tabs>
              <w:tab w:val="left" w:pos="660"/>
              <w:tab w:val="right" w:leader="dot" w:pos="9016"/>
            </w:tabs>
            <w:rPr>
              <w:rFonts w:eastAsiaTheme="minorEastAsia"/>
              <w:noProof/>
              <w:lang w:eastAsia="en-GM"/>
            </w:rPr>
          </w:pPr>
          <w:hyperlink w:anchor="_Toc183294326" w:history="1">
            <w:r w:rsidRPr="00902A62">
              <w:rPr>
                <w:rStyle w:val="Hyperlink"/>
                <w:noProof/>
              </w:rPr>
              <w:t>3.0.</w:t>
            </w:r>
            <w:r>
              <w:rPr>
                <w:rFonts w:eastAsiaTheme="minorEastAsia"/>
                <w:noProof/>
                <w:lang w:eastAsia="en-GM"/>
              </w:rPr>
              <w:tab/>
            </w:r>
            <w:r w:rsidRPr="00902A62">
              <w:rPr>
                <w:rStyle w:val="Hyperlink"/>
                <w:noProof/>
              </w:rPr>
              <w:t>COMMUNICATION</w:t>
            </w:r>
            <w:r>
              <w:rPr>
                <w:noProof/>
                <w:webHidden/>
              </w:rPr>
              <w:tab/>
            </w:r>
            <w:r>
              <w:rPr>
                <w:noProof/>
                <w:webHidden/>
              </w:rPr>
              <w:fldChar w:fldCharType="begin"/>
            </w:r>
            <w:r>
              <w:rPr>
                <w:noProof/>
                <w:webHidden/>
              </w:rPr>
              <w:instrText xml:space="preserve"> PAGEREF _Toc183294326 \h </w:instrText>
            </w:r>
            <w:r>
              <w:rPr>
                <w:noProof/>
                <w:webHidden/>
              </w:rPr>
            </w:r>
            <w:r>
              <w:rPr>
                <w:noProof/>
                <w:webHidden/>
              </w:rPr>
              <w:fldChar w:fldCharType="separate"/>
            </w:r>
            <w:r>
              <w:rPr>
                <w:noProof/>
                <w:webHidden/>
              </w:rPr>
              <w:t>4</w:t>
            </w:r>
            <w:r>
              <w:rPr>
                <w:noProof/>
                <w:webHidden/>
              </w:rPr>
              <w:fldChar w:fldCharType="end"/>
            </w:r>
          </w:hyperlink>
        </w:p>
        <w:p w14:paraId="76993187" w14:textId="3B294ED4" w:rsidR="002A7E8F" w:rsidRDefault="002A7E8F">
          <w:pPr>
            <w:pStyle w:val="TOC1"/>
            <w:tabs>
              <w:tab w:val="left" w:pos="660"/>
              <w:tab w:val="right" w:leader="dot" w:pos="9016"/>
            </w:tabs>
            <w:rPr>
              <w:rFonts w:eastAsiaTheme="minorEastAsia"/>
              <w:noProof/>
              <w:lang w:eastAsia="en-GM"/>
            </w:rPr>
          </w:pPr>
          <w:hyperlink w:anchor="_Toc183294327" w:history="1">
            <w:r w:rsidRPr="00902A62">
              <w:rPr>
                <w:rStyle w:val="Hyperlink"/>
                <w:noProof/>
              </w:rPr>
              <w:t>4.0.</w:t>
            </w:r>
            <w:r>
              <w:rPr>
                <w:rFonts w:eastAsiaTheme="minorEastAsia"/>
                <w:noProof/>
                <w:lang w:eastAsia="en-GM"/>
              </w:rPr>
              <w:tab/>
            </w:r>
            <w:r w:rsidRPr="00902A62">
              <w:rPr>
                <w:rStyle w:val="Hyperlink"/>
                <w:noProof/>
              </w:rPr>
              <w:t>INVESTIGATION FINDINGS</w:t>
            </w:r>
            <w:r>
              <w:rPr>
                <w:noProof/>
                <w:webHidden/>
              </w:rPr>
              <w:tab/>
            </w:r>
            <w:r>
              <w:rPr>
                <w:noProof/>
                <w:webHidden/>
              </w:rPr>
              <w:fldChar w:fldCharType="begin"/>
            </w:r>
            <w:r>
              <w:rPr>
                <w:noProof/>
                <w:webHidden/>
              </w:rPr>
              <w:instrText xml:space="preserve"> PAGEREF _Toc183294327 \h </w:instrText>
            </w:r>
            <w:r>
              <w:rPr>
                <w:noProof/>
                <w:webHidden/>
              </w:rPr>
            </w:r>
            <w:r>
              <w:rPr>
                <w:noProof/>
                <w:webHidden/>
              </w:rPr>
              <w:fldChar w:fldCharType="separate"/>
            </w:r>
            <w:r>
              <w:rPr>
                <w:noProof/>
                <w:webHidden/>
              </w:rPr>
              <w:t>5</w:t>
            </w:r>
            <w:r>
              <w:rPr>
                <w:noProof/>
                <w:webHidden/>
              </w:rPr>
              <w:fldChar w:fldCharType="end"/>
            </w:r>
          </w:hyperlink>
        </w:p>
        <w:p w14:paraId="6E0E1043" w14:textId="7EF06AC1" w:rsidR="002A7E8F" w:rsidRDefault="002A7E8F">
          <w:pPr>
            <w:pStyle w:val="TOC2"/>
            <w:tabs>
              <w:tab w:val="left" w:pos="880"/>
              <w:tab w:val="right" w:leader="dot" w:pos="9016"/>
            </w:tabs>
            <w:rPr>
              <w:rFonts w:eastAsiaTheme="minorEastAsia"/>
              <w:noProof/>
              <w:lang w:eastAsia="en-GM"/>
            </w:rPr>
          </w:pPr>
          <w:r>
            <w:fldChar w:fldCharType="begin"/>
          </w:r>
          <w:r>
            <w:instrText>HYPERLINK \l "_Toc183294328"</w:instrText>
          </w:r>
          <w:r>
            <w:fldChar w:fldCharType="separate"/>
          </w:r>
          <w:r w:rsidRPr="00902A62">
            <w:rPr>
              <w:rStyle w:val="Hyperlink"/>
              <w:noProof/>
            </w:rPr>
            <w:t>4.1.</w:t>
          </w:r>
          <w:r>
            <w:rPr>
              <w:rFonts w:eastAsiaTheme="minorEastAsia"/>
              <w:noProof/>
              <w:lang w:eastAsia="en-GM"/>
            </w:rPr>
            <w:tab/>
          </w:r>
          <w:del w:id="4" w:author="Haddy Njie" w:date="2024-11-25T11:42:00Z" w16du:dateUtc="2024-11-25T11:42:00Z">
            <w:r w:rsidRPr="00902A62" w:rsidDel="00DB5F63">
              <w:rPr>
                <w:rStyle w:val="Hyperlink"/>
                <w:noProof/>
              </w:rPr>
              <w:delText>Incident</w:delText>
            </w:r>
          </w:del>
          <w:ins w:id="5" w:author="Haddy Njie" w:date="2024-11-25T11:42:00Z" w16du:dateUtc="2024-11-25T11:42:00Z">
            <w:r w:rsidR="00DB5F63">
              <w:rPr>
                <w:rStyle w:val="Hyperlink"/>
                <w:noProof/>
              </w:rPr>
              <w:t>Accident</w:t>
            </w:r>
          </w:ins>
          <w:r w:rsidRPr="00902A62">
            <w:rPr>
              <w:rStyle w:val="Hyperlink"/>
              <w:noProof/>
            </w:rPr>
            <w:t xml:space="preserve"> Investigation Team</w:t>
          </w:r>
          <w:r>
            <w:rPr>
              <w:noProof/>
              <w:webHidden/>
            </w:rPr>
            <w:tab/>
          </w:r>
          <w:r>
            <w:rPr>
              <w:noProof/>
              <w:webHidden/>
            </w:rPr>
            <w:fldChar w:fldCharType="begin"/>
          </w:r>
          <w:r>
            <w:rPr>
              <w:noProof/>
              <w:webHidden/>
            </w:rPr>
            <w:instrText xml:space="preserve"> PAGEREF _Toc183294328 \h </w:instrText>
          </w:r>
          <w:r>
            <w:rPr>
              <w:noProof/>
              <w:webHidden/>
            </w:rPr>
          </w:r>
          <w:r>
            <w:rPr>
              <w:noProof/>
              <w:webHidden/>
            </w:rPr>
            <w:fldChar w:fldCharType="separate"/>
          </w:r>
          <w:r>
            <w:rPr>
              <w:noProof/>
              <w:webHidden/>
            </w:rPr>
            <w:t>5</w:t>
          </w:r>
          <w:r>
            <w:rPr>
              <w:noProof/>
              <w:webHidden/>
            </w:rPr>
            <w:fldChar w:fldCharType="end"/>
          </w:r>
          <w:r>
            <w:rPr>
              <w:noProof/>
            </w:rPr>
            <w:fldChar w:fldCharType="end"/>
          </w:r>
        </w:p>
        <w:p w14:paraId="2C92BCDF" w14:textId="683C5E94" w:rsidR="002A7E8F" w:rsidRDefault="002A7E8F">
          <w:pPr>
            <w:pStyle w:val="TOC2"/>
            <w:tabs>
              <w:tab w:val="left" w:pos="880"/>
              <w:tab w:val="right" w:leader="dot" w:pos="9016"/>
            </w:tabs>
            <w:rPr>
              <w:rFonts w:eastAsiaTheme="minorEastAsia"/>
              <w:noProof/>
              <w:lang w:eastAsia="en-GM"/>
            </w:rPr>
          </w:pPr>
          <w:r>
            <w:fldChar w:fldCharType="begin"/>
          </w:r>
          <w:r>
            <w:instrText>HYPERLINK \l "_Toc183294329"</w:instrText>
          </w:r>
          <w:r>
            <w:fldChar w:fldCharType="separate"/>
          </w:r>
          <w:r w:rsidRPr="00902A62">
            <w:rPr>
              <w:rStyle w:val="Hyperlink"/>
              <w:noProof/>
            </w:rPr>
            <w:t>4.2.</w:t>
          </w:r>
          <w:r>
            <w:rPr>
              <w:rFonts w:eastAsiaTheme="minorEastAsia"/>
              <w:noProof/>
              <w:lang w:eastAsia="en-GM"/>
            </w:rPr>
            <w:tab/>
          </w:r>
          <w:r w:rsidRPr="00902A62">
            <w:rPr>
              <w:rStyle w:val="Hyperlink"/>
              <w:noProof/>
            </w:rPr>
            <w:t xml:space="preserve">The </w:t>
          </w:r>
          <w:del w:id="6" w:author="Haddy Njie" w:date="2024-11-25T11:42:00Z" w16du:dateUtc="2024-11-25T11:42:00Z">
            <w:r w:rsidRPr="00902A62" w:rsidDel="00DB5F63">
              <w:rPr>
                <w:rStyle w:val="Hyperlink"/>
                <w:noProof/>
              </w:rPr>
              <w:delText>incident</w:delText>
            </w:r>
          </w:del>
          <w:ins w:id="7" w:author="Haddy Njie" w:date="2024-11-25T11:42:00Z" w16du:dateUtc="2024-11-25T11:42:00Z">
            <w:r w:rsidR="00DB5F63">
              <w:rPr>
                <w:rStyle w:val="Hyperlink"/>
                <w:noProof/>
              </w:rPr>
              <w:t>accident</w:t>
            </w:r>
          </w:ins>
          <w:r w:rsidRPr="00902A62">
            <w:rPr>
              <w:rStyle w:val="Hyperlink"/>
              <w:noProof/>
            </w:rPr>
            <w:t xml:space="preserve"> investigation team was assigned to:</w:t>
          </w:r>
          <w:r>
            <w:rPr>
              <w:noProof/>
              <w:webHidden/>
            </w:rPr>
            <w:tab/>
          </w:r>
          <w:r>
            <w:rPr>
              <w:noProof/>
              <w:webHidden/>
            </w:rPr>
            <w:fldChar w:fldCharType="begin"/>
          </w:r>
          <w:r>
            <w:rPr>
              <w:noProof/>
              <w:webHidden/>
            </w:rPr>
            <w:instrText xml:space="preserve"> PAGEREF _Toc183294329 \h </w:instrText>
          </w:r>
          <w:r>
            <w:rPr>
              <w:noProof/>
              <w:webHidden/>
            </w:rPr>
          </w:r>
          <w:r>
            <w:rPr>
              <w:noProof/>
              <w:webHidden/>
            </w:rPr>
            <w:fldChar w:fldCharType="separate"/>
          </w:r>
          <w:r>
            <w:rPr>
              <w:noProof/>
              <w:webHidden/>
            </w:rPr>
            <w:t>5</w:t>
          </w:r>
          <w:r>
            <w:rPr>
              <w:noProof/>
              <w:webHidden/>
            </w:rPr>
            <w:fldChar w:fldCharType="end"/>
          </w:r>
          <w:r>
            <w:rPr>
              <w:noProof/>
            </w:rPr>
            <w:fldChar w:fldCharType="end"/>
          </w:r>
        </w:p>
        <w:p w14:paraId="14648B75" w14:textId="4499D6F8" w:rsidR="002A7E8F" w:rsidRDefault="002A7E8F">
          <w:pPr>
            <w:pStyle w:val="TOC2"/>
            <w:tabs>
              <w:tab w:val="left" w:pos="880"/>
              <w:tab w:val="right" w:leader="dot" w:pos="9016"/>
            </w:tabs>
            <w:rPr>
              <w:rFonts w:eastAsiaTheme="minorEastAsia"/>
              <w:noProof/>
              <w:lang w:eastAsia="en-GM"/>
            </w:rPr>
          </w:pPr>
          <w:hyperlink w:anchor="_Toc183294330" w:history="1">
            <w:r w:rsidRPr="00902A62">
              <w:rPr>
                <w:rStyle w:val="Hyperlink"/>
                <w:noProof/>
              </w:rPr>
              <w:t>4.3.</w:t>
            </w:r>
            <w:r>
              <w:rPr>
                <w:rFonts w:eastAsiaTheme="minorEastAsia"/>
                <w:noProof/>
                <w:lang w:eastAsia="en-GM"/>
              </w:rPr>
              <w:tab/>
            </w:r>
            <w:r w:rsidRPr="00902A62">
              <w:rPr>
                <w:rStyle w:val="Hyperlink"/>
                <w:noProof/>
              </w:rPr>
              <w:t>Stakeholders Interviewed</w:t>
            </w:r>
            <w:r>
              <w:rPr>
                <w:noProof/>
                <w:webHidden/>
              </w:rPr>
              <w:tab/>
            </w:r>
            <w:r>
              <w:rPr>
                <w:noProof/>
                <w:webHidden/>
              </w:rPr>
              <w:fldChar w:fldCharType="begin"/>
            </w:r>
            <w:r>
              <w:rPr>
                <w:noProof/>
                <w:webHidden/>
              </w:rPr>
              <w:instrText xml:space="preserve"> PAGEREF _Toc183294330 \h </w:instrText>
            </w:r>
            <w:r>
              <w:rPr>
                <w:noProof/>
                <w:webHidden/>
              </w:rPr>
            </w:r>
            <w:r>
              <w:rPr>
                <w:noProof/>
                <w:webHidden/>
              </w:rPr>
              <w:fldChar w:fldCharType="separate"/>
            </w:r>
            <w:r>
              <w:rPr>
                <w:noProof/>
                <w:webHidden/>
              </w:rPr>
              <w:t>6</w:t>
            </w:r>
            <w:r>
              <w:rPr>
                <w:noProof/>
                <w:webHidden/>
              </w:rPr>
              <w:fldChar w:fldCharType="end"/>
            </w:r>
          </w:hyperlink>
        </w:p>
        <w:p w14:paraId="7046D62D" w14:textId="1B3907F9" w:rsidR="002A7E8F" w:rsidRDefault="002A7E8F">
          <w:pPr>
            <w:pStyle w:val="TOC2"/>
            <w:tabs>
              <w:tab w:val="left" w:pos="880"/>
              <w:tab w:val="right" w:leader="dot" w:pos="9016"/>
            </w:tabs>
            <w:rPr>
              <w:rFonts w:eastAsiaTheme="minorEastAsia"/>
              <w:noProof/>
              <w:lang w:eastAsia="en-GM"/>
            </w:rPr>
          </w:pPr>
          <w:hyperlink w:anchor="_Toc183294331" w:history="1">
            <w:r w:rsidRPr="00902A62">
              <w:rPr>
                <w:rStyle w:val="Hyperlink"/>
                <w:noProof/>
              </w:rPr>
              <w:t>4.4.</w:t>
            </w:r>
            <w:r>
              <w:rPr>
                <w:rFonts w:eastAsiaTheme="minorEastAsia"/>
                <w:noProof/>
                <w:lang w:eastAsia="en-GM"/>
              </w:rPr>
              <w:tab/>
            </w:r>
            <w:r w:rsidRPr="00902A62">
              <w:rPr>
                <w:rStyle w:val="Hyperlink"/>
                <w:noProof/>
              </w:rPr>
              <w:t>Investigation Approach</w:t>
            </w:r>
            <w:r>
              <w:rPr>
                <w:noProof/>
                <w:webHidden/>
              </w:rPr>
              <w:tab/>
            </w:r>
            <w:r>
              <w:rPr>
                <w:noProof/>
                <w:webHidden/>
              </w:rPr>
              <w:fldChar w:fldCharType="begin"/>
            </w:r>
            <w:r>
              <w:rPr>
                <w:noProof/>
                <w:webHidden/>
              </w:rPr>
              <w:instrText xml:space="preserve"> PAGEREF _Toc183294331 \h </w:instrText>
            </w:r>
            <w:r>
              <w:rPr>
                <w:noProof/>
                <w:webHidden/>
              </w:rPr>
            </w:r>
            <w:r>
              <w:rPr>
                <w:noProof/>
                <w:webHidden/>
              </w:rPr>
              <w:fldChar w:fldCharType="separate"/>
            </w:r>
            <w:r>
              <w:rPr>
                <w:noProof/>
                <w:webHidden/>
              </w:rPr>
              <w:t>7</w:t>
            </w:r>
            <w:r>
              <w:rPr>
                <w:noProof/>
                <w:webHidden/>
              </w:rPr>
              <w:fldChar w:fldCharType="end"/>
            </w:r>
          </w:hyperlink>
        </w:p>
        <w:p w14:paraId="689371E8" w14:textId="2AFE25C1" w:rsidR="002A7E8F" w:rsidRDefault="002A7E8F">
          <w:pPr>
            <w:pStyle w:val="TOC2"/>
            <w:tabs>
              <w:tab w:val="left" w:pos="880"/>
              <w:tab w:val="right" w:leader="dot" w:pos="9016"/>
            </w:tabs>
            <w:rPr>
              <w:rFonts w:eastAsiaTheme="minorEastAsia"/>
              <w:noProof/>
              <w:lang w:eastAsia="en-GM"/>
            </w:rPr>
          </w:pPr>
          <w:hyperlink w:anchor="_Toc183294332" w:history="1">
            <w:r w:rsidRPr="00902A62">
              <w:rPr>
                <w:rStyle w:val="Hyperlink"/>
                <w:noProof/>
              </w:rPr>
              <w:t>4.5.</w:t>
            </w:r>
            <w:r>
              <w:rPr>
                <w:rFonts w:eastAsiaTheme="minorEastAsia"/>
                <w:noProof/>
                <w:lang w:eastAsia="en-GM"/>
              </w:rPr>
              <w:tab/>
            </w:r>
            <w:r w:rsidRPr="00902A62">
              <w:rPr>
                <w:rStyle w:val="Hyperlink"/>
                <w:noProof/>
              </w:rPr>
              <w:t>Findings from the Site Visit</w:t>
            </w:r>
            <w:r>
              <w:rPr>
                <w:noProof/>
                <w:webHidden/>
              </w:rPr>
              <w:tab/>
            </w:r>
            <w:r>
              <w:rPr>
                <w:noProof/>
                <w:webHidden/>
              </w:rPr>
              <w:fldChar w:fldCharType="begin"/>
            </w:r>
            <w:r>
              <w:rPr>
                <w:noProof/>
                <w:webHidden/>
              </w:rPr>
              <w:instrText xml:space="preserve"> PAGEREF _Toc183294332 \h </w:instrText>
            </w:r>
            <w:r>
              <w:rPr>
                <w:noProof/>
                <w:webHidden/>
              </w:rPr>
            </w:r>
            <w:r>
              <w:rPr>
                <w:noProof/>
                <w:webHidden/>
              </w:rPr>
              <w:fldChar w:fldCharType="separate"/>
            </w:r>
            <w:r>
              <w:rPr>
                <w:noProof/>
                <w:webHidden/>
              </w:rPr>
              <w:t>7</w:t>
            </w:r>
            <w:r>
              <w:rPr>
                <w:noProof/>
                <w:webHidden/>
              </w:rPr>
              <w:fldChar w:fldCharType="end"/>
            </w:r>
          </w:hyperlink>
        </w:p>
        <w:p w14:paraId="7B85D155" w14:textId="7A9A7600" w:rsidR="002A7E8F" w:rsidRDefault="002A7E8F">
          <w:pPr>
            <w:pStyle w:val="TOC2"/>
            <w:tabs>
              <w:tab w:val="left" w:pos="880"/>
              <w:tab w:val="right" w:leader="dot" w:pos="9016"/>
            </w:tabs>
            <w:rPr>
              <w:rFonts w:eastAsiaTheme="minorEastAsia"/>
              <w:noProof/>
              <w:lang w:eastAsia="en-GM"/>
            </w:rPr>
          </w:pPr>
          <w:hyperlink w:anchor="_Toc183294333" w:history="1">
            <w:r w:rsidRPr="00902A62">
              <w:rPr>
                <w:rStyle w:val="Hyperlink"/>
                <w:noProof/>
              </w:rPr>
              <w:t>4.6.</w:t>
            </w:r>
            <w:r>
              <w:rPr>
                <w:rFonts w:eastAsiaTheme="minorEastAsia"/>
                <w:noProof/>
                <w:lang w:eastAsia="en-GM"/>
              </w:rPr>
              <w:tab/>
            </w:r>
            <w:r w:rsidRPr="00902A62">
              <w:rPr>
                <w:rStyle w:val="Hyperlink"/>
                <w:noProof/>
              </w:rPr>
              <w:t>Findings from the Interviews</w:t>
            </w:r>
            <w:r>
              <w:rPr>
                <w:noProof/>
                <w:webHidden/>
              </w:rPr>
              <w:tab/>
            </w:r>
            <w:r>
              <w:rPr>
                <w:noProof/>
                <w:webHidden/>
              </w:rPr>
              <w:fldChar w:fldCharType="begin"/>
            </w:r>
            <w:r>
              <w:rPr>
                <w:noProof/>
                <w:webHidden/>
              </w:rPr>
              <w:instrText xml:space="preserve"> PAGEREF _Toc183294333 \h </w:instrText>
            </w:r>
            <w:r>
              <w:rPr>
                <w:noProof/>
                <w:webHidden/>
              </w:rPr>
            </w:r>
            <w:r>
              <w:rPr>
                <w:noProof/>
                <w:webHidden/>
              </w:rPr>
              <w:fldChar w:fldCharType="separate"/>
            </w:r>
            <w:r>
              <w:rPr>
                <w:noProof/>
                <w:webHidden/>
              </w:rPr>
              <w:t>7</w:t>
            </w:r>
            <w:r>
              <w:rPr>
                <w:noProof/>
                <w:webHidden/>
              </w:rPr>
              <w:fldChar w:fldCharType="end"/>
            </w:r>
          </w:hyperlink>
        </w:p>
        <w:p w14:paraId="57BC93FA" w14:textId="385A6FE6" w:rsidR="002A7E8F" w:rsidRDefault="002A7E8F">
          <w:pPr>
            <w:pStyle w:val="TOC1"/>
            <w:tabs>
              <w:tab w:val="left" w:pos="660"/>
              <w:tab w:val="right" w:leader="dot" w:pos="9016"/>
            </w:tabs>
            <w:rPr>
              <w:rFonts w:eastAsiaTheme="minorEastAsia"/>
              <w:noProof/>
              <w:lang w:eastAsia="en-GM"/>
            </w:rPr>
          </w:pPr>
          <w:hyperlink w:anchor="_Toc183294334" w:history="1">
            <w:r w:rsidRPr="00902A62">
              <w:rPr>
                <w:rStyle w:val="Hyperlink"/>
                <w:noProof/>
              </w:rPr>
              <w:t>5.0.</w:t>
            </w:r>
            <w:r>
              <w:rPr>
                <w:rFonts w:eastAsiaTheme="minorEastAsia"/>
                <w:noProof/>
                <w:lang w:eastAsia="en-GM"/>
              </w:rPr>
              <w:tab/>
            </w:r>
            <w:r w:rsidRPr="00902A62">
              <w:rPr>
                <w:rStyle w:val="Hyperlink"/>
                <w:noProof/>
              </w:rPr>
              <w:t>DETAILED STATEMENTS FROM THE INTERVIEWED PERSONS</w:t>
            </w:r>
            <w:r>
              <w:rPr>
                <w:noProof/>
                <w:webHidden/>
              </w:rPr>
              <w:tab/>
            </w:r>
            <w:r>
              <w:rPr>
                <w:noProof/>
                <w:webHidden/>
              </w:rPr>
              <w:fldChar w:fldCharType="begin"/>
            </w:r>
            <w:r>
              <w:rPr>
                <w:noProof/>
                <w:webHidden/>
              </w:rPr>
              <w:instrText xml:space="preserve"> PAGEREF _Toc183294334 \h </w:instrText>
            </w:r>
            <w:r>
              <w:rPr>
                <w:noProof/>
                <w:webHidden/>
              </w:rPr>
            </w:r>
            <w:r>
              <w:rPr>
                <w:noProof/>
                <w:webHidden/>
              </w:rPr>
              <w:fldChar w:fldCharType="separate"/>
            </w:r>
            <w:r>
              <w:rPr>
                <w:noProof/>
                <w:webHidden/>
              </w:rPr>
              <w:t>8</w:t>
            </w:r>
            <w:r>
              <w:rPr>
                <w:noProof/>
                <w:webHidden/>
              </w:rPr>
              <w:fldChar w:fldCharType="end"/>
            </w:r>
          </w:hyperlink>
        </w:p>
        <w:p w14:paraId="7885BF73" w14:textId="29C1CD24" w:rsidR="002A7E8F" w:rsidRDefault="002A7E8F">
          <w:pPr>
            <w:pStyle w:val="TOC2"/>
            <w:tabs>
              <w:tab w:val="left" w:pos="880"/>
              <w:tab w:val="right" w:leader="dot" w:pos="9016"/>
            </w:tabs>
            <w:rPr>
              <w:rFonts w:eastAsiaTheme="minorEastAsia"/>
              <w:noProof/>
              <w:lang w:eastAsia="en-GM"/>
            </w:rPr>
          </w:pPr>
          <w:hyperlink w:anchor="_Toc183294335" w:history="1">
            <w:r w:rsidRPr="00902A62">
              <w:rPr>
                <w:rStyle w:val="Hyperlink"/>
                <w:noProof/>
              </w:rPr>
              <w:t>5.1.</w:t>
            </w:r>
            <w:r>
              <w:rPr>
                <w:rFonts w:eastAsiaTheme="minorEastAsia"/>
                <w:noProof/>
                <w:lang w:eastAsia="en-GM"/>
              </w:rPr>
              <w:tab/>
            </w:r>
            <w:r w:rsidRPr="00902A62">
              <w:rPr>
                <w:rStyle w:val="Hyperlink"/>
                <w:noProof/>
              </w:rPr>
              <w:t>Statement by NAWEC Electrical Engineer, Ousainou Joof</w:t>
            </w:r>
            <w:r>
              <w:rPr>
                <w:noProof/>
                <w:webHidden/>
              </w:rPr>
              <w:tab/>
            </w:r>
            <w:r>
              <w:rPr>
                <w:noProof/>
                <w:webHidden/>
              </w:rPr>
              <w:fldChar w:fldCharType="begin"/>
            </w:r>
            <w:r>
              <w:rPr>
                <w:noProof/>
                <w:webHidden/>
              </w:rPr>
              <w:instrText xml:space="preserve"> PAGEREF _Toc183294335 \h </w:instrText>
            </w:r>
            <w:r>
              <w:rPr>
                <w:noProof/>
                <w:webHidden/>
              </w:rPr>
            </w:r>
            <w:r>
              <w:rPr>
                <w:noProof/>
                <w:webHidden/>
              </w:rPr>
              <w:fldChar w:fldCharType="separate"/>
            </w:r>
            <w:r>
              <w:rPr>
                <w:noProof/>
                <w:webHidden/>
              </w:rPr>
              <w:t>8</w:t>
            </w:r>
            <w:r>
              <w:rPr>
                <w:noProof/>
                <w:webHidden/>
              </w:rPr>
              <w:fldChar w:fldCharType="end"/>
            </w:r>
          </w:hyperlink>
        </w:p>
        <w:p w14:paraId="3E0E929E" w14:textId="035E7372" w:rsidR="002A7E8F" w:rsidRDefault="002A7E8F">
          <w:pPr>
            <w:pStyle w:val="TOC2"/>
            <w:tabs>
              <w:tab w:val="left" w:pos="880"/>
              <w:tab w:val="right" w:leader="dot" w:pos="9016"/>
            </w:tabs>
            <w:rPr>
              <w:rFonts w:eastAsiaTheme="minorEastAsia"/>
              <w:noProof/>
              <w:lang w:eastAsia="en-GM"/>
            </w:rPr>
          </w:pPr>
          <w:hyperlink w:anchor="_Toc183294336" w:history="1">
            <w:r w:rsidRPr="00902A62">
              <w:rPr>
                <w:rStyle w:val="Hyperlink"/>
                <w:noProof/>
              </w:rPr>
              <w:t>5.2.</w:t>
            </w:r>
            <w:r>
              <w:rPr>
                <w:rFonts w:eastAsiaTheme="minorEastAsia"/>
                <w:noProof/>
                <w:lang w:eastAsia="en-GM"/>
              </w:rPr>
              <w:tab/>
            </w:r>
            <w:r w:rsidRPr="00902A62">
              <w:rPr>
                <w:rStyle w:val="Hyperlink"/>
                <w:noProof/>
              </w:rPr>
              <w:t>Statement by Haddy Njie, Project Coordinator, PIU NAWEC</w:t>
            </w:r>
            <w:r>
              <w:rPr>
                <w:noProof/>
                <w:webHidden/>
              </w:rPr>
              <w:tab/>
            </w:r>
            <w:r>
              <w:rPr>
                <w:noProof/>
                <w:webHidden/>
              </w:rPr>
              <w:fldChar w:fldCharType="begin"/>
            </w:r>
            <w:r>
              <w:rPr>
                <w:noProof/>
                <w:webHidden/>
              </w:rPr>
              <w:instrText xml:space="preserve"> PAGEREF _Toc183294336 \h </w:instrText>
            </w:r>
            <w:r>
              <w:rPr>
                <w:noProof/>
                <w:webHidden/>
              </w:rPr>
            </w:r>
            <w:r>
              <w:rPr>
                <w:noProof/>
                <w:webHidden/>
              </w:rPr>
              <w:fldChar w:fldCharType="separate"/>
            </w:r>
            <w:r>
              <w:rPr>
                <w:noProof/>
                <w:webHidden/>
              </w:rPr>
              <w:t>8</w:t>
            </w:r>
            <w:r>
              <w:rPr>
                <w:noProof/>
                <w:webHidden/>
              </w:rPr>
              <w:fldChar w:fldCharType="end"/>
            </w:r>
          </w:hyperlink>
        </w:p>
        <w:p w14:paraId="501B8A58" w14:textId="0410B80A" w:rsidR="002A7E8F" w:rsidRDefault="002A7E8F">
          <w:pPr>
            <w:pStyle w:val="TOC2"/>
            <w:tabs>
              <w:tab w:val="left" w:pos="880"/>
              <w:tab w:val="right" w:leader="dot" w:pos="9016"/>
            </w:tabs>
            <w:rPr>
              <w:rFonts w:eastAsiaTheme="minorEastAsia"/>
              <w:noProof/>
              <w:lang w:eastAsia="en-GM"/>
            </w:rPr>
          </w:pPr>
          <w:hyperlink w:anchor="_Toc183294337" w:history="1">
            <w:r w:rsidRPr="00902A62">
              <w:rPr>
                <w:rStyle w:val="Hyperlink"/>
                <w:noProof/>
              </w:rPr>
              <w:t>5.3.</w:t>
            </w:r>
            <w:r>
              <w:rPr>
                <w:rFonts w:eastAsiaTheme="minorEastAsia"/>
                <w:noProof/>
                <w:lang w:eastAsia="en-GM"/>
              </w:rPr>
              <w:tab/>
            </w:r>
            <w:r w:rsidRPr="00902A62">
              <w:rPr>
                <w:rStyle w:val="Hyperlink"/>
                <w:noProof/>
              </w:rPr>
              <w:t>Statement by Ousman Mankara, Social Risk Management Specialist, PIU NAWEC</w:t>
            </w:r>
            <w:r>
              <w:rPr>
                <w:noProof/>
                <w:webHidden/>
              </w:rPr>
              <w:tab/>
            </w:r>
            <w:r>
              <w:rPr>
                <w:noProof/>
                <w:webHidden/>
              </w:rPr>
              <w:fldChar w:fldCharType="begin"/>
            </w:r>
            <w:r>
              <w:rPr>
                <w:noProof/>
                <w:webHidden/>
              </w:rPr>
              <w:instrText xml:space="preserve"> PAGEREF _Toc183294337 \h </w:instrText>
            </w:r>
            <w:r>
              <w:rPr>
                <w:noProof/>
                <w:webHidden/>
              </w:rPr>
            </w:r>
            <w:r>
              <w:rPr>
                <w:noProof/>
                <w:webHidden/>
              </w:rPr>
              <w:fldChar w:fldCharType="separate"/>
            </w:r>
            <w:r>
              <w:rPr>
                <w:noProof/>
                <w:webHidden/>
              </w:rPr>
              <w:t>10</w:t>
            </w:r>
            <w:r>
              <w:rPr>
                <w:noProof/>
                <w:webHidden/>
              </w:rPr>
              <w:fldChar w:fldCharType="end"/>
            </w:r>
          </w:hyperlink>
        </w:p>
        <w:p w14:paraId="4B972EBB" w14:textId="0B377E9B" w:rsidR="002A7E8F" w:rsidRDefault="002A7E8F">
          <w:pPr>
            <w:pStyle w:val="TOC2"/>
            <w:tabs>
              <w:tab w:val="left" w:pos="880"/>
              <w:tab w:val="right" w:leader="dot" w:pos="9016"/>
            </w:tabs>
            <w:rPr>
              <w:rFonts w:eastAsiaTheme="minorEastAsia"/>
              <w:noProof/>
              <w:lang w:eastAsia="en-GM"/>
            </w:rPr>
          </w:pPr>
          <w:hyperlink w:anchor="_Toc183294338" w:history="1">
            <w:r w:rsidRPr="00902A62">
              <w:rPr>
                <w:rStyle w:val="Hyperlink"/>
                <w:noProof/>
              </w:rPr>
              <w:t>5.4.</w:t>
            </w:r>
            <w:r>
              <w:rPr>
                <w:rFonts w:eastAsiaTheme="minorEastAsia"/>
                <w:noProof/>
                <w:lang w:eastAsia="en-GM"/>
              </w:rPr>
              <w:tab/>
            </w:r>
            <w:r w:rsidRPr="00902A62">
              <w:rPr>
                <w:rStyle w:val="Hyperlink"/>
                <w:noProof/>
              </w:rPr>
              <w:t>Statement by Baboucarr Corr, Environmental Safeguard Specialist, PIU NAWEC</w:t>
            </w:r>
            <w:r>
              <w:rPr>
                <w:noProof/>
                <w:webHidden/>
              </w:rPr>
              <w:tab/>
            </w:r>
            <w:r>
              <w:rPr>
                <w:noProof/>
                <w:webHidden/>
              </w:rPr>
              <w:fldChar w:fldCharType="begin"/>
            </w:r>
            <w:r>
              <w:rPr>
                <w:noProof/>
                <w:webHidden/>
              </w:rPr>
              <w:instrText xml:space="preserve"> PAGEREF _Toc183294338 \h </w:instrText>
            </w:r>
            <w:r>
              <w:rPr>
                <w:noProof/>
                <w:webHidden/>
              </w:rPr>
            </w:r>
            <w:r>
              <w:rPr>
                <w:noProof/>
                <w:webHidden/>
              </w:rPr>
              <w:fldChar w:fldCharType="separate"/>
            </w:r>
            <w:r>
              <w:rPr>
                <w:noProof/>
                <w:webHidden/>
              </w:rPr>
              <w:t>11</w:t>
            </w:r>
            <w:r>
              <w:rPr>
                <w:noProof/>
                <w:webHidden/>
              </w:rPr>
              <w:fldChar w:fldCharType="end"/>
            </w:r>
          </w:hyperlink>
        </w:p>
        <w:p w14:paraId="01E890D5" w14:textId="177A2D78" w:rsidR="002A7E8F" w:rsidRDefault="002A7E8F">
          <w:pPr>
            <w:pStyle w:val="TOC2"/>
            <w:tabs>
              <w:tab w:val="left" w:pos="880"/>
              <w:tab w:val="right" w:leader="dot" w:pos="9016"/>
            </w:tabs>
            <w:rPr>
              <w:rFonts w:eastAsiaTheme="minorEastAsia"/>
              <w:noProof/>
              <w:lang w:eastAsia="en-GM"/>
            </w:rPr>
          </w:pPr>
          <w:hyperlink w:anchor="_Toc183294339" w:history="1">
            <w:r w:rsidRPr="00902A62">
              <w:rPr>
                <w:rStyle w:val="Hyperlink"/>
                <w:noProof/>
              </w:rPr>
              <w:t>5.5.</w:t>
            </w:r>
            <w:r>
              <w:rPr>
                <w:rFonts w:eastAsiaTheme="minorEastAsia"/>
                <w:noProof/>
                <w:lang w:eastAsia="en-GM"/>
              </w:rPr>
              <w:tab/>
            </w:r>
            <w:r w:rsidRPr="00902A62">
              <w:rPr>
                <w:rStyle w:val="Hyperlink"/>
                <w:noProof/>
              </w:rPr>
              <w:t>Statement by Tapha Manne, Environmental and Social Consultant</w:t>
            </w:r>
            <w:r>
              <w:rPr>
                <w:noProof/>
                <w:webHidden/>
              </w:rPr>
              <w:tab/>
            </w:r>
            <w:r>
              <w:rPr>
                <w:noProof/>
                <w:webHidden/>
              </w:rPr>
              <w:fldChar w:fldCharType="begin"/>
            </w:r>
            <w:r>
              <w:rPr>
                <w:noProof/>
                <w:webHidden/>
              </w:rPr>
              <w:instrText xml:space="preserve"> PAGEREF _Toc183294339 \h </w:instrText>
            </w:r>
            <w:r>
              <w:rPr>
                <w:noProof/>
                <w:webHidden/>
              </w:rPr>
            </w:r>
            <w:r>
              <w:rPr>
                <w:noProof/>
                <w:webHidden/>
              </w:rPr>
              <w:fldChar w:fldCharType="separate"/>
            </w:r>
            <w:r>
              <w:rPr>
                <w:noProof/>
                <w:webHidden/>
              </w:rPr>
              <w:t>12</w:t>
            </w:r>
            <w:r>
              <w:rPr>
                <w:noProof/>
                <w:webHidden/>
              </w:rPr>
              <w:fldChar w:fldCharType="end"/>
            </w:r>
          </w:hyperlink>
        </w:p>
        <w:p w14:paraId="5208E723" w14:textId="6588139C" w:rsidR="002A7E8F" w:rsidRDefault="002A7E8F">
          <w:pPr>
            <w:pStyle w:val="TOC2"/>
            <w:tabs>
              <w:tab w:val="left" w:pos="880"/>
              <w:tab w:val="right" w:leader="dot" w:pos="9016"/>
            </w:tabs>
            <w:rPr>
              <w:rFonts w:eastAsiaTheme="minorEastAsia"/>
              <w:noProof/>
              <w:lang w:eastAsia="en-GM"/>
            </w:rPr>
          </w:pPr>
          <w:r>
            <w:fldChar w:fldCharType="begin"/>
          </w:r>
          <w:r>
            <w:instrText>HYPERLINK \l "_Toc183294340"</w:instrText>
          </w:r>
          <w:r>
            <w:fldChar w:fldCharType="separate"/>
          </w:r>
          <w:r w:rsidRPr="00902A62">
            <w:rPr>
              <w:rStyle w:val="Hyperlink"/>
              <w:noProof/>
            </w:rPr>
            <w:t>5.6.</w:t>
          </w:r>
          <w:r>
            <w:rPr>
              <w:rFonts w:eastAsiaTheme="minorEastAsia"/>
              <w:noProof/>
              <w:lang w:eastAsia="en-GM"/>
            </w:rPr>
            <w:tab/>
          </w:r>
          <w:r w:rsidRPr="00902A62">
            <w:rPr>
              <w:rStyle w:val="Hyperlink"/>
              <w:noProof/>
            </w:rPr>
            <w:t>Statement by Mariama Free</w:t>
          </w:r>
          <w:ins w:id="8" w:author="Mariama Free Sanyang" w:date="2024-11-26T12:24:00Z" w16du:dateUtc="2024-11-26T12:24:00Z">
            <w:r w:rsidR="00F273EB">
              <w:rPr>
                <w:rStyle w:val="Hyperlink"/>
                <w:noProof/>
              </w:rPr>
              <w:t xml:space="preserve"> Mariama</w:t>
            </w:r>
          </w:ins>
          <w:r w:rsidRPr="00902A62">
            <w:rPr>
              <w:rStyle w:val="Hyperlink"/>
              <w:noProof/>
            </w:rPr>
            <w:t xml:space="preserve"> Sanyang, Procurement </w:t>
          </w:r>
          <w:del w:id="9" w:author="Mariama Free Sanyang" w:date="2024-11-26T12:24:00Z" w16du:dateUtc="2024-11-26T12:24:00Z">
            <w:r w:rsidRPr="00902A62" w:rsidDel="00F273EB">
              <w:rPr>
                <w:rStyle w:val="Hyperlink"/>
                <w:noProof/>
              </w:rPr>
              <w:delText xml:space="preserve">Manager </w:delText>
            </w:r>
          </w:del>
          <w:ins w:id="10" w:author="Mariama Free Sanyang" w:date="2024-11-26T12:24:00Z" w16du:dateUtc="2024-11-26T12:24:00Z">
            <w:r w:rsidR="00F273EB">
              <w:rPr>
                <w:rStyle w:val="Hyperlink"/>
                <w:noProof/>
              </w:rPr>
              <w:t>Specialist</w:t>
            </w:r>
          </w:ins>
          <w:ins w:id="11" w:author="Mariama Free Sanyang" w:date="2024-11-26T12:25:00Z" w16du:dateUtc="2024-11-26T12:25:00Z">
            <w:r w:rsidR="00F273EB">
              <w:rPr>
                <w:rStyle w:val="Hyperlink"/>
                <w:noProof/>
              </w:rPr>
              <w:t>,</w:t>
            </w:r>
          </w:ins>
          <w:ins w:id="12" w:author="Mariama Free Sanyang" w:date="2024-11-26T12:24:00Z" w16du:dateUtc="2024-11-26T12:24:00Z">
            <w:r w:rsidR="00F273EB" w:rsidRPr="00902A62">
              <w:rPr>
                <w:rStyle w:val="Hyperlink"/>
                <w:noProof/>
              </w:rPr>
              <w:t xml:space="preserve"> </w:t>
            </w:r>
          </w:ins>
          <w:r w:rsidRPr="00902A62">
            <w:rPr>
              <w:rStyle w:val="Hyperlink"/>
              <w:noProof/>
            </w:rPr>
            <w:t>PIU NAWEC</w:t>
          </w:r>
          <w:r>
            <w:rPr>
              <w:noProof/>
              <w:webHidden/>
            </w:rPr>
            <w:tab/>
          </w:r>
          <w:r>
            <w:rPr>
              <w:noProof/>
              <w:webHidden/>
            </w:rPr>
            <w:fldChar w:fldCharType="begin"/>
          </w:r>
          <w:r>
            <w:rPr>
              <w:noProof/>
              <w:webHidden/>
            </w:rPr>
            <w:instrText xml:space="preserve"> PAGEREF _Toc183294340 \h </w:instrText>
          </w:r>
          <w:r>
            <w:rPr>
              <w:noProof/>
              <w:webHidden/>
            </w:rPr>
          </w:r>
          <w:r>
            <w:rPr>
              <w:noProof/>
              <w:webHidden/>
            </w:rPr>
            <w:fldChar w:fldCharType="separate"/>
          </w:r>
          <w:r>
            <w:rPr>
              <w:noProof/>
              <w:webHidden/>
            </w:rPr>
            <w:t>14</w:t>
          </w:r>
          <w:r>
            <w:rPr>
              <w:noProof/>
              <w:webHidden/>
            </w:rPr>
            <w:fldChar w:fldCharType="end"/>
          </w:r>
          <w:r>
            <w:rPr>
              <w:noProof/>
            </w:rPr>
            <w:fldChar w:fldCharType="end"/>
          </w:r>
        </w:p>
        <w:p w14:paraId="3A98068E" w14:textId="568262FF" w:rsidR="002A7E8F" w:rsidRDefault="002A7E8F">
          <w:pPr>
            <w:pStyle w:val="TOC2"/>
            <w:tabs>
              <w:tab w:val="left" w:pos="880"/>
              <w:tab w:val="right" w:leader="dot" w:pos="9016"/>
            </w:tabs>
            <w:rPr>
              <w:rFonts w:eastAsiaTheme="minorEastAsia"/>
              <w:noProof/>
              <w:lang w:eastAsia="en-GM"/>
            </w:rPr>
          </w:pPr>
          <w:hyperlink w:anchor="_Toc183294341" w:history="1">
            <w:r w:rsidRPr="00902A62">
              <w:rPr>
                <w:rStyle w:val="Hyperlink"/>
                <w:noProof/>
              </w:rPr>
              <w:t>5.7.</w:t>
            </w:r>
            <w:r>
              <w:rPr>
                <w:rFonts w:eastAsiaTheme="minorEastAsia"/>
                <w:noProof/>
                <w:lang w:eastAsia="en-GM"/>
              </w:rPr>
              <w:tab/>
            </w:r>
            <w:r w:rsidRPr="00902A62">
              <w:rPr>
                <w:rStyle w:val="Hyperlink"/>
                <w:noProof/>
              </w:rPr>
              <w:t>Statement by Paul Mendy Junior Engineer, NAWEC</w:t>
            </w:r>
            <w:r>
              <w:rPr>
                <w:noProof/>
                <w:webHidden/>
              </w:rPr>
              <w:tab/>
            </w:r>
            <w:r>
              <w:rPr>
                <w:noProof/>
                <w:webHidden/>
              </w:rPr>
              <w:fldChar w:fldCharType="begin"/>
            </w:r>
            <w:r>
              <w:rPr>
                <w:noProof/>
                <w:webHidden/>
              </w:rPr>
              <w:instrText xml:space="preserve"> PAGEREF _Toc183294341 \h </w:instrText>
            </w:r>
            <w:r>
              <w:rPr>
                <w:noProof/>
                <w:webHidden/>
              </w:rPr>
            </w:r>
            <w:r>
              <w:rPr>
                <w:noProof/>
                <w:webHidden/>
              </w:rPr>
              <w:fldChar w:fldCharType="separate"/>
            </w:r>
            <w:r>
              <w:rPr>
                <w:noProof/>
                <w:webHidden/>
              </w:rPr>
              <w:t>15</w:t>
            </w:r>
            <w:r>
              <w:rPr>
                <w:noProof/>
                <w:webHidden/>
              </w:rPr>
              <w:fldChar w:fldCharType="end"/>
            </w:r>
          </w:hyperlink>
        </w:p>
        <w:p w14:paraId="75404216" w14:textId="11AA8DA2" w:rsidR="002A7E8F" w:rsidRDefault="002A7E8F">
          <w:pPr>
            <w:pStyle w:val="TOC2"/>
            <w:tabs>
              <w:tab w:val="left" w:pos="880"/>
              <w:tab w:val="right" w:leader="dot" w:pos="9016"/>
            </w:tabs>
            <w:rPr>
              <w:rFonts w:eastAsiaTheme="minorEastAsia"/>
              <w:noProof/>
              <w:lang w:eastAsia="en-GM"/>
            </w:rPr>
          </w:pPr>
          <w:hyperlink w:anchor="_Toc183294342" w:history="1">
            <w:r w:rsidRPr="00902A62">
              <w:rPr>
                <w:rStyle w:val="Hyperlink"/>
                <w:noProof/>
              </w:rPr>
              <w:t>5.8.</w:t>
            </w:r>
            <w:r>
              <w:rPr>
                <w:rFonts w:eastAsiaTheme="minorEastAsia"/>
                <w:noProof/>
                <w:lang w:eastAsia="en-GM"/>
              </w:rPr>
              <w:tab/>
            </w:r>
            <w:r w:rsidRPr="00902A62">
              <w:rPr>
                <w:rStyle w:val="Hyperlink"/>
                <w:noProof/>
              </w:rPr>
              <w:t>Statement by Innocent Niyonshuti, Site Engineer for Solener Technologies</w:t>
            </w:r>
            <w:r>
              <w:rPr>
                <w:noProof/>
                <w:webHidden/>
              </w:rPr>
              <w:tab/>
            </w:r>
            <w:r>
              <w:rPr>
                <w:noProof/>
                <w:webHidden/>
              </w:rPr>
              <w:fldChar w:fldCharType="begin"/>
            </w:r>
            <w:r>
              <w:rPr>
                <w:noProof/>
                <w:webHidden/>
              </w:rPr>
              <w:instrText xml:space="preserve"> PAGEREF _Toc183294342 \h </w:instrText>
            </w:r>
            <w:r>
              <w:rPr>
                <w:noProof/>
                <w:webHidden/>
              </w:rPr>
            </w:r>
            <w:r>
              <w:rPr>
                <w:noProof/>
                <w:webHidden/>
              </w:rPr>
              <w:fldChar w:fldCharType="separate"/>
            </w:r>
            <w:r>
              <w:rPr>
                <w:noProof/>
                <w:webHidden/>
              </w:rPr>
              <w:t>17</w:t>
            </w:r>
            <w:r>
              <w:rPr>
                <w:noProof/>
                <w:webHidden/>
              </w:rPr>
              <w:fldChar w:fldCharType="end"/>
            </w:r>
          </w:hyperlink>
        </w:p>
        <w:p w14:paraId="3D34314A" w14:textId="5441F19F" w:rsidR="002A7E8F" w:rsidRDefault="002A7E8F">
          <w:pPr>
            <w:pStyle w:val="TOC2"/>
            <w:tabs>
              <w:tab w:val="left" w:pos="880"/>
              <w:tab w:val="right" w:leader="dot" w:pos="9016"/>
            </w:tabs>
            <w:rPr>
              <w:rFonts w:eastAsiaTheme="minorEastAsia"/>
              <w:noProof/>
              <w:lang w:eastAsia="en-GM"/>
            </w:rPr>
          </w:pPr>
          <w:hyperlink w:anchor="_Toc183294343" w:history="1">
            <w:r w:rsidRPr="00902A62">
              <w:rPr>
                <w:rStyle w:val="Hyperlink"/>
                <w:noProof/>
              </w:rPr>
              <w:t>5.9.</w:t>
            </w:r>
            <w:r>
              <w:rPr>
                <w:rFonts w:eastAsiaTheme="minorEastAsia"/>
                <w:noProof/>
                <w:lang w:eastAsia="en-GM"/>
              </w:rPr>
              <w:tab/>
            </w:r>
            <w:r w:rsidRPr="00902A62">
              <w:rPr>
                <w:rStyle w:val="Hyperlink"/>
                <w:noProof/>
              </w:rPr>
              <w:t>Statement by KEI Industries Ltd (The Contractor)</w:t>
            </w:r>
            <w:r>
              <w:rPr>
                <w:noProof/>
                <w:webHidden/>
              </w:rPr>
              <w:tab/>
            </w:r>
            <w:r>
              <w:rPr>
                <w:noProof/>
                <w:webHidden/>
              </w:rPr>
              <w:fldChar w:fldCharType="begin"/>
            </w:r>
            <w:r>
              <w:rPr>
                <w:noProof/>
                <w:webHidden/>
              </w:rPr>
              <w:instrText xml:space="preserve"> PAGEREF _Toc183294343 \h </w:instrText>
            </w:r>
            <w:r>
              <w:rPr>
                <w:noProof/>
                <w:webHidden/>
              </w:rPr>
            </w:r>
            <w:r>
              <w:rPr>
                <w:noProof/>
                <w:webHidden/>
              </w:rPr>
              <w:fldChar w:fldCharType="separate"/>
            </w:r>
            <w:r>
              <w:rPr>
                <w:noProof/>
                <w:webHidden/>
              </w:rPr>
              <w:t>18</w:t>
            </w:r>
            <w:r>
              <w:rPr>
                <w:noProof/>
                <w:webHidden/>
              </w:rPr>
              <w:fldChar w:fldCharType="end"/>
            </w:r>
          </w:hyperlink>
        </w:p>
        <w:p w14:paraId="1653C1EC" w14:textId="2F914FBB" w:rsidR="002A7E8F" w:rsidRDefault="002A7E8F">
          <w:pPr>
            <w:pStyle w:val="TOC2"/>
            <w:tabs>
              <w:tab w:val="left" w:pos="1100"/>
              <w:tab w:val="right" w:leader="dot" w:pos="9016"/>
            </w:tabs>
            <w:rPr>
              <w:rFonts w:eastAsiaTheme="minorEastAsia"/>
              <w:noProof/>
              <w:lang w:eastAsia="en-GM"/>
            </w:rPr>
          </w:pPr>
          <w:hyperlink w:anchor="_Toc183294344" w:history="1">
            <w:r w:rsidRPr="00902A62">
              <w:rPr>
                <w:rStyle w:val="Hyperlink"/>
                <w:noProof/>
              </w:rPr>
              <w:t>5.10.</w:t>
            </w:r>
            <w:r>
              <w:rPr>
                <w:rFonts w:eastAsiaTheme="minorEastAsia"/>
                <w:noProof/>
                <w:lang w:eastAsia="en-GM"/>
              </w:rPr>
              <w:tab/>
            </w:r>
            <w:r w:rsidRPr="00902A62">
              <w:rPr>
                <w:rStyle w:val="Hyperlink"/>
                <w:noProof/>
              </w:rPr>
              <w:t>Statement by BB Electrical Regarding Subcontracting and Safety Procedures</w:t>
            </w:r>
            <w:r>
              <w:rPr>
                <w:noProof/>
                <w:webHidden/>
              </w:rPr>
              <w:tab/>
            </w:r>
            <w:r>
              <w:rPr>
                <w:noProof/>
                <w:webHidden/>
              </w:rPr>
              <w:fldChar w:fldCharType="begin"/>
            </w:r>
            <w:r>
              <w:rPr>
                <w:noProof/>
                <w:webHidden/>
              </w:rPr>
              <w:instrText xml:space="preserve"> PAGEREF _Toc183294344 \h </w:instrText>
            </w:r>
            <w:r>
              <w:rPr>
                <w:noProof/>
                <w:webHidden/>
              </w:rPr>
            </w:r>
            <w:r>
              <w:rPr>
                <w:noProof/>
                <w:webHidden/>
              </w:rPr>
              <w:fldChar w:fldCharType="separate"/>
            </w:r>
            <w:r>
              <w:rPr>
                <w:noProof/>
                <w:webHidden/>
              </w:rPr>
              <w:t>19</w:t>
            </w:r>
            <w:r>
              <w:rPr>
                <w:noProof/>
                <w:webHidden/>
              </w:rPr>
              <w:fldChar w:fldCharType="end"/>
            </w:r>
          </w:hyperlink>
        </w:p>
        <w:p w14:paraId="26432CA3" w14:textId="2DB2D74C" w:rsidR="002A7E8F" w:rsidRDefault="002A7E8F">
          <w:pPr>
            <w:pStyle w:val="TOC2"/>
            <w:tabs>
              <w:tab w:val="left" w:pos="1100"/>
              <w:tab w:val="right" w:leader="dot" w:pos="9016"/>
            </w:tabs>
            <w:rPr>
              <w:rFonts w:eastAsiaTheme="minorEastAsia"/>
              <w:noProof/>
              <w:lang w:eastAsia="en-GM"/>
            </w:rPr>
          </w:pPr>
          <w:hyperlink w:anchor="_Toc183294345" w:history="1">
            <w:r w:rsidRPr="00902A62">
              <w:rPr>
                <w:rStyle w:val="Hyperlink"/>
                <w:noProof/>
              </w:rPr>
              <w:t>5.11.</w:t>
            </w:r>
            <w:r>
              <w:rPr>
                <w:rFonts w:eastAsiaTheme="minorEastAsia"/>
                <w:noProof/>
                <w:lang w:eastAsia="en-GM"/>
              </w:rPr>
              <w:tab/>
            </w:r>
            <w:r w:rsidRPr="00902A62">
              <w:rPr>
                <w:rStyle w:val="Hyperlink"/>
                <w:noProof/>
              </w:rPr>
              <w:t>Statement by Ousman Drammeh, Sole Proprietor of BK Engineering</w:t>
            </w:r>
            <w:r>
              <w:rPr>
                <w:noProof/>
                <w:webHidden/>
              </w:rPr>
              <w:tab/>
            </w:r>
            <w:r>
              <w:rPr>
                <w:noProof/>
                <w:webHidden/>
              </w:rPr>
              <w:fldChar w:fldCharType="begin"/>
            </w:r>
            <w:r>
              <w:rPr>
                <w:noProof/>
                <w:webHidden/>
              </w:rPr>
              <w:instrText xml:space="preserve"> PAGEREF _Toc183294345 \h </w:instrText>
            </w:r>
            <w:r>
              <w:rPr>
                <w:noProof/>
                <w:webHidden/>
              </w:rPr>
            </w:r>
            <w:r>
              <w:rPr>
                <w:noProof/>
                <w:webHidden/>
              </w:rPr>
              <w:fldChar w:fldCharType="separate"/>
            </w:r>
            <w:r>
              <w:rPr>
                <w:noProof/>
                <w:webHidden/>
              </w:rPr>
              <w:t>21</w:t>
            </w:r>
            <w:r>
              <w:rPr>
                <w:noProof/>
                <w:webHidden/>
              </w:rPr>
              <w:fldChar w:fldCharType="end"/>
            </w:r>
          </w:hyperlink>
        </w:p>
        <w:p w14:paraId="7A144200" w14:textId="4910BB1E" w:rsidR="002A7E8F" w:rsidRDefault="002A7E8F">
          <w:pPr>
            <w:pStyle w:val="TOC2"/>
            <w:tabs>
              <w:tab w:val="left" w:pos="1100"/>
              <w:tab w:val="right" w:leader="dot" w:pos="9016"/>
            </w:tabs>
            <w:rPr>
              <w:rFonts w:eastAsiaTheme="minorEastAsia"/>
              <w:noProof/>
              <w:lang w:eastAsia="en-GM"/>
            </w:rPr>
          </w:pPr>
          <w:hyperlink w:anchor="_Toc183294346" w:history="1">
            <w:r w:rsidRPr="00902A62">
              <w:rPr>
                <w:rStyle w:val="Hyperlink"/>
                <w:noProof/>
              </w:rPr>
              <w:t>5.12.</w:t>
            </w:r>
            <w:r>
              <w:rPr>
                <w:rFonts w:eastAsiaTheme="minorEastAsia"/>
                <w:noProof/>
                <w:lang w:eastAsia="en-GM"/>
              </w:rPr>
              <w:tab/>
            </w:r>
            <w:r w:rsidRPr="00902A62">
              <w:rPr>
                <w:rStyle w:val="Hyperlink"/>
                <w:noProof/>
              </w:rPr>
              <w:t>Questions and Findings from the Police Investigation</w:t>
            </w:r>
            <w:r>
              <w:rPr>
                <w:noProof/>
                <w:webHidden/>
              </w:rPr>
              <w:tab/>
            </w:r>
            <w:r>
              <w:rPr>
                <w:noProof/>
                <w:webHidden/>
              </w:rPr>
              <w:fldChar w:fldCharType="begin"/>
            </w:r>
            <w:r>
              <w:rPr>
                <w:noProof/>
                <w:webHidden/>
              </w:rPr>
              <w:instrText xml:space="preserve"> PAGEREF _Toc183294346 \h </w:instrText>
            </w:r>
            <w:r>
              <w:rPr>
                <w:noProof/>
                <w:webHidden/>
              </w:rPr>
            </w:r>
            <w:r>
              <w:rPr>
                <w:noProof/>
                <w:webHidden/>
              </w:rPr>
              <w:fldChar w:fldCharType="separate"/>
            </w:r>
            <w:r>
              <w:rPr>
                <w:noProof/>
                <w:webHidden/>
              </w:rPr>
              <w:t>23</w:t>
            </w:r>
            <w:r>
              <w:rPr>
                <w:noProof/>
                <w:webHidden/>
              </w:rPr>
              <w:fldChar w:fldCharType="end"/>
            </w:r>
          </w:hyperlink>
        </w:p>
        <w:p w14:paraId="76350391" w14:textId="0C753D00" w:rsidR="002A7E8F" w:rsidRDefault="002A7E8F">
          <w:pPr>
            <w:pStyle w:val="TOC2"/>
            <w:tabs>
              <w:tab w:val="left" w:pos="1100"/>
              <w:tab w:val="right" w:leader="dot" w:pos="9016"/>
            </w:tabs>
            <w:rPr>
              <w:rFonts w:eastAsiaTheme="minorEastAsia"/>
              <w:noProof/>
              <w:lang w:eastAsia="en-GM"/>
            </w:rPr>
          </w:pPr>
          <w:hyperlink w:anchor="_Toc183294347" w:history="1">
            <w:r w:rsidRPr="00902A62">
              <w:rPr>
                <w:rStyle w:val="Hyperlink"/>
                <w:noProof/>
              </w:rPr>
              <w:t>5.13.</w:t>
            </w:r>
            <w:r>
              <w:rPr>
                <w:rFonts w:eastAsiaTheme="minorEastAsia"/>
                <w:noProof/>
                <w:lang w:eastAsia="en-GM"/>
              </w:rPr>
              <w:tab/>
            </w:r>
            <w:r w:rsidRPr="00902A62">
              <w:rPr>
                <w:rStyle w:val="Hyperlink"/>
                <w:noProof/>
              </w:rPr>
              <w:t>Statements of Survivors: Key Details and Contradictions</w:t>
            </w:r>
            <w:r>
              <w:rPr>
                <w:noProof/>
                <w:webHidden/>
              </w:rPr>
              <w:tab/>
            </w:r>
            <w:r>
              <w:rPr>
                <w:noProof/>
                <w:webHidden/>
              </w:rPr>
              <w:fldChar w:fldCharType="begin"/>
            </w:r>
            <w:r>
              <w:rPr>
                <w:noProof/>
                <w:webHidden/>
              </w:rPr>
              <w:instrText xml:space="preserve"> PAGEREF _Toc183294347 \h </w:instrText>
            </w:r>
            <w:r>
              <w:rPr>
                <w:noProof/>
                <w:webHidden/>
              </w:rPr>
            </w:r>
            <w:r>
              <w:rPr>
                <w:noProof/>
                <w:webHidden/>
              </w:rPr>
              <w:fldChar w:fldCharType="separate"/>
            </w:r>
            <w:r>
              <w:rPr>
                <w:noProof/>
                <w:webHidden/>
              </w:rPr>
              <w:t>24</w:t>
            </w:r>
            <w:r>
              <w:rPr>
                <w:noProof/>
                <w:webHidden/>
              </w:rPr>
              <w:fldChar w:fldCharType="end"/>
            </w:r>
          </w:hyperlink>
        </w:p>
        <w:p w14:paraId="6AD6BE65" w14:textId="214C3036" w:rsidR="002A7E8F" w:rsidRDefault="002A7E8F">
          <w:pPr>
            <w:pStyle w:val="TOC3"/>
            <w:tabs>
              <w:tab w:val="left" w:pos="1320"/>
              <w:tab w:val="right" w:leader="dot" w:pos="9016"/>
            </w:tabs>
            <w:rPr>
              <w:rFonts w:eastAsiaTheme="minorEastAsia"/>
              <w:noProof/>
              <w:lang w:eastAsia="en-GM"/>
            </w:rPr>
          </w:pPr>
          <w:hyperlink w:anchor="_Toc183294348" w:history="1">
            <w:r w:rsidRPr="00902A62">
              <w:rPr>
                <w:rStyle w:val="Hyperlink"/>
                <w:noProof/>
              </w:rPr>
              <w:t>5.13.1.</w:t>
            </w:r>
            <w:r>
              <w:rPr>
                <w:rFonts w:eastAsiaTheme="minorEastAsia"/>
                <w:noProof/>
                <w:lang w:eastAsia="en-GM"/>
              </w:rPr>
              <w:tab/>
            </w:r>
            <w:r w:rsidRPr="00902A62">
              <w:rPr>
                <w:rStyle w:val="Hyperlink"/>
                <w:noProof/>
              </w:rPr>
              <w:t>Salieu Jallow’s Testimony</w:t>
            </w:r>
            <w:r>
              <w:rPr>
                <w:noProof/>
                <w:webHidden/>
              </w:rPr>
              <w:tab/>
            </w:r>
            <w:r>
              <w:rPr>
                <w:noProof/>
                <w:webHidden/>
              </w:rPr>
              <w:fldChar w:fldCharType="begin"/>
            </w:r>
            <w:r>
              <w:rPr>
                <w:noProof/>
                <w:webHidden/>
              </w:rPr>
              <w:instrText xml:space="preserve"> PAGEREF _Toc183294348 \h </w:instrText>
            </w:r>
            <w:r>
              <w:rPr>
                <w:noProof/>
                <w:webHidden/>
              </w:rPr>
            </w:r>
            <w:r>
              <w:rPr>
                <w:noProof/>
                <w:webHidden/>
              </w:rPr>
              <w:fldChar w:fldCharType="separate"/>
            </w:r>
            <w:r>
              <w:rPr>
                <w:noProof/>
                <w:webHidden/>
              </w:rPr>
              <w:t>24</w:t>
            </w:r>
            <w:r>
              <w:rPr>
                <w:noProof/>
                <w:webHidden/>
              </w:rPr>
              <w:fldChar w:fldCharType="end"/>
            </w:r>
          </w:hyperlink>
        </w:p>
        <w:p w14:paraId="4B53181C" w14:textId="594AA168" w:rsidR="002A7E8F" w:rsidRDefault="002A7E8F">
          <w:pPr>
            <w:pStyle w:val="TOC3"/>
            <w:tabs>
              <w:tab w:val="left" w:pos="1320"/>
              <w:tab w:val="right" w:leader="dot" w:pos="9016"/>
            </w:tabs>
            <w:rPr>
              <w:rFonts w:eastAsiaTheme="minorEastAsia"/>
              <w:noProof/>
              <w:lang w:eastAsia="en-GM"/>
            </w:rPr>
          </w:pPr>
          <w:hyperlink w:anchor="_Toc183294349" w:history="1">
            <w:r w:rsidRPr="00902A62">
              <w:rPr>
                <w:rStyle w:val="Hyperlink"/>
                <w:noProof/>
              </w:rPr>
              <w:t>5.13.2.</w:t>
            </w:r>
            <w:r>
              <w:rPr>
                <w:rFonts w:eastAsiaTheme="minorEastAsia"/>
                <w:noProof/>
                <w:lang w:eastAsia="en-GM"/>
              </w:rPr>
              <w:tab/>
            </w:r>
            <w:r w:rsidRPr="00902A62">
              <w:rPr>
                <w:rStyle w:val="Hyperlink"/>
                <w:noProof/>
              </w:rPr>
              <w:t>Pap Touray’s Testimony</w:t>
            </w:r>
            <w:r>
              <w:rPr>
                <w:noProof/>
                <w:webHidden/>
              </w:rPr>
              <w:tab/>
            </w:r>
            <w:r>
              <w:rPr>
                <w:noProof/>
                <w:webHidden/>
              </w:rPr>
              <w:fldChar w:fldCharType="begin"/>
            </w:r>
            <w:r>
              <w:rPr>
                <w:noProof/>
                <w:webHidden/>
              </w:rPr>
              <w:instrText xml:space="preserve"> PAGEREF _Toc183294349 \h </w:instrText>
            </w:r>
            <w:r>
              <w:rPr>
                <w:noProof/>
                <w:webHidden/>
              </w:rPr>
            </w:r>
            <w:r>
              <w:rPr>
                <w:noProof/>
                <w:webHidden/>
              </w:rPr>
              <w:fldChar w:fldCharType="separate"/>
            </w:r>
            <w:r>
              <w:rPr>
                <w:noProof/>
                <w:webHidden/>
              </w:rPr>
              <w:t>25</w:t>
            </w:r>
            <w:r>
              <w:rPr>
                <w:noProof/>
                <w:webHidden/>
              </w:rPr>
              <w:fldChar w:fldCharType="end"/>
            </w:r>
          </w:hyperlink>
        </w:p>
        <w:p w14:paraId="4DD0C7E8" w14:textId="11BE698A" w:rsidR="002A7E8F" w:rsidRDefault="002A7E8F">
          <w:pPr>
            <w:pStyle w:val="TOC3"/>
            <w:tabs>
              <w:tab w:val="left" w:pos="1320"/>
              <w:tab w:val="right" w:leader="dot" w:pos="9016"/>
            </w:tabs>
            <w:rPr>
              <w:rFonts w:eastAsiaTheme="minorEastAsia"/>
              <w:noProof/>
              <w:lang w:eastAsia="en-GM"/>
            </w:rPr>
          </w:pPr>
          <w:hyperlink w:anchor="_Toc183294350" w:history="1">
            <w:r w:rsidRPr="00902A62">
              <w:rPr>
                <w:rStyle w:val="Hyperlink"/>
                <w:noProof/>
              </w:rPr>
              <w:t>5.13.3.</w:t>
            </w:r>
            <w:r>
              <w:rPr>
                <w:rFonts w:eastAsiaTheme="minorEastAsia"/>
                <w:noProof/>
                <w:lang w:eastAsia="en-GM"/>
              </w:rPr>
              <w:tab/>
            </w:r>
            <w:r w:rsidRPr="00902A62">
              <w:rPr>
                <w:rStyle w:val="Hyperlink"/>
                <w:noProof/>
              </w:rPr>
              <w:t>Contradictions Between Survivors’ Testimonies</w:t>
            </w:r>
            <w:r>
              <w:rPr>
                <w:noProof/>
                <w:webHidden/>
              </w:rPr>
              <w:tab/>
            </w:r>
            <w:r>
              <w:rPr>
                <w:noProof/>
                <w:webHidden/>
              </w:rPr>
              <w:fldChar w:fldCharType="begin"/>
            </w:r>
            <w:r>
              <w:rPr>
                <w:noProof/>
                <w:webHidden/>
              </w:rPr>
              <w:instrText xml:space="preserve"> PAGEREF _Toc183294350 \h </w:instrText>
            </w:r>
            <w:r>
              <w:rPr>
                <w:noProof/>
                <w:webHidden/>
              </w:rPr>
            </w:r>
            <w:r>
              <w:rPr>
                <w:noProof/>
                <w:webHidden/>
              </w:rPr>
              <w:fldChar w:fldCharType="separate"/>
            </w:r>
            <w:r>
              <w:rPr>
                <w:noProof/>
                <w:webHidden/>
              </w:rPr>
              <w:t>26</w:t>
            </w:r>
            <w:r>
              <w:rPr>
                <w:noProof/>
                <w:webHidden/>
              </w:rPr>
              <w:fldChar w:fldCharType="end"/>
            </w:r>
          </w:hyperlink>
        </w:p>
        <w:p w14:paraId="5D91F209" w14:textId="0DF5A8AB" w:rsidR="002A7E8F" w:rsidRDefault="002A7E8F">
          <w:pPr>
            <w:pStyle w:val="TOC3"/>
            <w:tabs>
              <w:tab w:val="left" w:pos="1320"/>
              <w:tab w:val="right" w:leader="dot" w:pos="9016"/>
            </w:tabs>
            <w:rPr>
              <w:rFonts w:eastAsiaTheme="minorEastAsia"/>
              <w:noProof/>
              <w:lang w:eastAsia="en-GM"/>
            </w:rPr>
          </w:pPr>
          <w:hyperlink w:anchor="_Toc183294351" w:history="1">
            <w:r w:rsidRPr="00902A62">
              <w:rPr>
                <w:rStyle w:val="Hyperlink"/>
                <w:noProof/>
              </w:rPr>
              <w:t>5.13.4.</w:t>
            </w:r>
            <w:r>
              <w:rPr>
                <w:rFonts w:eastAsiaTheme="minorEastAsia"/>
                <w:noProof/>
                <w:lang w:eastAsia="en-GM"/>
              </w:rPr>
              <w:tab/>
            </w:r>
            <w:r w:rsidRPr="00902A62">
              <w:rPr>
                <w:rStyle w:val="Hyperlink"/>
                <w:noProof/>
              </w:rPr>
              <w:t>Contradictions with Contractor’s Statement</w:t>
            </w:r>
            <w:r>
              <w:rPr>
                <w:noProof/>
                <w:webHidden/>
              </w:rPr>
              <w:tab/>
            </w:r>
            <w:r>
              <w:rPr>
                <w:noProof/>
                <w:webHidden/>
              </w:rPr>
              <w:fldChar w:fldCharType="begin"/>
            </w:r>
            <w:r>
              <w:rPr>
                <w:noProof/>
                <w:webHidden/>
              </w:rPr>
              <w:instrText xml:space="preserve"> PAGEREF _Toc183294351 \h </w:instrText>
            </w:r>
            <w:r>
              <w:rPr>
                <w:noProof/>
                <w:webHidden/>
              </w:rPr>
            </w:r>
            <w:r>
              <w:rPr>
                <w:noProof/>
                <w:webHidden/>
              </w:rPr>
              <w:fldChar w:fldCharType="separate"/>
            </w:r>
            <w:r>
              <w:rPr>
                <w:noProof/>
                <w:webHidden/>
              </w:rPr>
              <w:t>26</w:t>
            </w:r>
            <w:r>
              <w:rPr>
                <w:noProof/>
                <w:webHidden/>
              </w:rPr>
              <w:fldChar w:fldCharType="end"/>
            </w:r>
          </w:hyperlink>
        </w:p>
        <w:p w14:paraId="42FF2C8B" w14:textId="3C3B4FD8" w:rsidR="002A7E8F" w:rsidRDefault="002A7E8F">
          <w:pPr>
            <w:pStyle w:val="TOC2"/>
            <w:tabs>
              <w:tab w:val="left" w:pos="1100"/>
              <w:tab w:val="right" w:leader="dot" w:pos="9016"/>
            </w:tabs>
            <w:rPr>
              <w:rFonts w:eastAsiaTheme="minorEastAsia"/>
              <w:noProof/>
              <w:lang w:eastAsia="en-GM"/>
            </w:rPr>
          </w:pPr>
          <w:hyperlink w:anchor="_Toc183294352" w:history="1">
            <w:r w:rsidRPr="00902A62">
              <w:rPr>
                <w:rStyle w:val="Hyperlink"/>
                <w:rFonts w:eastAsiaTheme="majorEastAsia" w:cstheme="majorBidi"/>
                <w:noProof/>
              </w:rPr>
              <w:t>5.14.</w:t>
            </w:r>
            <w:r>
              <w:rPr>
                <w:rFonts w:eastAsiaTheme="minorEastAsia"/>
                <w:noProof/>
                <w:lang w:eastAsia="en-GM"/>
              </w:rPr>
              <w:tab/>
            </w:r>
            <w:r w:rsidRPr="00902A62">
              <w:rPr>
                <w:rStyle w:val="Hyperlink"/>
                <w:noProof/>
              </w:rPr>
              <w:t>Statement from the Family of the Deceased: Ebrima Ceesay</w:t>
            </w:r>
            <w:r>
              <w:rPr>
                <w:noProof/>
                <w:webHidden/>
              </w:rPr>
              <w:tab/>
            </w:r>
            <w:r>
              <w:rPr>
                <w:noProof/>
                <w:webHidden/>
              </w:rPr>
              <w:fldChar w:fldCharType="begin"/>
            </w:r>
            <w:r>
              <w:rPr>
                <w:noProof/>
                <w:webHidden/>
              </w:rPr>
              <w:instrText xml:space="preserve"> PAGEREF _Toc183294352 \h </w:instrText>
            </w:r>
            <w:r>
              <w:rPr>
                <w:noProof/>
                <w:webHidden/>
              </w:rPr>
            </w:r>
            <w:r>
              <w:rPr>
                <w:noProof/>
                <w:webHidden/>
              </w:rPr>
              <w:fldChar w:fldCharType="separate"/>
            </w:r>
            <w:r>
              <w:rPr>
                <w:noProof/>
                <w:webHidden/>
              </w:rPr>
              <w:t>26</w:t>
            </w:r>
            <w:r>
              <w:rPr>
                <w:noProof/>
                <w:webHidden/>
              </w:rPr>
              <w:fldChar w:fldCharType="end"/>
            </w:r>
          </w:hyperlink>
        </w:p>
        <w:p w14:paraId="525CB234" w14:textId="278F99FD" w:rsidR="002A7E8F" w:rsidRDefault="002A7E8F">
          <w:pPr>
            <w:pStyle w:val="TOC2"/>
            <w:tabs>
              <w:tab w:val="left" w:pos="1100"/>
              <w:tab w:val="right" w:leader="dot" w:pos="9016"/>
            </w:tabs>
            <w:rPr>
              <w:rFonts w:eastAsiaTheme="minorEastAsia"/>
              <w:noProof/>
              <w:lang w:eastAsia="en-GM"/>
            </w:rPr>
          </w:pPr>
          <w:hyperlink w:anchor="_Toc183294353" w:history="1">
            <w:r w:rsidRPr="00902A62">
              <w:rPr>
                <w:rStyle w:val="Hyperlink"/>
                <w:noProof/>
              </w:rPr>
              <w:t>5.15.</w:t>
            </w:r>
            <w:r>
              <w:rPr>
                <w:rFonts w:eastAsiaTheme="minorEastAsia"/>
                <w:noProof/>
                <w:lang w:eastAsia="en-GM"/>
              </w:rPr>
              <w:tab/>
            </w:r>
            <w:r w:rsidRPr="00902A62">
              <w:rPr>
                <w:rStyle w:val="Hyperlink"/>
                <w:noProof/>
              </w:rPr>
              <w:t>Statement from the Family of the Deceased: Assan Ceesay</w:t>
            </w:r>
            <w:r>
              <w:rPr>
                <w:noProof/>
                <w:webHidden/>
              </w:rPr>
              <w:tab/>
            </w:r>
            <w:r>
              <w:rPr>
                <w:noProof/>
                <w:webHidden/>
              </w:rPr>
              <w:fldChar w:fldCharType="begin"/>
            </w:r>
            <w:r>
              <w:rPr>
                <w:noProof/>
                <w:webHidden/>
              </w:rPr>
              <w:instrText xml:space="preserve"> PAGEREF _Toc183294353 \h </w:instrText>
            </w:r>
            <w:r>
              <w:rPr>
                <w:noProof/>
                <w:webHidden/>
              </w:rPr>
            </w:r>
            <w:r>
              <w:rPr>
                <w:noProof/>
                <w:webHidden/>
              </w:rPr>
              <w:fldChar w:fldCharType="separate"/>
            </w:r>
            <w:r>
              <w:rPr>
                <w:noProof/>
                <w:webHidden/>
              </w:rPr>
              <w:t>27</w:t>
            </w:r>
            <w:r>
              <w:rPr>
                <w:noProof/>
                <w:webHidden/>
              </w:rPr>
              <w:fldChar w:fldCharType="end"/>
            </w:r>
          </w:hyperlink>
        </w:p>
        <w:p w14:paraId="492D4956" w14:textId="72FE4C06" w:rsidR="002A7E8F" w:rsidRDefault="002A7E8F">
          <w:pPr>
            <w:pStyle w:val="TOC2"/>
            <w:tabs>
              <w:tab w:val="left" w:pos="1100"/>
              <w:tab w:val="right" w:leader="dot" w:pos="9016"/>
            </w:tabs>
            <w:rPr>
              <w:rFonts w:eastAsiaTheme="minorEastAsia"/>
              <w:noProof/>
              <w:lang w:eastAsia="en-GM"/>
            </w:rPr>
          </w:pPr>
          <w:hyperlink w:anchor="_Toc183294354" w:history="1">
            <w:r w:rsidRPr="00902A62">
              <w:rPr>
                <w:rStyle w:val="Hyperlink"/>
                <w:noProof/>
              </w:rPr>
              <w:t>5.16.</w:t>
            </w:r>
            <w:r>
              <w:rPr>
                <w:rFonts w:eastAsiaTheme="minorEastAsia"/>
                <w:noProof/>
                <w:lang w:eastAsia="en-GM"/>
              </w:rPr>
              <w:tab/>
            </w:r>
            <w:r w:rsidRPr="00902A62">
              <w:rPr>
                <w:rStyle w:val="Hyperlink"/>
                <w:noProof/>
              </w:rPr>
              <w:t>Statement from the Family of the Deceased: Samba Sarr</w:t>
            </w:r>
            <w:r>
              <w:rPr>
                <w:noProof/>
                <w:webHidden/>
              </w:rPr>
              <w:tab/>
            </w:r>
            <w:r>
              <w:rPr>
                <w:noProof/>
                <w:webHidden/>
              </w:rPr>
              <w:fldChar w:fldCharType="begin"/>
            </w:r>
            <w:r>
              <w:rPr>
                <w:noProof/>
                <w:webHidden/>
              </w:rPr>
              <w:instrText xml:space="preserve"> PAGEREF _Toc183294354 \h </w:instrText>
            </w:r>
            <w:r>
              <w:rPr>
                <w:noProof/>
                <w:webHidden/>
              </w:rPr>
            </w:r>
            <w:r>
              <w:rPr>
                <w:noProof/>
                <w:webHidden/>
              </w:rPr>
              <w:fldChar w:fldCharType="separate"/>
            </w:r>
            <w:r>
              <w:rPr>
                <w:noProof/>
                <w:webHidden/>
              </w:rPr>
              <w:t>27</w:t>
            </w:r>
            <w:r>
              <w:rPr>
                <w:noProof/>
                <w:webHidden/>
              </w:rPr>
              <w:fldChar w:fldCharType="end"/>
            </w:r>
          </w:hyperlink>
        </w:p>
        <w:p w14:paraId="696336EA" w14:textId="45CE82C2" w:rsidR="002A7E8F" w:rsidRDefault="002A7E8F">
          <w:pPr>
            <w:pStyle w:val="TOC2"/>
            <w:tabs>
              <w:tab w:val="left" w:pos="1100"/>
              <w:tab w:val="right" w:leader="dot" w:pos="9016"/>
            </w:tabs>
            <w:rPr>
              <w:rFonts w:eastAsiaTheme="minorEastAsia"/>
              <w:noProof/>
              <w:lang w:eastAsia="en-GM"/>
            </w:rPr>
          </w:pPr>
          <w:hyperlink w:anchor="_Toc183294355" w:history="1">
            <w:r w:rsidRPr="00902A62">
              <w:rPr>
                <w:rStyle w:val="Hyperlink"/>
                <w:noProof/>
              </w:rPr>
              <w:t>5.17.</w:t>
            </w:r>
            <w:r>
              <w:rPr>
                <w:rFonts w:eastAsiaTheme="minorEastAsia"/>
                <w:noProof/>
                <w:lang w:eastAsia="en-GM"/>
              </w:rPr>
              <w:tab/>
            </w:r>
            <w:r w:rsidRPr="00902A62">
              <w:rPr>
                <w:rStyle w:val="Hyperlink"/>
                <w:noProof/>
              </w:rPr>
              <w:t>Statement from the Family of the Deceased: Nderry Touray</w:t>
            </w:r>
            <w:r>
              <w:rPr>
                <w:noProof/>
                <w:webHidden/>
              </w:rPr>
              <w:tab/>
            </w:r>
            <w:r>
              <w:rPr>
                <w:noProof/>
                <w:webHidden/>
              </w:rPr>
              <w:fldChar w:fldCharType="begin"/>
            </w:r>
            <w:r>
              <w:rPr>
                <w:noProof/>
                <w:webHidden/>
              </w:rPr>
              <w:instrText xml:space="preserve"> PAGEREF _Toc183294355 \h </w:instrText>
            </w:r>
            <w:r>
              <w:rPr>
                <w:noProof/>
                <w:webHidden/>
              </w:rPr>
            </w:r>
            <w:r>
              <w:rPr>
                <w:noProof/>
                <w:webHidden/>
              </w:rPr>
              <w:fldChar w:fldCharType="separate"/>
            </w:r>
            <w:r>
              <w:rPr>
                <w:noProof/>
                <w:webHidden/>
              </w:rPr>
              <w:t>28</w:t>
            </w:r>
            <w:r>
              <w:rPr>
                <w:noProof/>
                <w:webHidden/>
              </w:rPr>
              <w:fldChar w:fldCharType="end"/>
            </w:r>
          </w:hyperlink>
        </w:p>
        <w:p w14:paraId="1E3EA493" w14:textId="3A2E9BBF" w:rsidR="002A7E8F" w:rsidRDefault="002A7E8F">
          <w:pPr>
            <w:pStyle w:val="TOC2"/>
            <w:tabs>
              <w:tab w:val="left" w:pos="1100"/>
              <w:tab w:val="right" w:leader="dot" w:pos="9016"/>
            </w:tabs>
            <w:rPr>
              <w:rFonts w:eastAsiaTheme="minorEastAsia"/>
              <w:noProof/>
              <w:lang w:eastAsia="en-GM"/>
            </w:rPr>
          </w:pPr>
          <w:hyperlink w:anchor="_Toc183294356" w:history="1">
            <w:r w:rsidRPr="00902A62">
              <w:rPr>
                <w:rStyle w:val="Hyperlink"/>
                <w:noProof/>
              </w:rPr>
              <w:t>5.18.</w:t>
            </w:r>
            <w:r>
              <w:rPr>
                <w:rFonts w:eastAsiaTheme="minorEastAsia"/>
                <w:noProof/>
                <w:lang w:eastAsia="en-GM"/>
              </w:rPr>
              <w:tab/>
            </w:r>
            <w:r w:rsidRPr="00902A62">
              <w:rPr>
                <w:rStyle w:val="Hyperlink"/>
                <w:noProof/>
              </w:rPr>
              <w:t>Statement from the Family of Karamo Touray – 25 October 2024</w:t>
            </w:r>
            <w:r>
              <w:rPr>
                <w:noProof/>
                <w:webHidden/>
              </w:rPr>
              <w:tab/>
            </w:r>
            <w:r>
              <w:rPr>
                <w:noProof/>
                <w:webHidden/>
              </w:rPr>
              <w:fldChar w:fldCharType="begin"/>
            </w:r>
            <w:r>
              <w:rPr>
                <w:noProof/>
                <w:webHidden/>
              </w:rPr>
              <w:instrText xml:space="preserve"> PAGEREF _Toc183294356 \h </w:instrText>
            </w:r>
            <w:r>
              <w:rPr>
                <w:noProof/>
                <w:webHidden/>
              </w:rPr>
            </w:r>
            <w:r>
              <w:rPr>
                <w:noProof/>
                <w:webHidden/>
              </w:rPr>
              <w:fldChar w:fldCharType="separate"/>
            </w:r>
            <w:r>
              <w:rPr>
                <w:noProof/>
                <w:webHidden/>
              </w:rPr>
              <w:t>28</w:t>
            </w:r>
            <w:r>
              <w:rPr>
                <w:noProof/>
                <w:webHidden/>
              </w:rPr>
              <w:fldChar w:fldCharType="end"/>
            </w:r>
          </w:hyperlink>
        </w:p>
        <w:p w14:paraId="643C4EA7" w14:textId="1B166FEF" w:rsidR="002A7E8F" w:rsidRDefault="002A7E8F">
          <w:pPr>
            <w:pStyle w:val="TOC2"/>
            <w:tabs>
              <w:tab w:val="left" w:pos="1100"/>
              <w:tab w:val="right" w:leader="dot" w:pos="9016"/>
            </w:tabs>
            <w:rPr>
              <w:rFonts w:eastAsiaTheme="minorEastAsia"/>
              <w:noProof/>
              <w:lang w:eastAsia="en-GM"/>
            </w:rPr>
          </w:pPr>
          <w:r>
            <w:lastRenderedPageBreak/>
            <w:fldChar w:fldCharType="begin"/>
          </w:r>
          <w:r>
            <w:instrText>HYPERLINK \l "_Toc183294357"</w:instrText>
          </w:r>
          <w:r>
            <w:fldChar w:fldCharType="separate"/>
          </w:r>
          <w:r w:rsidRPr="00902A62">
            <w:rPr>
              <w:rStyle w:val="Hyperlink"/>
              <w:noProof/>
            </w:rPr>
            <w:t>5.19.</w:t>
          </w:r>
          <w:r>
            <w:rPr>
              <w:rFonts w:eastAsiaTheme="minorEastAsia"/>
              <w:noProof/>
              <w:lang w:eastAsia="en-GM"/>
            </w:rPr>
            <w:tab/>
          </w:r>
          <w:r w:rsidRPr="00902A62">
            <w:rPr>
              <w:rStyle w:val="Hyperlink"/>
              <w:noProof/>
            </w:rPr>
            <w:t xml:space="preserve">Statement from the Family of the Deceased, </w:t>
          </w:r>
          <w:del w:id="13" w:author="Modou Sarr" w:date="2024-11-25T12:58:00Z" w16du:dateUtc="2024-11-25T12:58:00Z">
            <w:r w:rsidRPr="00902A62" w:rsidDel="003425FF">
              <w:rPr>
                <w:rStyle w:val="Hyperlink"/>
                <w:noProof/>
              </w:rPr>
              <w:delText>Ebrima Manneh</w:delText>
            </w:r>
          </w:del>
          <w:ins w:id="14" w:author="Modou Sarr" w:date="2024-11-25T12:58:00Z" w16du:dateUtc="2024-11-25T12:58:00Z">
            <w:r w:rsidR="003425FF">
              <w:rPr>
                <w:rStyle w:val="Hyperlink"/>
                <w:noProof/>
              </w:rPr>
              <w:t>Ebrima DrammehEbrima Drammeh</w:t>
            </w:r>
          </w:ins>
          <w:r w:rsidRPr="00902A62">
            <w:rPr>
              <w:rStyle w:val="Hyperlink"/>
              <w:noProof/>
            </w:rPr>
            <w:t xml:space="preserve"> – 28th October 2024, Brikama Darsilamin</w:t>
          </w:r>
          <w:r>
            <w:rPr>
              <w:noProof/>
              <w:webHidden/>
            </w:rPr>
            <w:tab/>
          </w:r>
          <w:r>
            <w:rPr>
              <w:noProof/>
              <w:webHidden/>
            </w:rPr>
            <w:fldChar w:fldCharType="begin"/>
          </w:r>
          <w:r>
            <w:rPr>
              <w:noProof/>
              <w:webHidden/>
            </w:rPr>
            <w:instrText xml:space="preserve"> PAGEREF _Toc183294357 \h </w:instrText>
          </w:r>
          <w:r>
            <w:rPr>
              <w:noProof/>
              <w:webHidden/>
            </w:rPr>
          </w:r>
          <w:r>
            <w:rPr>
              <w:noProof/>
              <w:webHidden/>
            </w:rPr>
            <w:fldChar w:fldCharType="separate"/>
          </w:r>
          <w:r>
            <w:rPr>
              <w:noProof/>
              <w:webHidden/>
            </w:rPr>
            <w:t>29</w:t>
          </w:r>
          <w:r>
            <w:rPr>
              <w:noProof/>
              <w:webHidden/>
            </w:rPr>
            <w:fldChar w:fldCharType="end"/>
          </w:r>
          <w:r>
            <w:rPr>
              <w:noProof/>
            </w:rPr>
            <w:fldChar w:fldCharType="end"/>
          </w:r>
        </w:p>
        <w:p w14:paraId="78A23FCC" w14:textId="4AD2313B" w:rsidR="002A7E8F" w:rsidRDefault="002A7E8F">
          <w:pPr>
            <w:pStyle w:val="TOC2"/>
            <w:tabs>
              <w:tab w:val="left" w:pos="1100"/>
              <w:tab w:val="right" w:leader="dot" w:pos="9016"/>
            </w:tabs>
            <w:rPr>
              <w:rFonts w:eastAsiaTheme="minorEastAsia"/>
              <w:noProof/>
              <w:lang w:eastAsia="en-GM"/>
            </w:rPr>
          </w:pPr>
          <w:hyperlink w:anchor="_Toc183294358" w:history="1">
            <w:r w:rsidRPr="00902A62">
              <w:rPr>
                <w:rStyle w:val="Hyperlink"/>
                <w:noProof/>
              </w:rPr>
              <w:t>5.20.</w:t>
            </w:r>
            <w:r>
              <w:rPr>
                <w:rFonts w:eastAsiaTheme="minorEastAsia"/>
                <w:noProof/>
                <w:lang w:eastAsia="en-GM"/>
              </w:rPr>
              <w:tab/>
            </w:r>
            <w:r w:rsidRPr="00902A62">
              <w:rPr>
                <w:rStyle w:val="Hyperlink"/>
                <w:noProof/>
              </w:rPr>
              <w:t>Statement from the Family of the Deceased, Sarjo Jarju – 29th October 2024, Lamin Village</w:t>
            </w:r>
            <w:r>
              <w:rPr>
                <w:noProof/>
                <w:webHidden/>
              </w:rPr>
              <w:tab/>
            </w:r>
            <w:r>
              <w:rPr>
                <w:noProof/>
                <w:webHidden/>
              </w:rPr>
              <w:fldChar w:fldCharType="begin"/>
            </w:r>
            <w:r>
              <w:rPr>
                <w:noProof/>
                <w:webHidden/>
              </w:rPr>
              <w:instrText xml:space="preserve"> PAGEREF _Toc183294358 \h </w:instrText>
            </w:r>
            <w:r>
              <w:rPr>
                <w:noProof/>
                <w:webHidden/>
              </w:rPr>
            </w:r>
            <w:r>
              <w:rPr>
                <w:noProof/>
                <w:webHidden/>
              </w:rPr>
              <w:fldChar w:fldCharType="separate"/>
            </w:r>
            <w:r>
              <w:rPr>
                <w:noProof/>
                <w:webHidden/>
              </w:rPr>
              <w:t>29</w:t>
            </w:r>
            <w:r>
              <w:rPr>
                <w:noProof/>
                <w:webHidden/>
              </w:rPr>
              <w:fldChar w:fldCharType="end"/>
            </w:r>
          </w:hyperlink>
        </w:p>
        <w:p w14:paraId="03765ADE" w14:textId="44D7EBAA" w:rsidR="002A7E8F" w:rsidRDefault="002A7E8F">
          <w:pPr>
            <w:pStyle w:val="TOC2"/>
            <w:tabs>
              <w:tab w:val="left" w:pos="1100"/>
              <w:tab w:val="right" w:leader="dot" w:pos="9016"/>
            </w:tabs>
            <w:rPr>
              <w:rFonts w:eastAsiaTheme="minorEastAsia"/>
              <w:noProof/>
              <w:lang w:eastAsia="en-GM"/>
            </w:rPr>
          </w:pPr>
          <w:hyperlink w:anchor="_Toc183294359" w:history="1">
            <w:r w:rsidRPr="00902A62">
              <w:rPr>
                <w:rStyle w:val="Hyperlink"/>
                <w:noProof/>
              </w:rPr>
              <w:t>5.21.</w:t>
            </w:r>
            <w:r>
              <w:rPr>
                <w:rFonts w:eastAsiaTheme="minorEastAsia"/>
                <w:noProof/>
                <w:lang w:eastAsia="en-GM"/>
              </w:rPr>
              <w:tab/>
            </w:r>
            <w:r w:rsidRPr="00902A62">
              <w:rPr>
                <w:rStyle w:val="Hyperlink"/>
                <w:noProof/>
              </w:rPr>
              <w:t>Update on Stakeholder Investigations: MOPE, PURA, Labor Department, and NEA</w:t>
            </w:r>
            <w:r>
              <w:rPr>
                <w:noProof/>
                <w:webHidden/>
              </w:rPr>
              <w:tab/>
            </w:r>
            <w:r>
              <w:rPr>
                <w:noProof/>
                <w:webHidden/>
              </w:rPr>
              <w:fldChar w:fldCharType="begin"/>
            </w:r>
            <w:r>
              <w:rPr>
                <w:noProof/>
                <w:webHidden/>
              </w:rPr>
              <w:instrText xml:space="preserve"> PAGEREF _Toc183294359 \h </w:instrText>
            </w:r>
            <w:r>
              <w:rPr>
                <w:noProof/>
                <w:webHidden/>
              </w:rPr>
            </w:r>
            <w:r>
              <w:rPr>
                <w:noProof/>
                <w:webHidden/>
              </w:rPr>
              <w:fldChar w:fldCharType="separate"/>
            </w:r>
            <w:r>
              <w:rPr>
                <w:noProof/>
                <w:webHidden/>
              </w:rPr>
              <w:t>30</w:t>
            </w:r>
            <w:r>
              <w:rPr>
                <w:noProof/>
                <w:webHidden/>
              </w:rPr>
              <w:fldChar w:fldCharType="end"/>
            </w:r>
          </w:hyperlink>
        </w:p>
        <w:p w14:paraId="6E889D89" w14:textId="6F054654" w:rsidR="002A7E8F" w:rsidRDefault="002A7E8F">
          <w:pPr>
            <w:pStyle w:val="TOC1"/>
            <w:tabs>
              <w:tab w:val="left" w:pos="660"/>
              <w:tab w:val="right" w:leader="dot" w:pos="9016"/>
            </w:tabs>
            <w:rPr>
              <w:rFonts w:eastAsiaTheme="minorEastAsia"/>
              <w:noProof/>
              <w:lang w:eastAsia="en-GM"/>
            </w:rPr>
          </w:pPr>
          <w:r>
            <w:fldChar w:fldCharType="begin"/>
          </w:r>
          <w:r>
            <w:instrText>HYPERLINK \l "_Toc183294360"</w:instrText>
          </w:r>
          <w:r>
            <w:fldChar w:fldCharType="separate"/>
          </w:r>
          <w:r w:rsidRPr="00902A62">
            <w:rPr>
              <w:rStyle w:val="Hyperlink"/>
              <w:noProof/>
            </w:rPr>
            <w:t>6.0.</w:t>
          </w:r>
          <w:r>
            <w:rPr>
              <w:rFonts w:eastAsiaTheme="minorEastAsia"/>
              <w:noProof/>
              <w:lang w:eastAsia="en-GM"/>
            </w:rPr>
            <w:tab/>
          </w:r>
          <w:del w:id="15" w:author="Haddy Njie" w:date="2024-11-25T11:42:00Z" w16du:dateUtc="2024-11-25T11:42:00Z">
            <w:r w:rsidRPr="00902A62" w:rsidDel="00DB5F63">
              <w:rPr>
                <w:rStyle w:val="Hyperlink"/>
                <w:noProof/>
              </w:rPr>
              <w:delText>INCIDENT</w:delText>
            </w:r>
          </w:del>
          <w:ins w:id="16" w:author="Haddy Njie" w:date="2024-11-25T11:42:00Z" w16du:dateUtc="2024-11-25T11:42:00Z">
            <w:r w:rsidR="00DB5F63">
              <w:rPr>
                <w:rStyle w:val="Hyperlink"/>
                <w:noProof/>
              </w:rPr>
              <w:t>ACCIDENT</w:t>
            </w:r>
          </w:ins>
          <w:r w:rsidRPr="00902A62">
            <w:rPr>
              <w:rStyle w:val="Hyperlink"/>
              <w:noProof/>
            </w:rPr>
            <w:t xml:space="preserve"> ANALYSIS</w:t>
          </w:r>
          <w:r>
            <w:rPr>
              <w:noProof/>
              <w:webHidden/>
            </w:rPr>
            <w:tab/>
          </w:r>
          <w:r>
            <w:rPr>
              <w:noProof/>
              <w:webHidden/>
            </w:rPr>
            <w:fldChar w:fldCharType="begin"/>
          </w:r>
          <w:r>
            <w:rPr>
              <w:noProof/>
              <w:webHidden/>
            </w:rPr>
            <w:instrText xml:space="preserve"> PAGEREF _Toc183294360 \h </w:instrText>
          </w:r>
          <w:r>
            <w:rPr>
              <w:noProof/>
              <w:webHidden/>
            </w:rPr>
          </w:r>
          <w:r>
            <w:rPr>
              <w:noProof/>
              <w:webHidden/>
            </w:rPr>
            <w:fldChar w:fldCharType="separate"/>
          </w:r>
          <w:r>
            <w:rPr>
              <w:noProof/>
              <w:webHidden/>
            </w:rPr>
            <w:t>30</w:t>
          </w:r>
          <w:r>
            <w:rPr>
              <w:noProof/>
              <w:webHidden/>
            </w:rPr>
            <w:fldChar w:fldCharType="end"/>
          </w:r>
          <w:r>
            <w:rPr>
              <w:noProof/>
            </w:rPr>
            <w:fldChar w:fldCharType="end"/>
          </w:r>
        </w:p>
        <w:p w14:paraId="0A107507" w14:textId="3867FA4E" w:rsidR="002A7E8F" w:rsidRDefault="002A7E8F">
          <w:pPr>
            <w:pStyle w:val="TOC2"/>
            <w:tabs>
              <w:tab w:val="left" w:pos="880"/>
              <w:tab w:val="right" w:leader="dot" w:pos="9016"/>
            </w:tabs>
            <w:rPr>
              <w:rFonts w:eastAsiaTheme="minorEastAsia"/>
              <w:noProof/>
              <w:lang w:eastAsia="en-GM"/>
            </w:rPr>
          </w:pPr>
          <w:r>
            <w:fldChar w:fldCharType="begin"/>
          </w:r>
          <w:r>
            <w:instrText>HYPERLINK \l "_Toc183294361"</w:instrText>
          </w:r>
          <w:r>
            <w:fldChar w:fldCharType="separate"/>
          </w:r>
          <w:r w:rsidRPr="00902A62">
            <w:rPr>
              <w:rStyle w:val="Hyperlink"/>
              <w:noProof/>
            </w:rPr>
            <w:t>6.1.</w:t>
          </w:r>
          <w:r>
            <w:rPr>
              <w:rFonts w:eastAsiaTheme="minorEastAsia"/>
              <w:noProof/>
              <w:lang w:eastAsia="en-GM"/>
            </w:rPr>
            <w:tab/>
          </w:r>
          <w:r w:rsidRPr="00902A62">
            <w:rPr>
              <w:rStyle w:val="Hyperlink"/>
              <w:noProof/>
            </w:rPr>
            <w:t xml:space="preserve">Immediate/Direct Cause of the </w:t>
          </w:r>
          <w:del w:id="17" w:author="Haddy Njie" w:date="2024-11-25T11:42:00Z" w16du:dateUtc="2024-11-25T11:42:00Z">
            <w:r w:rsidRPr="00902A62" w:rsidDel="00DB5F63">
              <w:rPr>
                <w:rStyle w:val="Hyperlink"/>
                <w:noProof/>
              </w:rPr>
              <w:delText>Incident</w:delText>
            </w:r>
          </w:del>
          <w:ins w:id="18" w:author="Haddy Njie" w:date="2024-11-25T11:42:00Z" w16du:dateUtc="2024-11-25T11:42:00Z">
            <w:r w:rsidR="00DB5F63">
              <w:rPr>
                <w:rStyle w:val="Hyperlink"/>
                <w:noProof/>
              </w:rPr>
              <w:t>Accident</w:t>
            </w:r>
          </w:ins>
          <w:r>
            <w:rPr>
              <w:noProof/>
              <w:webHidden/>
            </w:rPr>
            <w:tab/>
          </w:r>
          <w:r>
            <w:rPr>
              <w:noProof/>
              <w:webHidden/>
            </w:rPr>
            <w:fldChar w:fldCharType="begin"/>
          </w:r>
          <w:r>
            <w:rPr>
              <w:noProof/>
              <w:webHidden/>
            </w:rPr>
            <w:instrText xml:space="preserve"> PAGEREF _Toc183294361 \h </w:instrText>
          </w:r>
          <w:r>
            <w:rPr>
              <w:noProof/>
              <w:webHidden/>
            </w:rPr>
          </w:r>
          <w:r>
            <w:rPr>
              <w:noProof/>
              <w:webHidden/>
            </w:rPr>
            <w:fldChar w:fldCharType="separate"/>
          </w:r>
          <w:r>
            <w:rPr>
              <w:noProof/>
              <w:webHidden/>
            </w:rPr>
            <w:t>30</w:t>
          </w:r>
          <w:r>
            <w:rPr>
              <w:noProof/>
              <w:webHidden/>
            </w:rPr>
            <w:fldChar w:fldCharType="end"/>
          </w:r>
          <w:r>
            <w:rPr>
              <w:noProof/>
            </w:rPr>
            <w:fldChar w:fldCharType="end"/>
          </w:r>
        </w:p>
        <w:p w14:paraId="34664285" w14:textId="07FA4A7F" w:rsidR="002A7E8F" w:rsidRDefault="002A7E8F">
          <w:pPr>
            <w:pStyle w:val="TOC2"/>
            <w:tabs>
              <w:tab w:val="left" w:pos="880"/>
              <w:tab w:val="right" w:leader="dot" w:pos="9016"/>
            </w:tabs>
            <w:rPr>
              <w:rFonts w:eastAsiaTheme="minorEastAsia"/>
              <w:noProof/>
              <w:lang w:eastAsia="en-GM"/>
            </w:rPr>
          </w:pPr>
          <w:r>
            <w:fldChar w:fldCharType="begin"/>
          </w:r>
          <w:r>
            <w:instrText>HYPERLINK \l "_Toc183294362"</w:instrText>
          </w:r>
          <w:r>
            <w:fldChar w:fldCharType="separate"/>
          </w:r>
          <w:r w:rsidRPr="00902A62">
            <w:rPr>
              <w:rStyle w:val="Hyperlink"/>
              <w:noProof/>
            </w:rPr>
            <w:t>6.2.</w:t>
          </w:r>
          <w:r>
            <w:rPr>
              <w:rFonts w:eastAsiaTheme="minorEastAsia"/>
              <w:noProof/>
              <w:lang w:eastAsia="en-GM"/>
            </w:rPr>
            <w:tab/>
          </w:r>
          <w:r w:rsidRPr="00902A62">
            <w:rPr>
              <w:rStyle w:val="Hyperlink"/>
              <w:noProof/>
            </w:rPr>
            <w:t xml:space="preserve">Root Cause of the </w:t>
          </w:r>
          <w:del w:id="19" w:author="Haddy Njie" w:date="2024-11-25T11:42:00Z" w16du:dateUtc="2024-11-25T11:42:00Z">
            <w:r w:rsidRPr="00902A62" w:rsidDel="00DB5F63">
              <w:rPr>
                <w:rStyle w:val="Hyperlink"/>
                <w:noProof/>
              </w:rPr>
              <w:delText>Incident</w:delText>
            </w:r>
          </w:del>
          <w:ins w:id="20" w:author="Haddy Njie" w:date="2024-11-25T11:42:00Z" w16du:dateUtc="2024-11-25T11:42:00Z">
            <w:r w:rsidR="00DB5F63">
              <w:rPr>
                <w:rStyle w:val="Hyperlink"/>
                <w:noProof/>
              </w:rPr>
              <w:t>Accident</w:t>
            </w:r>
          </w:ins>
          <w:r>
            <w:rPr>
              <w:noProof/>
              <w:webHidden/>
            </w:rPr>
            <w:tab/>
          </w:r>
          <w:r>
            <w:rPr>
              <w:noProof/>
              <w:webHidden/>
            </w:rPr>
            <w:fldChar w:fldCharType="begin"/>
          </w:r>
          <w:r>
            <w:rPr>
              <w:noProof/>
              <w:webHidden/>
            </w:rPr>
            <w:instrText xml:space="preserve"> PAGEREF _Toc183294362 \h </w:instrText>
          </w:r>
          <w:r>
            <w:rPr>
              <w:noProof/>
              <w:webHidden/>
            </w:rPr>
          </w:r>
          <w:r>
            <w:rPr>
              <w:noProof/>
              <w:webHidden/>
            </w:rPr>
            <w:fldChar w:fldCharType="separate"/>
          </w:r>
          <w:r>
            <w:rPr>
              <w:noProof/>
              <w:webHidden/>
            </w:rPr>
            <w:t>31</w:t>
          </w:r>
          <w:r>
            <w:rPr>
              <w:noProof/>
              <w:webHidden/>
            </w:rPr>
            <w:fldChar w:fldCharType="end"/>
          </w:r>
          <w:r>
            <w:rPr>
              <w:noProof/>
            </w:rPr>
            <w:fldChar w:fldCharType="end"/>
          </w:r>
        </w:p>
        <w:p w14:paraId="5212ABE7" w14:textId="6B8D6AA3" w:rsidR="002A7E8F" w:rsidRDefault="002A7E8F">
          <w:pPr>
            <w:pStyle w:val="TOC1"/>
            <w:tabs>
              <w:tab w:val="left" w:pos="660"/>
              <w:tab w:val="right" w:leader="dot" w:pos="9016"/>
            </w:tabs>
            <w:rPr>
              <w:rFonts w:eastAsiaTheme="minorEastAsia"/>
              <w:noProof/>
              <w:lang w:eastAsia="en-GM"/>
            </w:rPr>
          </w:pPr>
          <w:hyperlink w:anchor="_Toc183294363" w:history="1">
            <w:r w:rsidRPr="00902A62">
              <w:rPr>
                <w:rStyle w:val="Hyperlink"/>
                <w:noProof/>
              </w:rPr>
              <w:t>7.0.</w:t>
            </w:r>
            <w:r>
              <w:rPr>
                <w:rFonts w:eastAsiaTheme="minorEastAsia"/>
                <w:noProof/>
                <w:lang w:eastAsia="en-GM"/>
              </w:rPr>
              <w:tab/>
            </w:r>
            <w:r w:rsidRPr="00902A62">
              <w:rPr>
                <w:rStyle w:val="Hyperlink"/>
                <w:noProof/>
              </w:rPr>
              <w:t>SAFEGUARDS CORRECTIVE ACTION PLAN</w:t>
            </w:r>
            <w:r>
              <w:rPr>
                <w:noProof/>
                <w:webHidden/>
              </w:rPr>
              <w:tab/>
            </w:r>
            <w:r>
              <w:rPr>
                <w:noProof/>
                <w:webHidden/>
              </w:rPr>
              <w:fldChar w:fldCharType="begin"/>
            </w:r>
            <w:r>
              <w:rPr>
                <w:noProof/>
                <w:webHidden/>
              </w:rPr>
              <w:instrText xml:space="preserve"> PAGEREF _Toc183294363 \h </w:instrText>
            </w:r>
            <w:r>
              <w:rPr>
                <w:noProof/>
                <w:webHidden/>
              </w:rPr>
            </w:r>
            <w:r>
              <w:rPr>
                <w:noProof/>
                <w:webHidden/>
              </w:rPr>
              <w:fldChar w:fldCharType="separate"/>
            </w:r>
            <w:r>
              <w:rPr>
                <w:noProof/>
                <w:webHidden/>
              </w:rPr>
              <w:t>31</w:t>
            </w:r>
            <w:r>
              <w:rPr>
                <w:noProof/>
                <w:webHidden/>
              </w:rPr>
              <w:fldChar w:fldCharType="end"/>
            </w:r>
          </w:hyperlink>
        </w:p>
        <w:p w14:paraId="3159909D" w14:textId="023717A3" w:rsidR="002A7E8F" w:rsidRDefault="002A7E8F">
          <w:pPr>
            <w:pStyle w:val="TOC1"/>
            <w:tabs>
              <w:tab w:val="left" w:pos="660"/>
              <w:tab w:val="right" w:leader="dot" w:pos="9016"/>
            </w:tabs>
            <w:rPr>
              <w:rFonts w:eastAsiaTheme="minorEastAsia"/>
              <w:noProof/>
              <w:lang w:eastAsia="en-GM"/>
            </w:rPr>
          </w:pPr>
          <w:hyperlink w:anchor="_Toc183294364" w:history="1">
            <w:r w:rsidRPr="00902A62">
              <w:rPr>
                <w:rStyle w:val="Hyperlink"/>
                <w:noProof/>
              </w:rPr>
              <w:t>8.0.</w:t>
            </w:r>
            <w:r>
              <w:rPr>
                <w:rFonts w:eastAsiaTheme="minorEastAsia"/>
                <w:noProof/>
                <w:lang w:eastAsia="en-GM"/>
              </w:rPr>
              <w:tab/>
            </w:r>
            <w:r w:rsidRPr="00902A62">
              <w:rPr>
                <w:rStyle w:val="Hyperlink"/>
                <w:noProof/>
              </w:rPr>
              <w:t>CONCLUSION</w:t>
            </w:r>
            <w:r>
              <w:rPr>
                <w:noProof/>
                <w:webHidden/>
              </w:rPr>
              <w:tab/>
            </w:r>
            <w:r>
              <w:rPr>
                <w:noProof/>
                <w:webHidden/>
              </w:rPr>
              <w:fldChar w:fldCharType="begin"/>
            </w:r>
            <w:r>
              <w:rPr>
                <w:noProof/>
                <w:webHidden/>
              </w:rPr>
              <w:instrText xml:space="preserve"> PAGEREF _Toc183294364 \h </w:instrText>
            </w:r>
            <w:r>
              <w:rPr>
                <w:noProof/>
                <w:webHidden/>
              </w:rPr>
            </w:r>
            <w:r>
              <w:rPr>
                <w:noProof/>
                <w:webHidden/>
              </w:rPr>
              <w:fldChar w:fldCharType="separate"/>
            </w:r>
            <w:r>
              <w:rPr>
                <w:noProof/>
                <w:webHidden/>
              </w:rPr>
              <w:t>36</w:t>
            </w:r>
            <w:r>
              <w:rPr>
                <w:noProof/>
                <w:webHidden/>
              </w:rPr>
              <w:fldChar w:fldCharType="end"/>
            </w:r>
          </w:hyperlink>
        </w:p>
        <w:p w14:paraId="540DACC1" w14:textId="28089A8B" w:rsidR="002A7E8F" w:rsidRDefault="002A7E8F">
          <w:pPr>
            <w:pStyle w:val="TOC1"/>
            <w:tabs>
              <w:tab w:val="left" w:pos="660"/>
              <w:tab w:val="right" w:leader="dot" w:pos="9016"/>
            </w:tabs>
            <w:rPr>
              <w:rFonts w:eastAsiaTheme="minorEastAsia"/>
              <w:noProof/>
              <w:lang w:eastAsia="en-GM"/>
            </w:rPr>
          </w:pPr>
          <w:r>
            <w:fldChar w:fldCharType="begin"/>
          </w:r>
          <w:r>
            <w:instrText>HYPERLINK \l "_Toc183294365"</w:instrText>
          </w:r>
          <w:r>
            <w:fldChar w:fldCharType="separate"/>
          </w:r>
          <w:r w:rsidRPr="00902A62">
            <w:rPr>
              <w:rStyle w:val="Hyperlink"/>
              <w:rFonts w:cs="Times New Roman"/>
              <w:b/>
              <w:bCs/>
              <w:noProof/>
            </w:rPr>
            <w:t>9.0.</w:t>
          </w:r>
          <w:r>
            <w:rPr>
              <w:rFonts w:eastAsiaTheme="minorEastAsia"/>
              <w:noProof/>
              <w:lang w:eastAsia="en-GM"/>
            </w:rPr>
            <w:tab/>
          </w:r>
          <w:r w:rsidRPr="00902A62">
            <w:rPr>
              <w:rStyle w:val="Hyperlink"/>
              <w:noProof/>
            </w:rPr>
            <w:t xml:space="preserve">COMPREHENSIVE LIST OF SUBMITTED DOCUMENTS FOR THE FATAL </w:t>
          </w:r>
          <w:del w:id="21" w:author="Haddy Njie" w:date="2024-11-25T11:42:00Z" w16du:dateUtc="2024-11-25T11:42:00Z">
            <w:r w:rsidRPr="00902A62" w:rsidDel="00DB5F63">
              <w:rPr>
                <w:rStyle w:val="Hyperlink"/>
                <w:noProof/>
              </w:rPr>
              <w:delText>INCIDENT</w:delText>
            </w:r>
          </w:del>
          <w:ins w:id="22" w:author="Haddy Njie" w:date="2024-11-25T11:42:00Z" w16du:dateUtc="2024-11-25T11:42:00Z">
            <w:r w:rsidR="00DB5F63">
              <w:rPr>
                <w:rStyle w:val="Hyperlink"/>
                <w:noProof/>
              </w:rPr>
              <w:t>ACCIDENT</w:t>
            </w:r>
          </w:ins>
          <w:r w:rsidRPr="00902A62">
            <w:rPr>
              <w:rStyle w:val="Hyperlink"/>
              <w:noProof/>
            </w:rPr>
            <w:t xml:space="preserve"> INVESTIGATION</w:t>
          </w:r>
          <w:r>
            <w:rPr>
              <w:noProof/>
              <w:webHidden/>
            </w:rPr>
            <w:tab/>
          </w:r>
          <w:r>
            <w:rPr>
              <w:noProof/>
              <w:webHidden/>
            </w:rPr>
            <w:fldChar w:fldCharType="begin"/>
          </w:r>
          <w:r>
            <w:rPr>
              <w:noProof/>
              <w:webHidden/>
            </w:rPr>
            <w:instrText xml:space="preserve"> PAGEREF _Toc183294365 \h </w:instrText>
          </w:r>
          <w:r>
            <w:rPr>
              <w:noProof/>
              <w:webHidden/>
            </w:rPr>
          </w:r>
          <w:r>
            <w:rPr>
              <w:noProof/>
              <w:webHidden/>
            </w:rPr>
            <w:fldChar w:fldCharType="separate"/>
          </w:r>
          <w:r>
            <w:rPr>
              <w:noProof/>
              <w:webHidden/>
            </w:rPr>
            <w:t>37</w:t>
          </w:r>
          <w:r>
            <w:rPr>
              <w:noProof/>
              <w:webHidden/>
            </w:rPr>
            <w:fldChar w:fldCharType="end"/>
          </w:r>
          <w:r>
            <w:rPr>
              <w:noProof/>
            </w:rPr>
            <w:fldChar w:fldCharType="end"/>
          </w:r>
        </w:p>
        <w:p w14:paraId="77FB31FF" w14:textId="2BA93A29" w:rsidR="00321999" w:rsidRDefault="00321999">
          <w:r w:rsidRPr="00A661A8">
            <w:rPr>
              <w:rFonts w:ascii="Times New Roman" w:hAnsi="Times New Roman" w:cs="Times New Roman"/>
              <w:b/>
              <w:bCs/>
              <w:noProof/>
            </w:rPr>
            <w:fldChar w:fldCharType="end"/>
          </w:r>
        </w:p>
      </w:sdtContent>
    </w:sdt>
    <w:p w14:paraId="47791423" w14:textId="77777777" w:rsidR="0069434B" w:rsidRDefault="0069434B" w:rsidP="001471FE">
      <w:pPr>
        <w:rPr>
          <w:rFonts w:ascii="Times New Roman" w:hAnsi="Times New Roman" w:cs="Times New Roman"/>
          <w:sz w:val="20"/>
          <w:szCs w:val="20"/>
        </w:rPr>
      </w:pPr>
    </w:p>
    <w:p w14:paraId="0FA91349" w14:textId="77777777" w:rsidR="0069434B" w:rsidRDefault="0069434B" w:rsidP="001471FE">
      <w:pPr>
        <w:rPr>
          <w:rFonts w:ascii="Times New Roman" w:hAnsi="Times New Roman" w:cs="Times New Roman"/>
          <w:sz w:val="20"/>
          <w:szCs w:val="20"/>
        </w:rPr>
      </w:pPr>
    </w:p>
    <w:p w14:paraId="63A89B46" w14:textId="77777777" w:rsidR="004F5213" w:rsidRDefault="004F5213" w:rsidP="001471FE">
      <w:pPr>
        <w:rPr>
          <w:rFonts w:ascii="Times New Roman" w:hAnsi="Times New Roman" w:cs="Times New Roman"/>
          <w:sz w:val="20"/>
          <w:szCs w:val="20"/>
        </w:rPr>
      </w:pPr>
    </w:p>
    <w:p w14:paraId="4DCFD73D" w14:textId="77777777" w:rsidR="004F5213" w:rsidRDefault="004F5213" w:rsidP="001471FE">
      <w:pPr>
        <w:rPr>
          <w:rFonts w:ascii="Times New Roman" w:hAnsi="Times New Roman" w:cs="Times New Roman"/>
          <w:sz w:val="20"/>
          <w:szCs w:val="20"/>
        </w:rPr>
      </w:pPr>
    </w:p>
    <w:p w14:paraId="6459318C" w14:textId="77777777" w:rsidR="00A13A4A" w:rsidRDefault="00A13A4A" w:rsidP="001471FE">
      <w:pPr>
        <w:rPr>
          <w:rFonts w:ascii="Times New Roman" w:hAnsi="Times New Roman" w:cs="Times New Roman"/>
          <w:sz w:val="20"/>
          <w:szCs w:val="20"/>
        </w:rPr>
      </w:pPr>
    </w:p>
    <w:p w14:paraId="2A103682" w14:textId="77777777" w:rsidR="004F5213" w:rsidRDefault="004F5213" w:rsidP="001471FE">
      <w:pPr>
        <w:rPr>
          <w:rFonts w:ascii="Times New Roman" w:hAnsi="Times New Roman" w:cs="Times New Roman"/>
          <w:sz w:val="20"/>
          <w:szCs w:val="20"/>
        </w:rPr>
      </w:pPr>
    </w:p>
    <w:p w14:paraId="087DE1F3" w14:textId="77777777" w:rsidR="004F5213" w:rsidRDefault="004F5213" w:rsidP="001471FE">
      <w:pPr>
        <w:rPr>
          <w:rFonts w:ascii="Times New Roman" w:hAnsi="Times New Roman" w:cs="Times New Roman"/>
          <w:sz w:val="20"/>
          <w:szCs w:val="20"/>
        </w:rPr>
      </w:pPr>
    </w:p>
    <w:p w14:paraId="1BAFB228" w14:textId="77777777" w:rsidR="004F5213" w:rsidRDefault="004F5213" w:rsidP="001471FE">
      <w:pPr>
        <w:rPr>
          <w:rFonts w:ascii="Times New Roman" w:hAnsi="Times New Roman" w:cs="Times New Roman"/>
          <w:sz w:val="20"/>
          <w:szCs w:val="20"/>
        </w:rPr>
      </w:pPr>
    </w:p>
    <w:p w14:paraId="18924F4C" w14:textId="77777777" w:rsidR="004F5213" w:rsidRDefault="004F5213" w:rsidP="001471FE">
      <w:pPr>
        <w:rPr>
          <w:rFonts w:ascii="Times New Roman" w:hAnsi="Times New Roman" w:cs="Times New Roman"/>
          <w:sz w:val="20"/>
          <w:szCs w:val="20"/>
        </w:rPr>
      </w:pPr>
    </w:p>
    <w:p w14:paraId="6C038222" w14:textId="77777777" w:rsidR="004F5213" w:rsidRDefault="004F5213" w:rsidP="001471FE">
      <w:pPr>
        <w:rPr>
          <w:rFonts w:ascii="Times New Roman" w:hAnsi="Times New Roman" w:cs="Times New Roman"/>
          <w:sz w:val="20"/>
          <w:szCs w:val="20"/>
        </w:rPr>
      </w:pPr>
    </w:p>
    <w:p w14:paraId="5E0FEF3A" w14:textId="77777777" w:rsidR="004F5213" w:rsidRDefault="004F5213" w:rsidP="001471FE">
      <w:pPr>
        <w:rPr>
          <w:rFonts w:ascii="Times New Roman" w:hAnsi="Times New Roman" w:cs="Times New Roman"/>
          <w:sz w:val="20"/>
          <w:szCs w:val="20"/>
        </w:rPr>
      </w:pPr>
    </w:p>
    <w:p w14:paraId="149BF9FB" w14:textId="77777777" w:rsidR="004F5213" w:rsidRDefault="004F5213" w:rsidP="001471FE">
      <w:pPr>
        <w:rPr>
          <w:rFonts w:ascii="Times New Roman" w:hAnsi="Times New Roman" w:cs="Times New Roman"/>
          <w:sz w:val="20"/>
          <w:szCs w:val="20"/>
        </w:rPr>
      </w:pPr>
    </w:p>
    <w:p w14:paraId="60B850AC" w14:textId="77777777" w:rsidR="004F5213" w:rsidRDefault="004F5213" w:rsidP="001471FE">
      <w:pPr>
        <w:rPr>
          <w:rFonts w:ascii="Times New Roman" w:hAnsi="Times New Roman" w:cs="Times New Roman"/>
          <w:sz w:val="20"/>
          <w:szCs w:val="20"/>
        </w:rPr>
      </w:pPr>
    </w:p>
    <w:p w14:paraId="290DA9BE" w14:textId="77777777" w:rsidR="004F5213" w:rsidRDefault="004F5213" w:rsidP="001471FE">
      <w:pPr>
        <w:rPr>
          <w:rFonts w:ascii="Times New Roman" w:hAnsi="Times New Roman" w:cs="Times New Roman"/>
          <w:sz w:val="20"/>
          <w:szCs w:val="20"/>
        </w:rPr>
      </w:pPr>
    </w:p>
    <w:p w14:paraId="0EACF5EA" w14:textId="77777777" w:rsidR="004F5213" w:rsidRDefault="004F5213" w:rsidP="001471FE">
      <w:pPr>
        <w:rPr>
          <w:rFonts w:ascii="Times New Roman" w:hAnsi="Times New Roman" w:cs="Times New Roman"/>
          <w:sz w:val="20"/>
          <w:szCs w:val="20"/>
        </w:rPr>
      </w:pPr>
    </w:p>
    <w:p w14:paraId="1CEE0BB7" w14:textId="77777777" w:rsidR="004F5213" w:rsidRDefault="004F5213" w:rsidP="001471FE">
      <w:pPr>
        <w:rPr>
          <w:rFonts w:ascii="Times New Roman" w:hAnsi="Times New Roman" w:cs="Times New Roman"/>
          <w:sz w:val="20"/>
          <w:szCs w:val="20"/>
        </w:rPr>
      </w:pPr>
    </w:p>
    <w:p w14:paraId="402D1932" w14:textId="77777777" w:rsidR="004F5213" w:rsidRDefault="004F5213" w:rsidP="001471FE">
      <w:pPr>
        <w:rPr>
          <w:rFonts w:ascii="Times New Roman" w:hAnsi="Times New Roman" w:cs="Times New Roman"/>
          <w:sz w:val="20"/>
          <w:szCs w:val="20"/>
        </w:rPr>
      </w:pPr>
    </w:p>
    <w:p w14:paraId="2B38E85C" w14:textId="77777777" w:rsidR="004F5213" w:rsidRDefault="004F5213" w:rsidP="001471FE">
      <w:pPr>
        <w:rPr>
          <w:rFonts w:ascii="Times New Roman" w:hAnsi="Times New Roman" w:cs="Times New Roman"/>
          <w:sz w:val="20"/>
          <w:szCs w:val="20"/>
        </w:rPr>
      </w:pPr>
    </w:p>
    <w:p w14:paraId="29A1046A" w14:textId="77777777" w:rsidR="004F5213" w:rsidRDefault="004F5213" w:rsidP="001471FE">
      <w:pPr>
        <w:rPr>
          <w:rFonts w:ascii="Times New Roman" w:hAnsi="Times New Roman" w:cs="Times New Roman"/>
          <w:sz w:val="20"/>
          <w:szCs w:val="20"/>
        </w:rPr>
      </w:pPr>
    </w:p>
    <w:p w14:paraId="39399123" w14:textId="77777777" w:rsidR="004F5213" w:rsidRDefault="004F5213" w:rsidP="001471FE">
      <w:pPr>
        <w:rPr>
          <w:rFonts w:ascii="Times New Roman" w:hAnsi="Times New Roman" w:cs="Times New Roman"/>
          <w:sz w:val="20"/>
          <w:szCs w:val="20"/>
        </w:rPr>
      </w:pPr>
    </w:p>
    <w:p w14:paraId="6886C54D" w14:textId="77777777" w:rsidR="004F5213" w:rsidRDefault="004F5213" w:rsidP="001471FE">
      <w:pPr>
        <w:rPr>
          <w:rFonts w:ascii="Times New Roman" w:hAnsi="Times New Roman" w:cs="Times New Roman"/>
          <w:sz w:val="20"/>
          <w:szCs w:val="20"/>
        </w:rPr>
      </w:pPr>
    </w:p>
    <w:p w14:paraId="259EE677" w14:textId="77777777" w:rsidR="004F5213" w:rsidRDefault="004F5213" w:rsidP="001471FE">
      <w:pPr>
        <w:rPr>
          <w:rFonts w:ascii="Times New Roman" w:hAnsi="Times New Roman" w:cs="Times New Roman"/>
          <w:sz w:val="20"/>
          <w:szCs w:val="20"/>
        </w:rPr>
      </w:pPr>
    </w:p>
    <w:p w14:paraId="64A05385" w14:textId="77777777" w:rsidR="004F5213" w:rsidRDefault="004F5213" w:rsidP="001471FE">
      <w:pPr>
        <w:rPr>
          <w:rFonts w:ascii="Times New Roman" w:hAnsi="Times New Roman" w:cs="Times New Roman"/>
          <w:sz w:val="20"/>
          <w:szCs w:val="20"/>
        </w:rPr>
      </w:pPr>
    </w:p>
    <w:p w14:paraId="6AD4C0E1" w14:textId="5DB89985" w:rsidR="001471FE" w:rsidRPr="00451906" w:rsidRDefault="001471FE" w:rsidP="00E64D6D">
      <w:pPr>
        <w:pStyle w:val="Heading1"/>
        <w:numPr>
          <w:ilvl w:val="0"/>
          <w:numId w:val="87"/>
        </w:numPr>
      </w:pPr>
      <w:bookmarkStart w:id="23" w:name="_Toc183294324"/>
      <w:r w:rsidRPr="00451906">
        <w:t>INTRODUCTION</w:t>
      </w:r>
      <w:bookmarkEnd w:id="23"/>
    </w:p>
    <w:p w14:paraId="13C7074A" w14:textId="77777777" w:rsidR="004576FF" w:rsidRDefault="004576FF" w:rsidP="00DE2EAC">
      <w:pPr>
        <w:jc w:val="both"/>
        <w:rPr>
          <w:rFonts w:ascii="Times New Roman" w:hAnsi="Times New Roman" w:cs="Times New Roman"/>
        </w:rPr>
      </w:pPr>
    </w:p>
    <w:p w14:paraId="32191B81" w14:textId="1545046A" w:rsidR="00DE2EAC" w:rsidRPr="00DE2EAC" w:rsidRDefault="00DE2EAC" w:rsidP="00DE2EAC">
      <w:pPr>
        <w:jc w:val="both"/>
        <w:rPr>
          <w:rFonts w:ascii="Times New Roman" w:hAnsi="Times New Roman" w:cs="Times New Roman"/>
        </w:rPr>
      </w:pPr>
      <w:r w:rsidRPr="00DE2EAC">
        <w:rPr>
          <w:rFonts w:ascii="Times New Roman" w:hAnsi="Times New Roman" w:cs="Times New Roman"/>
        </w:rPr>
        <w:t>The ECOWAS Regional Electricity Access Roadmap is a regional project implemented by The Gambia through the support of the World Bank to enhance electricity access across 292 communities in the Lower River Region (LRR), Western Coast Region (WCR), North Bank Region (NBR), and Central River Region-South (CRR-South). The project seeks to expand electricity grid coverage within a 100-kilometer radius of the Brikama and Soma OMVG substations, benefiting underserved communities and fostering economic development.</w:t>
      </w:r>
    </w:p>
    <w:p w14:paraId="0840E4D4" w14:textId="77777777" w:rsidR="00DE2EAC" w:rsidRPr="00DE2EAC" w:rsidRDefault="00DE2EAC" w:rsidP="00DE2EAC">
      <w:pPr>
        <w:jc w:val="both"/>
        <w:rPr>
          <w:rFonts w:ascii="Times New Roman" w:hAnsi="Times New Roman" w:cs="Times New Roman"/>
        </w:rPr>
      </w:pPr>
      <w:r w:rsidRPr="00DE2EAC">
        <w:rPr>
          <w:rFonts w:ascii="Times New Roman" w:hAnsi="Times New Roman" w:cs="Times New Roman"/>
        </w:rPr>
        <w:t>The project, managed under the Regional Electricity Access framework, is supported by a USD 66 million grant allocated to The Gambia. The Design, Supply, and Installation (DSI) contract for The Gambia’s component was awarded to KEI Industries Ltd. following an international competitive tendering process, conducted in compliance with World Bank procurement guidelines. The contract, valued at USD 50.4 million, was signed in June 2021 and became effective in December 2021, with a planned duration of 24 months.</w:t>
      </w:r>
    </w:p>
    <w:p w14:paraId="3C975F00" w14:textId="77777777" w:rsidR="00DE2EAC" w:rsidRPr="00DE2EAC" w:rsidRDefault="00DE2EAC" w:rsidP="00DE2EAC">
      <w:pPr>
        <w:jc w:val="both"/>
        <w:rPr>
          <w:rFonts w:ascii="Times New Roman" w:hAnsi="Times New Roman" w:cs="Times New Roman"/>
        </w:rPr>
      </w:pPr>
      <w:r w:rsidRPr="00DE2EAC">
        <w:rPr>
          <w:rFonts w:ascii="Times New Roman" w:hAnsi="Times New Roman" w:cs="Times New Roman"/>
        </w:rPr>
        <w:t>Before commencing civil works, the project's environmental and social safeguards teams, in collaboration with the World Bank and the Gambian authorities, developed an Environmental and Social Management Plan (ESMP). The ESMP was approved by the relevant Gambian regulatory authorities, ensuring alignment with national and international standards. The ESMP outlines measures to mitigate potential impacts on the environment and communities, including robust health, safety, and environmental (HSE) guidelines tailored to the project’s scope.</w:t>
      </w:r>
    </w:p>
    <w:p w14:paraId="16244F81" w14:textId="505FD38C" w:rsidR="00DE2EAC" w:rsidRPr="00DE2EAC" w:rsidRDefault="00DE2EAC" w:rsidP="00DE2EAC">
      <w:pPr>
        <w:jc w:val="both"/>
        <w:rPr>
          <w:rFonts w:ascii="Times New Roman" w:hAnsi="Times New Roman" w:cs="Times New Roman"/>
        </w:rPr>
      </w:pPr>
      <w:r w:rsidRPr="00DE2EAC">
        <w:rPr>
          <w:rFonts w:ascii="Times New Roman" w:hAnsi="Times New Roman" w:cs="Times New Roman"/>
        </w:rPr>
        <w:t xml:space="preserve">To further support project implementation, KEI Industries Ltd. developed a </w:t>
      </w:r>
      <w:del w:id="24" w:author="Haddy Njie" w:date="2024-11-25T10:41:00Z" w16du:dateUtc="2024-11-25T10:41:00Z">
        <w:r w:rsidRPr="00DE2EAC" w:rsidDel="0082077C">
          <w:rPr>
            <w:rFonts w:ascii="Times New Roman" w:hAnsi="Times New Roman" w:cs="Times New Roman"/>
          </w:rPr>
          <w:delText>contractor-specific</w:delText>
        </w:r>
      </w:del>
      <w:ins w:id="25" w:author="Haddy Njie" w:date="2024-11-25T10:41:00Z" w16du:dateUtc="2024-11-25T10:41:00Z">
        <w:r w:rsidR="0082077C">
          <w:rPr>
            <w:rFonts w:ascii="Times New Roman" w:hAnsi="Times New Roman" w:cs="Times New Roman"/>
          </w:rPr>
          <w:t xml:space="preserve"> C-</w:t>
        </w:r>
      </w:ins>
      <w:r w:rsidRPr="00DE2EAC">
        <w:rPr>
          <w:rFonts w:ascii="Times New Roman" w:hAnsi="Times New Roman" w:cs="Times New Roman"/>
        </w:rPr>
        <w:t xml:space="preserve"> ESMP, Environmental and Health Safety (EHS) policy, and Code of Conduct. These documents outline best practices and procedures for ensuring worker</w:t>
      </w:r>
      <w:ins w:id="26" w:author="Haddy Njie" w:date="2024-11-25T10:41:00Z" w16du:dateUtc="2024-11-25T10:41:00Z">
        <w:r w:rsidR="00C166AD">
          <w:rPr>
            <w:rFonts w:ascii="Times New Roman" w:hAnsi="Times New Roman" w:cs="Times New Roman"/>
          </w:rPr>
          <w:t xml:space="preserve">’s </w:t>
        </w:r>
      </w:ins>
      <w:del w:id="27" w:author="Haddy Njie" w:date="2024-11-25T10:41:00Z" w16du:dateUtc="2024-11-25T10:41:00Z">
        <w:r w:rsidRPr="00DE2EAC" w:rsidDel="00C166AD">
          <w:rPr>
            <w:rFonts w:ascii="Times New Roman" w:hAnsi="Times New Roman" w:cs="Times New Roman"/>
          </w:rPr>
          <w:delText xml:space="preserve"> </w:delText>
        </w:r>
      </w:del>
      <w:r w:rsidRPr="00DE2EAC">
        <w:rPr>
          <w:rFonts w:ascii="Times New Roman" w:hAnsi="Times New Roman" w:cs="Times New Roman"/>
        </w:rPr>
        <w:t>and community safety, environmental preservation, and compliance with social safeguards throughout the project lifecycle. Both the contractor</w:t>
      </w:r>
      <w:ins w:id="28" w:author="Haddy Njie" w:date="2024-11-25T10:41:00Z" w16du:dateUtc="2024-11-25T10:41:00Z">
        <w:r w:rsidR="0047379A">
          <w:rPr>
            <w:rFonts w:ascii="Times New Roman" w:hAnsi="Times New Roman" w:cs="Times New Roman"/>
          </w:rPr>
          <w:t xml:space="preserve"> (KEI) </w:t>
        </w:r>
      </w:ins>
      <w:del w:id="29" w:author="Haddy Njie" w:date="2024-11-25T10:41:00Z" w16du:dateUtc="2024-11-25T10:41:00Z">
        <w:r w:rsidRPr="00DE2EAC" w:rsidDel="0047379A">
          <w:rPr>
            <w:rFonts w:ascii="Times New Roman" w:hAnsi="Times New Roman" w:cs="Times New Roman"/>
          </w:rPr>
          <w:delText xml:space="preserve"> </w:delText>
        </w:r>
      </w:del>
      <w:r w:rsidRPr="00DE2EAC">
        <w:rPr>
          <w:rFonts w:ascii="Times New Roman" w:hAnsi="Times New Roman" w:cs="Times New Roman"/>
        </w:rPr>
        <w:t>and subcontractors, DABANANI and ERTEC, are required to adhere strictly to these measures as part of the contractual obligations.</w:t>
      </w:r>
    </w:p>
    <w:p w14:paraId="38FD1AFB" w14:textId="6D1D8702" w:rsidR="001471FE" w:rsidRPr="00742BBA" w:rsidRDefault="001471FE" w:rsidP="00742BBA">
      <w:pPr>
        <w:jc w:val="both"/>
        <w:rPr>
          <w:rFonts w:ascii="Times New Roman" w:hAnsi="Times New Roman" w:cs="Times New Roman"/>
        </w:rPr>
      </w:pPr>
      <w:r w:rsidRPr="00742BBA">
        <w:rPr>
          <w:rFonts w:ascii="Times New Roman" w:hAnsi="Times New Roman" w:cs="Times New Roman"/>
        </w:rPr>
        <w:t xml:space="preserve">The purpose of this report is to document the </w:t>
      </w:r>
      <w:del w:id="30" w:author="Haddy Njie" w:date="2024-11-25T11:42:00Z" w16du:dateUtc="2024-11-25T11:42:00Z">
        <w:r w:rsidRPr="00742BBA" w:rsidDel="00DB5F63">
          <w:rPr>
            <w:rFonts w:ascii="Times New Roman" w:hAnsi="Times New Roman" w:cs="Times New Roman"/>
          </w:rPr>
          <w:delText>incident</w:delText>
        </w:r>
      </w:del>
      <w:ins w:id="31" w:author="Haddy Njie" w:date="2024-11-25T11:42:00Z" w16du:dateUtc="2024-11-25T11:42:00Z">
        <w:r w:rsidR="00DB5F63">
          <w:rPr>
            <w:rFonts w:ascii="Times New Roman" w:hAnsi="Times New Roman" w:cs="Times New Roman"/>
          </w:rPr>
          <w:t>accident</w:t>
        </w:r>
      </w:ins>
      <w:r w:rsidRPr="00742BBA">
        <w:rPr>
          <w:rFonts w:ascii="Times New Roman" w:hAnsi="Times New Roman" w:cs="Times New Roman"/>
        </w:rPr>
        <w:t xml:space="preserve">, </w:t>
      </w:r>
      <w:proofErr w:type="spellStart"/>
      <w:r w:rsidRPr="00742BBA">
        <w:rPr>
          <w:rFonts w:ascii="Times New Roman" w:hAnsi="Times New Roman" w:cs="Times New Roman"/>
        </w:rPr>
        <w:t>analyze</w:t>
      </w:r>
      <w:proofErr w:type="spellEnd"/>
      <w:r w:rsidRPr="00742BBA">
        <w:rPr>
          <w:rFonts w:ascii="Times New Roman" w:hAnsi="Times New Roman" w:cs="Times New Roman"/>
        </w:rPr>
        <w:t xml:space="preserve"> the underlying causes, evaluate compliance with safety protocols, and recommend corrective actions to prevent future occurrences. The findings are intended for submission to the World Bank and NAWEC to ensure accountability, enhance safety measures, and uphold the project's integrity.</w:t>
      </w:r>
    </w:p>
    <w:p w14:paraId="6100EABF" w14:textId="20D140A1" w:rsidR="001471FE" w:rsidRPr="00742BBA" w:rsidRDefault="001471FE" w:rsidP="00E64D6D">
      <w:pPr>
        <w:pStyle w:val="Heading1"/>
        <w:numPr>
          <w:ilvl w:val="0"/>
          <w:numId w:val="87"/>
        </w:numPr>
      </w:pPr>
      <w:bookmarkStart w:id="32" w:name="_Toc183294325"/>
      <w:r w:rsidRPr="00742BBA">
        <w:t xml:space="preserve">REPORT OF A FATALITY </w:t>
      </w:r>
      <w:del w:id="33" w:author="Haddy Njie" w:date="2024-11-25T11:42:00Z" w16du:dateUtc="2024-11-25T11:42:00Z">
        <w:r w:rsidRPr="00742BBA" w:rsidDel="00DB5F63">
          <w:delText>INCIDENT</w:delText>
        </w:r>
      </w:del>
      <w:bookmarkEnd w:id="32"/>
      <w:ins w:id="34" w:author="Haddy Njie" w:date="2024-11-25T11:42:00Z" w16du:dateUtc="2024-11-25T11:42:00Z">
        <w:r w:rsidR="00DB5F63">
          <w:t>ACCIDENT</w:t>
        </w:r>
      </w:ins>
    </w:p>
    <w:p w14:paraId="3B1A9C2A" w14:textId="77777777" w:rsidR="00E64D6D" w:rsidRDefault="00E64D6D" w:rsidP="001A2D3A">
      <w:pPr>
        <w:jc w:val="both"/>
        <w:rPr>
          <w:rFonts w:ascii="Times New Roman" w:hAnsi="Times New Roman" w:cs="Times New Roman"/>
        </w:rPr>
      </w:pPr>
    </w:p>
    <w:p w14:paraId="010AA3B9" w14:textId="16A91F5B" w:rsidR="001A2D3A" w:rsidRPr="00377AF4" w:rsidRDefault="001A2D3A" w:rsidP="001A2D3A">
      <w:pPr>
        <w:jc w:val="both"/>
        <w:rPr>
          <w:rFonts w:ascii="Times New Roman" w:hAnsi="Times New Roman" w:cs="Times New Roman"/>
        </w:rPr>
      </w:pPr>
      <w:r w:rsidRPr="00377AF4">
        <w:rPr>
          <w:rFonts w:ascii="Times New Roman" w:hAnsi="Times New Roman" w:cs="Times New Roman"/>
        </w:rPr>
        <w:t xml:space="preserve">On October 9, 2024, a fatal </w:t>
      </w:r>
      <w:del w:id="35" w:author="Haddy Njie" w:date="2024-11-25T11:42:00Z" w16du:dateUtc="2024-11-25T11:42:00Z">
        <w:r w:rsidRPr="00377AF4" w:rsidDel="00DB5F63">
          <w:rPr>
            <w:rFonts w:ascii="Times New Roman" w:hAnsi="Times New Roman" w:cs="Times New Roman"/>
          </w:rPr>
          <w:delText>incident</w:delText>
        </w:r>
      </w:del>
      <w:ins w:id="36" w:author="Haddy Njie" w:date="2024-11-25T11:42:00Z" w16du:dateUtc="2024-11-25T11:42:00Z">
        <w:r w:rsidR="00DB5F63">
          <w:rPr>
            <w:rFonts w:ascii="Times New Roman" w:hAnsi="Times New Roman" w:cs="Times New Roman"/>
          </w:rPr>
          <w:t>accident</w:t>
        </w:r>
      </w:ins>
      <w:r w:rsidRPr="00377AF4">
        <w:rPr>
          <w:rFonts w:ascii="Times New Roman" w:hAnsi="Times New Roman" w:cs="Times New Roman"/>
        </w:rPr>
        <w:t xml:space="preserve"> occurred at Kerr Galo village in SOMA Feeder-1 involving employees of B.K.E., a </w:t>
      </w:r>
      <w:ins w:id="37" w:author="Haddy Njie" w:date="2024-11-25T10:43:00Z" w16du:dateUtc="2024-11-25T10:43:00Z">
        <w:r w:rsidR="0028724B">
          <w:rPr>
            <w:rFonts w:ascii="Times New Roman" w:hAnsi="Times New Roman" w:cs="Times New Roman"/>
          </w:rPr>
          <w:t xml:space="preserve">team </w:t>
        </w:r>
      </w:ins>
      <w:del w:id="38" w:author="Haddy Njie" w:date="2024-11-25T10:43:00Z" w16du:dateUtc="2024-11-25T10:43:00Z">
        <w:r w:rsidRPr="00377AF4" w:rsidDel="0028724B">
          <w:rPr>
            <w:rFonts w:ascii="Times New Roman" w:hAnsi="Times New Roman" w:cs="Times New Roman"/>
          </w:rPr>
          <w:delText>subcontractor</w:delText>
        </w:r>
      </w:del>
      <w:r w:rsidRPr="00377AF4">
        <w:rPr>
          <w:rFonts w:ascii="Times New Roman" w:hAnsi="Times New Roman" w:cs="Times New Roman"/>
        </w:rPr>
        <w:t xml:space="preserve"> working</w:t>
      </w:r>
      <w:ins w:id="39" w:author="Haddy Njie" w:date="2024-11-25T10:43:00Z" w16du:dateUtc="2024-11-25T10:43:00Z">
        <w:r w:rsidR="00A22F0D">
          <w:rPr>
            <w:rFonts w:ascii="Times New Roman" w:hAnsi="Times New Roman" w:cs="Times New Roman"/>
          </w:rPr>
          <w:t xml:space="preserve"> under KEI.</w:t>
        </w:r>
      </w:ins>
      <w:del w:id="40" w:author="Haddy Njie" w:date="2024-11-25T10:43:00Z" w16du:dateUtc="2024-11-25T10:43:00Z">
        <w:r w:rsidRPr="00377AF4" w:rsidDel="00A22F0D">
          <w:rPr>
            <w:rFonts w:ascii="Times New Roman" w:hAnsi="Times New Roman" w:cs="Times New Roman"/>
          </w:rPr>
          <w:delText xml:space="preserve"> on the ECOWAS Regional Electricity Access Project.</w:delText>
        </w:r>
      </w:del>
      <w:r w:rsidRPr="00377AF4">
        <w:rPr>
          <w:rFonts w:ascii="Times New Roman" w:hAnsi="Times New Roman" w:cs="Times New Roman"/>
        </w:rPr>
        <w:t xml:space="preserve"> The tragic event resulted in the electrocution of seven workers and injuries to two others while erecting poles near a live medium-voltage (MV) line without proper safety protocols being followed.</w:t>
      </w:r>
    </w:p>
    <w:p w14:paraId="1037A33D" w14:textId="266A7431" w:rsidR="001A2D3A" w:rsidRPr="00377AF4" w:rsidRDefault="001A2D3A" w:rsidP="001A2D3A">
      <w:pPr>
        <w:jc w:val="both"/>
        <w:rPr>
          <w:rFonts w:ascii="Times New Roman" w:hAnsi="Times New Roman" w:cs="Times New Roman"/>
        </w:rPr>
      </w:pPr>
      <w:r w:rsidRPr="00377AF4">
        <w:rPr>
          <w:rFonts w:ascii="Times New Roman" w:hAnsi="Times New Roman" w:cs="Times New Roman"/>
        </w:rPr>
        <w:t xml:space="preserve">The </w:t>
      </w:r>
      <w:del w:id="41" w:author="Haddy Njie" w:date="2024-11-25T11:42:00Z" w16du:dateUtc="2024-11-25T11:42:00Z">
        <w:r w:rsidRPr="00377AF4" w:rsidDel="00DB5F63">
          <w:rPr>
            <w:rFonts w:ascii="Times New Roman" w:hAnsi="Times New Roman" w:cs="Times New Roman"/>
          </w:rPr>
          <w:delText>incident</w:delText>
        </w:r>
      </w:del>
      <w:ins w:id="42" w:author="Haddy Njie" w:date="2024-11-25T11:42:00Z" w16du:dateUtc="2024-11-25T11:42:00Z">
        <w:r w:rsidR="00DB5F63">
          <w:rPr>
            <w:rFonts w:ascii="Times New Roman" w:hAnsi="Times New Roman" w:cs="Times New Roman"/>
          </w:rPr>
          <w:t>accident</w:t>
        </w:r>
      </w:ins>
      <w:r w:rsidRPr="00377AF4">
        <w:rPr>
          <w:rFonts w:ascii="Times New Roman" w:hAnsi="Times New Roman" w:cs="Times New Roman"/>
        </w:rPr>
        <w:t xml:space="preserve"> took place between 4:30 p.m. and 5:00 </w:t>
      </w:r>
      <w:proofErr w:type="gramStart"/>
      <w:r w:rsidRPr="00377AF4">
        <w:rPr>
          <w:rFonts w:ascii="Times New Roman" w:hAnsi="Times New Roman" w:cs="Times New Roman"/>
        </w:rPr>
        <w:t>p.m..</w:t>
      </w:r>
      <w:proofErr w:type="gramEnd"/>
      <w:r w:rsidRPr="00377AF4">
        <w:rPr>
          <w:rFonts w:ascii="Times New Roman" w:hAnsi="Times New Roman" w:cs="Times New Roman"/>
        </w:rPr>
        <w:t xml:space="preserve"> According to the Joint Measurement Certificate (JMC)</w:t>
      </w:r>
      <w:ins w:id="43" w:author="Haddy Njie" w:date="2024-11-25T10:45:00Z" w16du:dateUtc="2024-11-25T10:45:00Z">
        <w:r w:rsidR="00312462">
          <w:rPr>
            <w:rFonts w:ascii="Times New Roman" w:hAnsi="Times New Roman" w:cs="Times New Roman"/>
          </w:rPr>
          <w:t xml:space="preserve"> conducted on 8 October 2024,</w:t>
        </w:r>
      </w:ins>
      <w:del w:id="44" w:author="Haddy Njie" w:date="2024-11-25T10:45:00Z" w16du:dateUtc="2024-11-25T10:45:00Z">
        <w:r w:rsidRPr="00377AF4" w:rsidDel="00312462">
          <w:rPr>
            <w:rFonts w:ascii="Times New Roman" w:hAnsi="Times New Roman" w:cs="Times New Roman"/>
          </w:rPr>
          <w:delText>,</w:delText>
        </w:r>
      </w:del>
      <w:r w:rsidRPr="00377AF4">
        <w:rPr>
          <w:rFonts w:ascii="Times New Roman" w:hAnsi="Times New Roman" w:cs="Times New Roman"/>
        </w:rPr>
        <w:t xml:space="preserve"> the activities for this section were completed and </w:t>
      </w:r>
      <w:proofErr w:type="gramStart"/>
      <w:r w:rsidRPr="00377AF4">
        <w:rPr>
          <w:rFonts w:ascii="Times New Roman" w:hAnsi="Times New Roman" w:cs="Times New Roman"/>
        </w:rPr>
        <w:t>closed</w:t>
      </w:r>
      <w:ins w:id="45" w:author="Haddy Njie" w:date="2024-11-25T10:45:00Z" w16du:dateUtc="2024-11-25T10:45:00Z">
        <w:r w:rsidR="0071757A">
          <w:rPr>
            <w:rFonts w:ascii="Times New Roman" w:hAnsi="Times New Roman" w:cs="Times New Roman"/>
          </w:rPr>
          <w:t xml:space="preserve"> </w:t>
        </w:r>
      </w:ins>
      <w:r w:rsidRPr="00377AF4">
        <w:rPr>
          <w:rFonts w:ascii="Times New Roman" w:hAnsi="Times New Roman" w:cs="Times New Roman"/>
        </w:rPr>
        <w:t xml:space="preserve"> prior</w:t>
      </w:r>
      <w:proofErr w:type="gramEnd"/>
      <w:r w:rsidRPr="00377AF4">
        <w:rPr>
          <w:rFonts w:ascii="Times New Roman" w:hAnsi="Times New Roman" w:cs="Times New Roman"/>
        </w:rPr>
        <w:t xml:space="preserve"> to the </w:t>
      </w:r>
      <w:del w:id="46" w:author="Haddy Njie" w:date="2024-11-25T11:42:00Z" w16du:dateUtc="2024-11-25T11:42:00Z">
        <w:r w:rsidRPr="00377AF4" w:rsidDel="00DB5F63">
          <w:rPr>
            <w:rFonts w:ascii="Times New Roman" w:hAnsi="Times New Roman" w:cs="Times New Roman"/>
          </w:rPr>
          <w:delText>incident</w:delText>
        </w:r>
      </w:del>
      <w:ins w:id="47" w:author="Haddy Njie" w:date="2024-11-25T11:42:00Z" w16du:dateUtc="2024-11-25T11:42:00Z">
        <w:r w:rsidR="00DB5F63">
          <w:rPr>
            <w:rFonts w:ascii="Times New Roman" w:hAnsi="Times New Roman" w:cs="Times New Roman"/>
          </w:rPr>
          <w:t>accident</w:t>
        </w:r>
      </w:ins>
      <w:ins w:id="48" w:author="Haddy Njie" w:date="2024-11-25T10:45:00Z" w16du:dateUtc="2024-11-25T10:45:00Z">
        <w:r w:rsidR="00312462">
          <w:rPr>
            <w:rFonts w:ascii="Times New Roman" w:hAnsi="Times New Roman" w:cs="Times New Roman"/>
          </w:rPr>
          <w:t xml:space="preserve">. </w:t>
        </w:r>
      </w:ins>
      <w:del w:id="49" w:author="Haddy Njie" w:date="2024-11-25T10:45:00Z" w16du:dateUtc="2024-11-25T10:45:00Z">
        <w:r w:rsidRPr="00377AF4" w:rsidDel="00312462">
          <w:rPr>
            <w:rFonts w:ascii="Times New Roman" w:hAnsi="Times New Roman" w:cs="Times New Roman"/>
          </w:rPr>
          <w:delText>,</w:delText>
        </w:r>
      </w:del>
      <w:r w:rsidRPr="00377AF4">
        <w:rPr>
          <w:rFonts w:ascii="Times New Roman" w:hAnsi="Times New Roman" w:cs="Times New Roman"/>
        </w:rPr>
        <w:t xml:space="preserve"> </w:t>
      </w:r>
      <w:ins w:id="50" w:author="Haddy Njie" w:date="2024-11-25T10:46:00Z" w16du:dateUtc="2024-11-25T10:46:00Z">
        <w:r w:rsidR="0008007E">
          <w:rPr>
            <w:rFonts w:ascii="Times New Roman" w:hAnsi="Times New Roman" w:cs="Times New Roman"/>
          </w:rPr>
          <w:t>Hence,</w:t>
        </w:r>
      </w:ins>
      <w:del w:id="51" w:author="Haddy Njie" w:date="2024-11-25T10:46:00Z" w16du:dateUtc="2024-11-25T10:46:00Z">
        <w:r w:rsidRPr="00377AF4" w:rsidDel="0008007E">
          <w:rPr>
            <w:rFonts w:ascii="Times New Roman" w:hAnsi="Times New Roman" w:cs="Times New Roman"/>
          </w:rPr>
          <w:delText>and</w:delText>
        </w:r>
      </w:del>
      <w:r w:rsidRPr="00377AF4">
        <w:rPr>
          <w:rFonts w:ascii="Times New Roman" w:hAnsi="Times New Roman" w:cs="Times New Roman"/>
        </w:rPr>
        <w:t xml:space="preserve"> the site was inactive at the time. Standard procedures require scheduled work areas</w:t>
      </w:r>
      <w:ins w:id="52" w:author="Haddy Njie" w:date="2024-11-25T10:46:00Z" w16du:dateUtc="2024-11-25T10:46:00Z">
        <w:r w:rsidR="0008007E">
          <w:rPr>
            <w:rFonts w:ascii="Times New Roman" w:hAnsi="Times New Roman" w:cs="Times New Roman"/>
          </w:rPr>
          <w:t xml:space="preserve"> for shut down </w:t>
        </w:r>
      </w:ins>
      <w:del w:id="53" w:author="Haddy Njie" w:date="2024-11-25T10:46:00Z" w16du:dateUtc="2024-11-25T10:46:00Z">
        <w:r w:rsidRPr="00377AF4" w:rsidDel="0008007E">
          <w:rPr>
            <w:rFonts w:ascii="Times New Roman" w:hAnsi="Times New Roman" w:cs="Times New Roman"/>
          </w:rPr>
          <w:delText xml:space="preserve"> </w:delText>
        </w:r>
      </w:del>
      <w:r w:rsidRPr="00377AF4">
        <w:rPr>
          <w:rFonts w:ascii="Times New Roman" w:hAnsi="Times New Roman" w:cs="Times New Roman"/>
        </w:rPr>
        <w:t xml:space="preserve">to be notified through the Owner’s Engineer </w:t>
      </w:r>
      <w:ins w:id="54" w:author="Haddy Njie" w:date="2024-11-25T10:46:00Z" w16du:dateUtc="2024-11-25T10:46:00Z">
        <w:r w:rsidR="005B3880">
          <w:rPr>
            <w:rFonts w:ascii="Times New Roman" w:hAnsi="Times New Roman" w:cs="Times New Roman"/>
          </w:rPr>
          <w:t xml:space="preserve">and </w:t>
        </w:r>
      </w:ins>
      <w:del w:id="55" w:author="Haddy Njie" w:date="2024-11-25T10:46:00Z" w16du:dateUtc="2024-11-25T10:46:00Z">
        <w:r w:rsidRPr="00377AF4" w:rsidDel="005B3880">
          <w:rPr>
            <w:rFonts w:ascii="Times New Roman" w:hAnsi="Times New Roman" w:cs="Times New Roman"/>
          </w:rPr>
          <w:delText>to</w:delText>
        </w:r>
      </w:del>
      <w:r w:rsidRPr="00377AF4">
        <w:rPr>
          <w:rFonts w:ascii="Times New Roman" w:hAnsi="Times New Roman" w:cs="Times New Roman"/>
        </w:rPr>
        <w:t xml:space="preserve"> </w:t>
      </w:r>
      <w:proofErr w:type="spellStart"/>
      <w:r w:rsidRPr="00377AF4">
        <w:rPr>
          <w:rFonts w:ascii="Times New Roman" w:hAnsi="Times New Roman" w:cs="Times New Roman"/>
        </w:rPr>
        <w:t>NAWEC’s</w:t>
      </w:r>
      <w:proofErr w:type="spellEnd"/>
      <w:r w:rsidRPr="00377AF4">
        <w:rPr>
          <w:rFonts w:ascii="Times New Roman" w:hAnsi="Times New Roman" w:cs="Times New Roman"/>
        </w:rPr>
        <w:t xml:space="preserve"> Transmission &amp; Distribution department, coordinated by the </w:t>
      </w:r>
      <w:ins w:id="56" w:author="Haddy Njie" w:date="2024-11-25T10:47:00Z" w16du:dateUtc="2024-11-25T10:47:00Z">
        <w:r w:rsidR="005B3880">
          <w:rPr>
            <w:rFonts w:ascii="Times New Roman" w:hAnsi="Times New Roman" w:cs="Times New Roman"/>
          </w:rPr>
          <w:t xml:space="preserve"> Senior </w:t>
        </w:r>
      </w:ins>
      <w:r w:rsidRPr="00377AF4">
        <w:rPr>
          <w:rFonts w:ascii="Times New Roman" w:hAnsi="Times New Roman" w:cs="Times New Roman"/>
        </w:rPr>
        <w:t xml:space="preserve">Regional </w:t>
      </w:r>
      <w:ins w:id="57" w:author="Haddy Njie" w:date="2024-11-25T10:47:00Z" w16du:dateUtc="2024-11-25T10:47:00Z">
        <w:r w:rsidR="00E139AA">
          <w:rPr>
            <w:rFonts w:ascii="Times New Roman" w:hAnsi="Times New Roman" w:cs="Times New Roman"/>
          </w:rPr>
          <w:t xml:space="preserve">Rural Operations </w:t>
        </w:r>
      </w:ins>
      <w:del w:id="58" w:author="Haddy Njie" w:date="2024-11-25T10:47:00Z" w16du:dateUtc="2024-11-25T10:47:00Z">
        <w:r w:rsidRPr="00377AF4" w:rsidDel="00E139AA">
          <w:rPr>
            <w:rFonts w:ascii="Times New Roman" w:hAnsi="Times New Roman" w:cs="Times New Roman"/>
          </w:rPr>
          <w:delText>Electricity</w:delText>
        </w:r>
      </w:del>
      <w:r w:rsidRPr="00377AF4">
        <w:rPr>
          <w:rFonts w:ascii="Times New Roman" w:hAnsi="Times New Roman" w:cs="Times New Roman"/>
        </w:rPr>
        <w:t xml:space="preserve"> Manager, to deactivate live circuits</w:t>
      </w:r>
      <w:del w:id="59" w:author="Haddy Njie" w:date="2024-11-25T10:51:00Z" w16du:dateUtc="2024-11-25T10:51:00Z">
        <w:r w:rsidRPr="00377AF4" w:rsidDel="00221980">
          <w:rPr>
            <w:rFonts w:ascii="Times New Roman" w:hAnsi="Times New Roman" w:cs="Times New Roman"/>
          </w:rPr>
          <w:delText xml:space="preserve">. However, as this area was not included in </w:delText>
        </w:r>
        <w:r w:rsidRPr="00377AF4" w:rsidDel="00221980">
          <w:rPr>
            <w:rFonts w:ascii="Times New Roman" w:hAnsi="Times New Roman" w:cs="Times New Roman"/>
          </w:rPr>
          <w:lastRenderedPageBreak/>
          <w:delText>the weekly work plan</w:delText>
        </w:r>
      </w:del>
      <w:del w:id="60" w:author="Haddy Njie" w:date="2024-11-25T10:48:00Z" w16du:dateUtc="2024-11-25T10:48:00Z">
        <w:r w:rsidRPr="00377AF4" w:rsidDel="0028698C">
          <w:rPr>
            <w:rFonts w:ascii="Times New Roman" w:hAnsi="Times New Roman" w:cs="Times New Roman"/>
          </w:rPr>
          <w:delText>,</w:delText>
        </w:r>
      </w:del>
      <w:del w:id="61" w:author="Haddy Njie" w:date="2024-11-25T10:51:00Z" w16du:dateUtc="2024-11-25T10:51:00Z">
        <w:r w:rsidRPr="00377AF4" w:rsidDel="00221980">
          <w:rPr>
            <w:rFonts w:ascii="Times New Roman" w:hAnsi="Times New Roman" w:cs="Times New Roman"/>
          </w:rPr>
          <w:delText xml:space="preserve"> the necessary shutdown request was not made, and the project’s Safeguard Team was not present at the </w:delText>
        </w:r>
        <w:commentRangeStart w:id="62"/>
        <w:r w:rsidRPr="00377AF4" w:rsidDel="00221980">
          <w:rPr>
            <w:rFonts w:ascii="Times New Roman" w:hAnsi="Times New Roman" w:cs="Times New Roman"/>
          </w:rPr>
          <w:delText>location</w:delText>
        </w:r>
      </w:del>
      <w:commentRangeEnd w:id="62"/>
      <w:r w:rsidR="00D42B09">
        <w:rPr>
          <w:rStyle w:val="CommentReference"/>
        </w:rPr>
        <w:commentReference w:id="62"/>
      </w:r>
      <w:del w:id="63" w:author="Haddy Njie" w:date="2024-11-25T10:51:00Z" w16du:dateUtc="2024-11-25T10:51:00Z">
        <w:r w:rsidRPr="00377AF4" w:rsidDel="00221980">
          <w:rPr>
            <w:rFonts w:ascii="Times New Roman" w:hAnsi="Times New Roman" w:cs="Times New Roman"/>
          </w:rPr>
          <w:delText>.</w:delText>
        </w:r>
      </w:del>
    </w:p>
    <w:p w14:paraId="67D5FBCB" w14:textId="7DE9AC00" w:rsidR="000D1187" w:rsidRDefault="001A2D3A" w:rsidP="00D01B75">
      <w:pPr>
        <w:jc w:val="both"/>
        <w:rPr>
          <w:ins w:id="64" w:author="Haddy Njie" w:date="2024-11-25T11:10:00Z" w16du:dateUtc="2024-11-25T11:10:00Z"/>
          <w:rFonts w:ascii="Times New Roman" w:hAnsi="Times New Roman" w:cs="Times New Roman"/>
        </w:rPr>
      </w:pPr>
      <w:r w:rsidRPr="00377AF4">
        <w:rPr>
          <w:rFonts w:ascii="Times New Roman" w:hAnsi="Times New Roman" w:cs="Times New Roman"/>
        </w:rPr>
        <w:t xml:space="preserve">The accident occurred while the team was erecting the last pole, which was </w:t>
      </w:r>
      <w:ins w:id="65" w:author="Haddy Njie" w:date="2024-11-25T10:53:00Z" w16du:dateUtc="2024-11-25T10:53:00Z">
        <w:r w:rsidR="007E4B70">
          <w:rPr>
            <w:rFonts w:ascii="Times New Roman" w:hAnsi="Times New Roman" w:cs="Times New Roman"/>
          </w:rPr>
          <w:t>9m</w:t>
        </w:r>
        <w:r w:rsidR="005030C5">
          <w:rPr>
            <w:rFonts w:ascii="Times New Roman" w:hAnsi="Times New Roman" w:cs="Times New Roman"/>
          </w:rPr>
          <w:t>/</w:t>
        </w:r>
        <w:r w:rsidR="007E4B70">
          <w:rPr>
            <w:rFonts w:ascii="Times New Roman" w:hAnsi="Times New Roman" w:cs="Times New Roman"/>
          </w:rPr>
          <w:t>600</w:t>
        </w:r>
        <w:r w:rsidR="005030C5">
          <w:rPr>
            <w:rFonts w:ascii="Times New Roman" w:hAnsi="Times New Roman" w:cs="Times New Roman"/>
          </w:rPr>
          <w:t>daN</w:t>
        </w:r>
      </w:ins>
      <w:del w:id="66" w:author="Haddy Njie" w:date="2024-11-25T10:53:00Z" w16du:dateUtc="2024-11-25T10:53:00Z">
        <w:r w:rsidRPr="00377AF4" w:rsidDel="007E4B70">
          <w:rPr>
            <w:rFonts w:ascii="Times New Roman" w:hAnsi="Times New Roman" w:cs="Times New Roman"/>
          </w:rPr>
          <w:delText>nine meters</w:delText>
        </w:r>
      </w:del>
      <w:r w:rsidRPr="00377AF4">
        <w:rPr>
          <w:rFonts w:ascii="Times New Roman" w:hAnsi="Times New Roman" w:cs="Times New Roman"/>
        </w:rPr>
        <w:t xml:space="preserve"> </w:t>
      </w:r>
      <w:del w:id="67" w:author="Haddy Njie" w:date="2024-11-25T10:54:00Z" w16du:dateUtc="2024-11-25T10:54:00Z">
        <w:r w:rsidRPr="00377AF4" w:rsidDel="000E5E67">
          <w:rPr>
            <w:rFonts w:ascii="Times New Roman" w:hAnsi="Times New Roman" w:cs="Times New Roman"/>
          </w:rPr>
          <w:delText>tall.</w:delText>
        </w:r>
      </w:del>
      <w:r w:rsidRPr="00377AF4">
        <w:rPr>
          <w:rFonts w:ascii="Times New Roman" w:hAnsi="Times New Roman" w:cs="Times New Roman"/>
        </w:rPr>
        <w:t xml:space="preserve"> </w:t>
      </w:r>
      <w:ins w:id="68" w:author="Haddy Njie" w:date="2024-11-25T10:57:00Z" w16du:dateUtc="2024-11-25T10:57:00Z">
        <w:r w:rsidR="008E44FE">
          <w:rPr>
            <w:rFonts w:ascii="Times New Roman" w:hAnsi="Times New Roman" w:cs="Times New Roman"/>
          </w:rPr>
          <w:t>“</w:t>
        </w:r>
      </w:ins>
      <w:ins w:id="69" w:author="Haddy Njie" w:date="2024-11-25T10:55:00Z" w16du:dateUtc="2024-11-25T10:55:00Z">
        <w:r w:rsidR="00C75634">
          <w:rPr>
            <w:rFonts w:ascii="Times New Roman" w:hAnsi="Times New Roman" w:cs="Times New Roman"/>
          </w:rPr>
          <w:t>Accordin</w:t>
        </w:r>
      </w:ins>
      <w:ins w:id="70" w:author="Haddy Njie" w:date="2024-11-25T10:56:00Z" w16du:dateUtc="2024-11-25T10:56:00Z">
        <w:r w:rsidR="00C75634">
          <w:rPr>
            <w:rFonts w:ascii="Times New Roman" w:hAnsi="Times New Roman" w:cs="Times New Roman"/>
          </w:rPr>
          <w:t>g to the narrations from</w:t>
        </w:r>
        <w:r w:rsidR="00D32FEB">
          <w:rPr>
            <w:rFonts w:ascii="Times New Roman" w:hAnsi="Times New Roman" w:cs="Times New Roman"/>
          </w:rPr>
          <w:t xml:space="preserve"> Survivors,</w:t>
        </w:r>
      </w:ins>
      <w:del w:id="71" w:author="Haddy Njie" w:date="2024-11-25T10:56:00Z" w16du:dateUtc="2024-11-25T10:56:00Z">
        <w:r w:rsidRPr="00377AF4" w:rsidDel="00D32FEB">
          <w:rPr>
            <w:rFonts w:ascii="Times New Roman" w:hAnsi="Times New Roman" w:cs="Times New Roman"/>
          </w:rPr>
          <w:delText>Although</w:delText>
        </w:r>
      </w:del>
      <w:r w:rsidRPr="00377AF4">
        <w:rPr>
          <w:rFonts w:ascii="Times New Roman" w:hAnsi="Times New Roman" w:cs="Times New Roman"/>
        </w:rPr>
        <w:t xml:space="preserve"> there was</w:t>
      </w:r>
      <w:ins w:id="72" w:author="Haddy Njie" w:date="2024-11-25T10:55:00Z" w16du:dateUtc="2024-11-25T10:55:00Z">
        <w:r w:rsidR="008A1E19">
          <w:rPr>
            <w:rFonts w:ascii="Times New Roman" w:hAnsi="Times New Roman" w:cs="Times New Roman"/>
          </w:rPr>
          <w:t xml:space="preserve"> an</w:t>
        </w:r>
      </w:ins>
      <w:r w:rsidRPr="00377AF4">
        <w:rPr>
          <w:rFonts w:ascii="Times New Roman" w:hAnsi="Times New Roman" w:cs="Times New Roman"/>
        </w:rPr>
        <w:t xml:space="preserve"> internal debate among the</w:t>
      </w:r>
      <w:ins w:id="73" w:author="Haddy Njie" w:date="2024-11-25T10:56:00Z" w16du:dateUtc="2024-11-25T10:56:00Z">
        <w:r w:rsidR="00D32FEB">
          <w:rPr>
            <w:rFonts w:ascii="Times New Roman" w:hAnsi="Times New Roman" w:cs="Times New Roman"/>
          </w:rPr>
          <w:t>mselves</w:t>
        </w:r>
      </w:ins>
      <w:del w:id="74" w:author="Haddy Njie" w:date="2024-11-25T10:56:00Z" w16du:dateUtc="2024-11-25T10:56:00Z">
        <w:r w:rsidRPr="00377AF4" w:rsidDel="00D32FEB">
          <w:rPr>
            <w:rFonts w:ascii="Times New Roman" w:hAnsi="Times New Roman" w:cs="Times New Roman"/>
          </w:rPr>
          <w:delText xml:space="preserve"> workers</w:delText>
        </w:r>
      </w:del>
      <w:r w:rsidRPr="00377AF4">
        <w:rPr>
          <w:rFonts w:ascii="Times New Roman" w:hAnsi="Times New Roman" w:cs="Times New Roman"/>
        </w:rPr>
        <w:t xml:space="preserve"> regarding whether to proceed with this </w:t>
      </w:r>
      <w:proofErr w:type="spellStart"/>
      <w:r w:rsidRPr="00377AF4">
        <w:rPr>
          <w:rFonts w:ascii="Times New Roman" w:hAnsi="Times New Roman" w:cs="Times New Roman"/>
        </w:rPr>
        <w:t>task,</w:t>
      </w:r>
      <w:del w:id="75" w:author="Haddy Njie" w:date="2024-11-25T10:56:00Z" w16du:dateUtc="2024-11-25T10:56:00Z">
        <w:r w:rsidRPr="00377AF4" w:rsidDel="00D32FEB">
          <w:rPr>
            <w:rFonts w:ascii="Times New Roman" w:hAnsi="Times New Roman" w:cs="Times New Roman"/>
          </w:rPr>
          <w:delText xml:space="preserve"> </w:delText>
        </w:r>
      </w:del>
      <w:ins w:id="76" w:author="Haddy Njie" w:date="2024-11-25T10:56:00Z" w16du:dateUtc="2024-11-25T10:56:00Z">
        <w:r w:rsidR="00D32FEB">
          <w:rPr>
            <w:rFonts w:ascii="Times New Roman" w:hAnsi="Times New Roman" w:cs="Times New Roman"/>
          </w:rPr>
          <w:t>and</w:t>
        </w:r>
        <w:proofErr w:type="spellEnd"/>
        <w:r w:rsidR="00D32FEB">
          <w:rPr>
            <w:rFonts w:ascii="Times New Roman" w:hAnsi="Times New Roman" w:cs="Times New Roman"/>
          </w:rPr>
          <w:t xml:space="preserve"> </w:t>
        </w:r>
      </w:ins>
      <w:del w:id="77" w:author="Haddy Njie" w:date="2024-11-25T10:56:00Z" w16du:dateUtc="2024-11-25T10:56:00Z">
        <w:r w:rsidRPr="00377AF4" w:rsidDel="00D32FEB">
          <w:rPr>
            <w:rFonts w:ascii="Times New Roman" w:hAnsi="Times New Roman" w:cs="Times New Roman"/>
          </w:rPr>
          <w:delText>the team</w:delText>
        </w:r>
      </w:del>
      <w:r w:rsidRPr="00377AF4">
        <w:rPr>
          <w:rFonts w:ascii="Times New Roman" w:hAnsi="Times New Roman" w:cs="Times New Roman"/>
        </w:rPr>
        <w:t xml:space="preserve"> ultimately decided to erect the pole. </w:t>
      </w:r>
      <w:del w:id="78" w:author="Haddy Njie" w:date="2024-11-25T10:59:00Z" w16du:dateUtc="2024-11-25T10:59:00Z">
        <w:r w:rsidRPr="00377AF4" w:rsidDel="006426E4">
          <w:rPr>
            <w:rFonts w:ascii="Times New Roman" w:hAnsi="Times New Roman" w:cs="Times New Roman"/>
          </w:rPr>
          <w:delText>As it was</w:delText>
        </w:r>
      </w:del>
      <w:ins w:id="79" w:author="Haddy Njie" w:date="2024-11-25T10:56:00Z" w16du:dateUtc="2024-11-25T10:56:00Z">
        <w:r w:rsidR="00182FA3">
          <w:rPr>
            <w:rFonts w:ascii="Times New Roman" w:hAnsi="Times New Roman" w:cs="Times New Roman"/>
          </w:rPr>
          <w:t xml:space="preserve"> </w:t>
        </w:r>
      </w:ins>
      <w:proofErr w:type="gramStart"/>
      <w:ins w:id="80" w:author="Haddy Njie" w:date="2024-11-25T10:59:00Z" w16du:dateUtc="2024-11-25T10:59:00Z">
        <w:r w:rsidR="006426E4">
          <w:rPr>
            <w:rFonts w:ascii="Times New Roman" w:hAnsi="Times New Roman" w:cs="Times New Roman"/>
          </w:rPr>
          <w:t>W</w:t>
        </w:r>
      </w:ins>
      <w:ins w:id="81" w:author="Haddy Njie" w:date="2024-11-25T10:56:00Z" w16du:dateUtc="2024-11-25T10:56:00Z">
        <w:r w:rsidR="00182FA3">
          <w:rPr>
            <w:rFonts w:ascii="Times New Roman" w:hAnsi="Times New Roman" w:cs="Times New Roman"/>
          </w:rPr>
          <w:t xml:space="preserve">hile </w:t>
        </w:r>
      </w:ins>
      <w:r w:rsidRPr="00377AF4">
        <w:rPr>
          <w:rFonts w:ascii="Times New Roman" w:hAnsi="Times New Roman" w:cs="Times New Roman"/>
        </w:rPr>
        <w:t xml:space="preserve"> </w:t>
      </w:r>
      <w:ins w:id="82" w:author="Haddy Njie" w:date="2024-11-25T10:59:00Z" w16du:dateUtc="2024-11-25T10:59:00Z">
        <w:r w:rsidR="008C6E6C">
          <w:rPr>
            <w:rFonts w:ascii="Times New Roman" w:hAnsi="Times New Roman" w:cs="Times New Roman"/>
          </w:rPr>
          <w:t>it</w:t>
        </w:r>
        <w:proofErr w:type="gramEnd"/>
        <w:r w:rsidR="008C6E6C">
          <w:rPr>
            <w:rFonts w:ascii="Times New Roman" w:hAnsi="Times New Roman" w:cs="Times New Roman"/>
          </w:rPr>
          <w:t xml:space="preserve"> was </w:t>
        </w:r>
      </w:ins>
      <w:r w:rsidRPr="00377AF4">
        <w:rPr>
          <w:rFonts w:ascii="Times New Roman" w:hAnsi="Times New Roman" w:cs="Times New Roman"/>
        </w:rPr>
        <w:t>being raised,</w:t>
      </w:r>
      <w:ins w:id="83" w:author="Haddy Njie" w:date="2024-11-25T10:57:00Z" w16du:dateUtc="2024-11-25T10:57:00Z">
        <w:r w:rsidR="00182FA3">
          <w:rPr>
            <w:rFonts w:ascii="Times New Roman" w:hAnsi="Times New Roman" w:cs="Times New Roman"/>
          </w:rPr>
          <w:t xml:space="preserve"> </w:t>
        </w:r>
      </w:ins>
      <w:del w:id="84" w:author="Haddy Njie" w:date="2024-11-25T10:59:00Z" w16du:dateUtc="2024-11-25T10:59:00Z">
        <w:r w:rsidRPr="00377AF4" w:rsidDel="008C6E6C">
          <w:rPr>
            <w:rFonts w:ascii="Times New Roman" w:hAnsi="Times New Roman" w:cs="Times New Roman"/>
          </w:rPr>
          <w:delText xml:space="preserve"> </w:delText>
        </w:r>
      </w:del>
      <w:r w:rsidRPr="00377AF4">
        <w:rPr>
          <w:rFonts w:ascii="Times New Roman" w:hAnsi="Times New Roman" w:cs="Times New Roman"/>
        </w:rPr>
        <w:t xml:space="preserve">it came into contact with the live MV line, causing an electric shock that resulted in the electrocution of seven </w:t>
      </w:r>
      <w:del w:id="85" w:author="Haddy Njie" w:date="2024-11-25T10:59:00Z" w16du:dateUtc="2024-11-25T10:59:00Z">
        <w:r w:rsidRPr="00377AF4" w:rsidDel="00975F11">
          <w:rPr>
            <w:rFonts w:ascii="Times New Roman" w:hAnsi="Times New Roman" w:cs="Times New Roman"/>
          </w:rPr>
          <w:delText>workers</w:delText>
        </w:r>
      </w:del>
      <w:ins w:id="86" w:author="Haddy Njie" w:date="2024-11-25T10:59:00Z" w16du:dateUtc="2024-11-25T10:59:00Z">
        <w:r w:rsidR="008C6E6C">
          <w:rPr>
            <w:rFonts w:ascii="Times New Roman" w:hAnsi="Times New Roman" w:cs="Times New Roman"/>
          </w:rPr>
          <w:t xml:space="preserve"> and injury of two</w:t>
        </w:r>
        <w:r w:rsidR="00975F11">
          <w:rPr>
            <w:rFonts w:ascii="Times New Roman" w:hAnsi="Times New Roman" w:cs="Times New Roman"/>
          </w:rPr>
          <w:t xml:space="preserve"> workers</w:t>
        </w:r>
      </w:ins>
      <w:r w:rsidRPr="00377AF4">
        <w:rPr>
          <w:rFonts w:ascii="Times New Roman" w:hAnsi="Times New Roman" w:cs="Times New Roman"/>
        </w:rPr>
        <w:t>.</w:t>
      </w:r>
      <w:ins w:id="87" w:author="Haddy Njie" w:date="2024-11-25T11:03:00Z" w16du:dateUtc="2024-11-25T11:03:00Z">
        <w:r w:rsidR="00D01B75" w:rsidRPr="00D01B75">
          <w:rPr>
            <w:rFonts w:ascii="Times New Roman" w:hAnsi="Times New Roman" w:cs="Times New Roman"/>
          </w:rPr>
          <w:t xml:space="preserve"> </w:t>
        </w:r>
      </w:ins>
      <w:moveToRangeStart w:id="88" w:author="Haddy Njie" w:date="2024-11-25T11:10:00Z" w:name="move183425442"/>
      <w:moveTo w:id="89" w:author="Haddy Njie" w:date="2024-11-25T11:10:00Z" w16du:dateUtc="2024-11-25T11:10:00Z">
        <w:del w:id="90" w:author="Haddy Njie" w:date="2024-11-25T11:10:00Z" w16du:dateUtc="2024-11-25T11:10:00Z">
          <w:r w:rsidR="000D1187" w:rsidRPr="00377AF4" w:rsidDel="000D1187">
            <w:rPr>
              <w:rFonts w:ascii="Times New Roman" w:hAnsi="Times New Roman" w:cs="Times New Roman"/>
            </w:rPr>
            <w:delText>Pap Touray</w:delText>
          </w:r>
        </w:del>
        <w:r w:rsidR="000D1187" w:rsidRPr="00377AF4">
          <w:rPr>
            <w:rFonts w:ascii="Times New Roman" w:hAnsi="Times New Roman" w:cs="Times New Roman"/>
          </w:rPr>
          <w:t xml:space="preserve"> </w:t>
        </w:r>
      </w:moveTo>
      <w:ins w:id="91" w:author="Haddy Njie" w:date="2024-11-25T11:10:00Z" w16du:dateUtc="2024-11-25T11:10:00Z">
        <w:r w:rsidR="000D1187">
          <w:rPr>
            <w:rFonts w:ascii="Times New Roman" w:hAnsi="Times New Roman" w:cs="Times New Roman"/>
          </w:rPr>
          <w:t>O</w:t>
        </w:r>
      </w:ins>
      <w:moveTo w:id="92" w:author="Haddy Njie" w:date="2024-11-25T11:10:00Z" w16du:dateUtc="2024-11-25T11:10:00Z">
        <w:del w:id="93" w:author="Haddy Njie" w:date="2024-11-25T11:10:00Z" w16du:dateUtc="2024-11-25T11:10:00Z">
          <w:r w:rsidR="000D1187" w:rsidRPr="00377AF4" w:rsidDel="000D1187">
            <w:rPr>
              <w:rFonts w:ascii="Times New Roman" w:hAnsi="Times New Roman" w:cs="Times New Roman"/>
            </w:rPr>
            <w:delText>o</w:delText>
          </w:r>
        </w:del>
        <w:r w:rsidR="000D1187" w:rsidRPr="00377AF4">
          <w:rPr>
            <w:rFonts w:ascii="Times New Roman" w:hAnsi="Times New Roman" w:cs="Times New Roman"/>
          </w:rPr>
          <w:t>ne of the survivors, sought help by traveling to the NAWEC substation in Essau to request an emergency shutdown of the line. The Essau operators immediately contacted the Soma Substation in the Lower River Region, which promptly deactivated the circuit to minimize further damage</w:t>
        </w:r>
      </w:moveTo>
      <w:moveToRangeEnd w:id="88"/>
      <w:ins w:id="94" w:author="Haddy Njie" w:date="2024-11-25T11:10:00Z" w16du:dateUtc="2024-11-25T11:10:00Z">
        <w:r w:rsidR="000D1187">
          <w:rPr>
            <w:rFonts w:ascii="Times New Roman" w:hAnsi="Times New Roman" w:cs="Times New Roman"/>
          </w:rPr>
          <w:t>.</w:t>
        </w:r>
      </w:ins>
      <w:ins w:id="95" w:author="Haddy Njie" w:date="2024-11-25T11:12:00Z" w16du:dateUtc="2024-11-25T11:12:00Z">
        <w:r w:rsidR="00944884" w:rsidRPr="00944884">
          <w:rPr>
            <w:rFonts w:ascii="Times New Roman" w:hAnsi="Times New Roman" w:cs="Times New Roman"/>
          </w:rPr>
          <w:t xml:space="preserve"> </w:t>
        </w:r>
        <w:r w:rsidR="00944884">
          <w:rPr>
            <w:rFonts w:ascii="Times New Roman" w:hAnsi="Times New Roman" w:cs="Times New Roman"/>
          </w:rPr>
          <w:t xml:space="preserve">The bodies of seven victims were evacuated to the Essau </w:t>
        </w:r>
      </w:ins>
      <w:ins w:id="96" w:author="Haddy Njie" w:date="2024-11-25T11:13:00Z" w16du:dateUtc="2024-11-25T11:13:00Z">
        <w:r w:rsidR="00944884">
          <w:rPr>
            <w:rFonts w:ascii="Times New Roman" w:hAnsi="Times New Roman" w:cs="Times New Roman"/>
          </w:rPr>
          <w:t>District</w:t>
        </w:r>
      </w:ins>
      <w:ins w:id="97" w:author="Haddy Njie" w:date="2024-11-25T11:12:00Z" w16du:dateUtc="2024-11-25T11:12:00Z">
        <w:r w:rsidR="00944884">
          <w:rPr>
            <w:rFonts w:ascii="Times New Roman" w:hAnsi="Times New Roman" w:cs="Times New Roman"/>
          </w:rPr>
          <w:t xml:space="preserve"> </w:t>
        </w:r>
      </w:ins>
      <w:ins w:id="98" w:author="Haddy Njie" w:date="2024-11-25T11:15:00Z" w16du:dateUtc="2024-11-25T11:15:00Z">
        <w:r w:rsidR="0038408C">
          <w:rPr>
            <w:rFonts w:ascii="Times New Roman" w:hAnsi="Times New Roman" w:cs="Times New Roman"/>
          </w:rPr>
          <w:t>Hospital by</w:t>
        </w:r>
      </w:ins>
      <w:ins w:id="99" w:author="Haddy Njie" w:date="2024-11-25T11:14:00Z" w16du:dateUtc="2024-11-25T11:14:00Z">
        <w:r w:rsidR="0038408C">
          <w:rPr>
            <w:rFonts w:ascii="Times New Roman" w:hAnsi="Times New Roman" w:cs="Times New Roman"/>
          </w:rPr>
          <w:t xml:space="preserve"> the Fire and Resue Services </w:t>
        </w:r>
      </w:ins>
      <w:ins w:id="100" w:author="Haddy Njie" w:date="2024-11-25T11:12:00Z" w16du:dateUtc="2024-11-25T11:12:00Z">
        <w:r w:rsidR="00944884">
          <w:rPr>
            <w:rFonts w:ascii="Times New Roman" w:hAnsi="Times New Roman" w:cs="Times New Roman"/>
          </w:rPr>
          <w:t>where they were confirmed d</w:t>
        </w:r>
      </w:ins>
      <w:ins w:id="101" w:author="Haddy Njie" w:date="2024-11-25T11:13:00Z" w16du:dateUtc="2024-11-25T11:13:00Z">
        <w:r w:rsidR="00944884">
          <w:rPr>
            <w:rFonts w:ascii="Times New Roman" w:hAnsi="Times New Roman" w:cs="Times New Roman"/>
          </w:rPr>
          <w:t xml:space="preserve">ead. </w:t>
        </w:r>
        <w:r w:rsidR="0038408C">
          <w:rPr>
            <w:rFonts w:ascii="Times New Roman" w:hAnsi="Times New Roman" w:cs="Times New Roman"/>
          </w:rPr>
          <w:t xml:space="preserve"> The Dead bodies were then transported to Banjul </w:t>
        </w:r>
      </w:ins>
      <w:ins w:id="102" w:author="Haddy Njie" w:date="2024-11-25T11:14:00Z" w16du:dateUtc="2024-11-25T11:14:00Z">
        <w:r w:rsidR="0038408C">
          <w:rPr>
            <w:rFonts w:ascii="Times New Roman" w:hAnsi="Times New Roman" w:cs="Times New Roman"/>
          </w:rPr>
          <w:t>Mortuary with</w:t>
        </w:r>
      </w:ins>
      <w:ins w:id="103" w:author="Haddy Njie" w:date="2024-11-25T11:13:00Z" w16du:dateUtc="2024-11-25T11:13:00Z">
        <w:r w:rsidR="0038408C">
          <w:rPr>
            <w:rFonts w:ascii="Times New Roman" w:hAnsi="Times New Roman" w:cs="Times New Roman"/>
          </w:rPr>
          <w:t xml:space="preserve"> t</w:t>
        </w:r>
      </w:ins>
      <w:ins w:id="104" w:author="Haddy Njie" w:date="2024-11-25T11:14:00Z" w16du:dateUtc="2024-11-25T11:14:00Z">
        <w:r w:rsidR="0038408C">
          <w:rPr>
            <w:rFonts w:ascii="Times New Roman" w:hAnsi="Times New Roman" w:cs="Times New Roman"/>
          </w:rPr>
          <w:t xml:space="preserve">he facilitations of </w:t>
        </w:r>
      </w:ins>
      <w:ins w:id="105" w:author="Haddy Njie" w:date="2024-11-25T11:15:00Z" w16du:dateUtc="2024-11-25T11:15:00Z">
        <w:r w:rsidR="00595499">
          <w:rPr>
            <w:rFonts w:ascii="Times New Roman" w:hAnsi="Times New Roman" w:cs="Times New Roman"/>
          </w:rPr>
          <w:t>the Gambia</w:t>
        </w:r>
        <w:r w:rsidR="0038408C">
          <w:rPr>
            <w:rFonts w:ascii="Times New Roman" w:hAnsi="Times New Roman" w:cs="Times New Roman"/>
          </w:rPr>
          <w:t xml:space="preserve"> </w:t>
        </w:r>
      </w:ins>
      <w:ins w:id="106" w:author="Haddy Njie" w:date="2024-11-25T11:14:00Z" w16du:dateUtc="2024-11-25T11:14:00Z">
        <w:r w:rsidR="0038408C">
          <w:rPr>
            <w:rFonts w:ascii="Times New Roman" w:hAnsi="Times New Roman" w:cs="Times New Roman"/>
          </w:rPr>
          <w:t>Police</w:t>
        </w:r>
      </w:ins>
      <w:ins w:id="107" w:author="Haddy Njie" w:date="2024-11-25T11:15:00Z" w16du:dateUtc="2024-11-25T11:15:00Z">
        <w:r w:rsidR="0038408C">
          <w:rPr>
            <w:rFonts w:ascii="Times New Roman" w:hAnsi="Times New Roman" w:cs="Times New Roman"/>
          </w:rPr>
          <w:t xml:space="preserve"> Force</w:t>
        </w:r>
      </w:ins>
      <w:ins w:id="108" w:author="Haddy Njie" w:date="2024-11-25T11:14:00Z" w16du:dateUtc="2024-11-25T11:14:00Z">
        <w:r w:rsidR="0038408C">
          <w:rPr>
            <w:rFonts w:ascii="Times New Roman" w:hAnsi="Times New Roman" w:cs="Times New Roman"/>
          </w:rPr>
          <w:t>.</w:t>
        </w:r>
      </w:ins>
    </w:p>
    <w:p w14:paraId="000BAC5B" w14:textId="2ED0193A" w:rsidR="00D01B75" w:rsidRPr="00742BBA" w:rsidDel="00D961F0" w:rsidRDefault="0038408C" w:rsidP="00D01B75">
      <w:pPr>
        <w:jc w:val="both"/>
        <w:rPr>
          <w:del w:id="109" w:author="Haddy Njie" w:date="2024-11-25T11:23:00Z" w16du:dateUtc="2024-11-25T11:23:00Z"/>
          <w:moveTo w:id="110" w:author="Haddy Njie" w:date="2024-11-25T11:03:00Z" w16du:dateUtc="2024-11-25T11:03:00Z"/>
          <w:rFonts w:ascii="Times New Roman" w:hAnsi="Times New Roman" w:cs="Times New Roman"/>
        </w:rPr>
      </w:pPr>
      <w:ins w:id="111" w:author="Haddy Njie" w:date="2024-11-25T11:15:00Z" w16du:dateUtc="2024-11-25T11:15:00Z">
        <w:r>
          <w:rPr>
            <w:rFonts w:ascii="Times New Roman" w:hAnsi="Times New Roman" w:cs="Times New Roman"/>
          </w:rPr>
          <w:t xml:space="preserve"> In Banjul, a</w:t>
        </w:r>
      </w:ins>
      <w:moveToRangeStart w:id="112" w:author="Haddy Njie" w:date="2024-11-25T11:03:00Z" w:name="move183425020"/>
      <w:moveTo w:id="113" w:author="Haddy Njie" w:date="2024-11-25T11:03:00Z" w16du:dateUtc="2024-11-25T11:03:00Z">
        <w:del w:id="114" w:author="Haddy Njie" w:date="2024-11-25T11:15:00Z" w16du:dateUtc="2024-11-25T11:15:00Z">
          <w:r w:rsidR="00D01B75" w:rsidRPr="00377AF4" w:rsidDel="0038408C">
            <w:rPr>
              <w:rFonts w:ascii="Times New Roman" w:hAnsi="Times New Roman" w:cs="Times New Roman"/>
            </w:rPr>
            <w:delText>A</w:delText>
          </w:r>
        </w:del>
        <w:r w:rsidR="00D01B75" w:rsidRPr="00377AF4">
          <w:rPr>
            <w:rFonts w:ascii="Times New Roman" w:hAnsi="Times New Roman" w:cs="Times New Roman"/>
          </w:rPr>
          <w:t>n autopsy</w:t>
        </w:r>
      </w:moveTo>
      <w:ins w:id="115" w:author="Haddy Njie" w:date="2024-11-25T11:15:00Z" w16du:dateUtc="2024-11-25T11:15:00Z">
        <w:r w:rsidR="00595499">
          <w:rPr>
            <w:rFonts w:ascii="Times New Roman" w:hAnsi="Times New Roman" w:cs="Times New Roman"/>
          </w:rPr>
          <w:t xml:space="preserve"> </w:t>
        </w:r>
        <w:r>
          <w:rPr>
            <w:rFonts w:ascii="Times New Roman" w:hAnsi="Times New Roman" w:cs="Times New Roman"/>
          </w:rPr>
          <w:t>was conducted on 10th October 2024</w:t>
        </w:r>
      </w:ins>
      <w:moveTo w:id="116" w:author="Haddy Njie" w:date="2024-11-25T11:03:00Z" w16du:dateUtc="2024-11-25T11:03:00Z">
        <w:r w:rsidR="00D01B75" w:rsidRPr="00377AF4">
          <w:rPr>
            <w:rFonts w:ascii="Times New Roman" w:hAnsi="Times New Roman" w:cs="Times New Roman"/>
          </w:rPr>
          <w:t xml:space="preserve">, coordinated with the Police Major Crime Unit and authorized by the Ministry of Justice, </w:t>
        </w:r>
        <w:del w:id="117" w:author="Haddy Njie" w:date="2024-11-25T11:15:00Z" w16du:dateUtc="2024-11-25T11:15:00Z">
          <w:r w:rsidR="00D01B75" w:rsidRPr="00377AF4" w:rsidDel="00595499">
            <w:rPr>
              <w:rFonts w:ascii="Times New Roman" w:hAnsi="Times New Roman" w:cs="Times New Roman"/>
            </w:rPr>
            <w:delText>was conducted</w:delText>
          </w:r>
        </w:del>
        <w:r w:rsidR="00D01B75" w:rsidRPr="00377AF4">
          <w:rPr>
            <w:rFonts w:ascii="Times New Roman" w:hAnsi="Times New Roman" w:cs="Times New Roman"/>
          </w:rPr>
          <w:t xml:space="preserve"> to ascertain the cause of </w:t>
        </w:r>
        <w:proofErr w:type="spellStart"/>
        <w:r w:rsidR="00D01B75" w:rsidRPr="00377AF4">
          <w:rPr>
            <w:rFonts w:ascii="Times New Roman" w:hAnsi="Times New Roman" w:cs="Times New Roman"/>
          </w:rPr>
          <w:t>death.</w:t>
        </w:r>
      </w:moveTo>
    </w:p>
    <w:moveToRangeEnd w:id="112"/>
    <w:p w14:paraId="417E0306" w14:textId="5ADFCB0A" w:rsidR="001A2D3A" w:rsidRDefault="001A2D3A" w:rsidP="001A2D3A">
      <w:pPr>
        <w:jc w:val="both"/>
        <w:rPr>
          <w:ins w:id="118" w:author="Haddy Njie" w:date="2024-11-25T11:23:00Z" w16du:dateUtc="2024-11-25T11:23:00Z"/>
          <w:rFonts w:ascii="Times New Roman" w:hAnsi="Times New Roman" w:cs="Times New Roman"/>
        </w:rPr>
      </w:pPr>
      <w:del w:id="119" w:author="Haddy Njie" w:date="2024-11-25T11:23:00Z" w16du:dateUtc="2024-11-25T11:23:00Z">
        <w:r w:rsidRPr="00377AF4" w:rsidDel="00D961F0">
          <w:rPr>
            <w:rFonts w:ascii="Times New Roman" w:hAnsi="Times New Roman" w:cs="Times New Roman"/>
          </w:rPr>
          <w:delText xml:space="preserve"> </w:delText>
        </w:r>
      </w:del>
      <w:r w:rsidRPr="00377AF4">
        <w:rPr>
          <w:rFonts w:ascii="Times New Roman" w:hAnsi="Times New Roman" w:cs="Times New Roman"/>
        </w:rPr>
        <w:t>The</w:t>
      </w:r>
      <w:proofErr w:type="spellEnd"/>
      <w:r w:rsidRPr="00377AF4">
        <w:rPr>
          <w:rFonts w:ascii="Times New Roman" w:hAnsi="Times New Roman" w:cs="Times New Roman"/>
        </w:rPr>
        <w:t xml:space="preserve"> immediate cause of death, as confirmed by medical reports, was electric or flame burn injuries from contact with the live high-tension line.</w:t>
      </w:r>
    </w:p>
    <w:p w14:paraId="7058FBA5" w14:textId="5A822B1C" w:rsidR="00D961F0" w:rsidRPr="00377AF4" w:rsidRDefault="00BF71ED" w:rsidP="001A2D3A">
      <w:pPr>
        <w:jc w:val="both"/>
        <w:rPr>
          <w:rFonts w:ascii="Times New Roman" w:hAnsi="Times New Roman" w:cs="Times New Roman"/>
        </w:rPr>
      </w:pPr>
      <w:ins w:id="120" w:author="Haddy Njie" w:date="2024-11-25T11:23:00Z" w16du:dateUtc="2024-11-25T11:23:00Z">
        <w:r>
          <w:rPr>
            <w:rFonts w:ascii="Times New Roman" w:hAnsi="Times New Roman" w:cs="Times New Roman"/>
          </w:rPr>
          <w:t xml:space="preserve"> Fol</w:t>
        </w:r>
      </w:ins>
      <w:ins w:id="121" w:author="Haddy Njie" w:date="2024-11-25T11:24:00Z" w16du:dateUtc="2024-11-25T11:24:00Z">
        <w:r>
          <w:rPr>
            <w:rFonts w:ascii="Times New Roman" w:hAnsi="Times New Roman" w:cs="Times New Roman"/>
          </w:rPr>
          <w:t>lowing   consultations with</w:t>
        </w:r>
      </w:ins>
      <w:ins w:id="122" w:author="Haddy Njie" w:date="2024-11-25T11:25:00Z" w16du:dateUtc="2024-11-25T11:25:00Z">
        <w:r w:rsidR="001D3282">
          <w:rPr>
            <w:rFonts w:ascii="Times New Roman" w:hAnsi="Times New Roman" w:cs="Times New Roman"/>
          </w:rPr>
          <w:t xml:space="preserve"> PIU,</w:t>
        </w:r>
      </w:ins>
      <w:ins w:id="123" w:author="Haddy Njie" w:date="2024-11-25T11:24:00Z" w16du:dateUtc="2024-11-25T11:24:00Z">
        <w:r>
          <w:rPr>
            <w:rFonts w:ascii="Times New Roman" w:hAnsi="Times New Roman" w:cs="Times New Roman"/>
          </w:rPr>
          <w:t xml:space="preserve"> NAWEC</w:t>
        </w:r>
      </w:ins>
      <w:ins w:id="124" w:author="Haddy Njie" w:date="2024-11-25T11:25:00Z" w16du:dateUtc="2024-11-25T11:25:00Z">
        <w:r w:rsidR="001D3282">
          <w:rPr>
            <w:rFonts w:ascii="Times New Roman" w:hAnsi="Times New Roman" w:cs="Times New Roman"/>
          </w:rPr>
          <w:t xml:space="preserve"> </w:t>
        </w:r>
      </w:ins>
      <w:ins w:id="125" w:author="Haddy Njie" w:date="2024-11-25T11:26:00Z" w16du:dateUtc="2024-11-25T11:26:00Z">
        <w:r w:rsidR="001D3282">
          <w:rPr>
            <w:rFonts w:ascii="Times New Roman" w:hAnsi="Times New Roman" w:cs="Times New Roman"/>
          </w:rPr>
          <w:t>Senior Management and Vi</w:t>
        </w:r>
        <w:r w:rsidR="007B2E2B">
          <w:rPr>
            <w:rFonts w:ascii="Times New Roman" w:hAnsi="Times New Roman" w:cs="Times New Roman"/>
          </w:rPr>
          <w:t xml:space="preserve">ctims’ </w:t>
        </w:r>
        <w:proofErr w:type="gramStart"/>
        <w:r w:rsidR="007B2E2B">
          <w:rPr>
            <w:rFonts w:ascii="Times New Roman" w:hAnsi="Times New Roman" w:cs="Times New Roman"/>
          </w:rPr>
          <w:t>families</w:t>
        </w:r>
      </w:ins>
      <w:ins w:id="126" w:author="Haddy Njie" w:date="2024-11-25T11:24:00Z" w16du:dateUtc="2024-11-25T11:24:00Z">
        <w:r>
          <w:rPr>
            <w:rFonts w:ascii="Times New Roman" w:hAnsi="Times New Roman" w:cs="Times New Roman"/>
          </w:rPr>
          <w:t xml:space="preserve">, </w:t>
        </w:r>
      </w:ins>
      <w:ins w:id="127" w:author="Haddy Njie" w:date="2024-11-25T11:23:00Z" w16du:dateUtc="2024-11-25T11:23:00Z">
        <w:r w:rsidR="00D961F0" w:rsidRPr="00377AF4">
          <w:rPr>
            <w:rFonts w:ascii="Times New Roman" w:hAnsi="Times New Roman" w:cs="Times New Roman"/>
          </w:rPr>
          <w:t xml:space="preserve"> </w:t>
        </w:r>
      </w:ins>
      <w:ins w:id="128" w:author="Haddy Njie" w:date="2024-11-25T11:24:00Z" w16du:dateUtc="2024-11-25T11:24:00Z">
        <w:r>
          <w:rPr>
            <w:rFonts w:ascii="Times New Roman" w:hAnsi="Times New Roman" w:cs="Times New Roman"/>
          </w:rPr>
          <w:t>e</w:t>
        </w:r>
      </w:ins>
      <w:ins w:id="129" w:author="Haddy Njie" w:date="2024-11-25T11:23:00Z" w16du:dateUtc="2024-11-25T11:23:00Z">
        <w:r w:rsidR="00D961F0" w:rsidRPr="00377AF4">
          <w:rPr>
            <w:rFonts w:ascii="Times New Roman" w:hAnsi="Times New Roman" w:cs="Times New Roman"/>
          </w:rPr>
          <w:t>mergency</w:t>
        </w:r>
        <w:proofErr w:type="gramEnd"/>
        <w:r w:rsidR="00D961F0" w:rsidRPr="00377AF4">
          <w:rPr>
            <w:rFonts w:ascii="Times New Roman" w:hAnsi="Times New Roman" w:cs="Times New Roman"/>
          </w:rPr>
          <w:t xml:space="preserve"> resources were mobilized</w:t>
        </w:r>
      </w:ins>
      <w:ins w:id="130" w:author="Haddy Njie" w:date="2024-11-25T11:26:00Z" w16du:dateUtc="2024-11-25T11:26:00Z">
        <w:r w:rsidR="007B2E2B">
          <w:rPr>
            <w:rFonts w:ascii="Times New Roman" w:hAnsi="Times New Roman" w:cs="Times New Roman"/>
          </w:rPr>
          <w:t xml:space="preserve"> by NAWEC to </w:t>
        </w:r>
        <w:r w:rsidR="008B7070">
          <w:rPr>
            <w:rFonts w:ascii="Times New Roman" w:hAnsi="Times New Roman" w:cs="Times New Roman"/>
          </w:rPr>
          <w:t xml:space="preserve"> </w:t>
        </w:r>
      </w:ins>
      <w:ins w:id="131" w:author="Haddy Njie" w:date="2024-11-25T11:27:00Z" w16du:dateUtc="2024-11-25T11:27:00Z">
        <w:r w:rsidR="008B7070">
          <w:rPr>
            <w:rFonts w:ascii="Times New Roman" w:hAnsi="Times New Roman" w:cs="Times New Roman"/>
          </w:rPr>
          <w:t xml:space="preserve">facilitate </w:t>
        </w:r>
      </w:ins>
      <w:ins w:id="132" w:author="Haddy Njie" w:date="2024-11-25T11:24:00Z" w16du:dateUtc="2024-11-25T11:24:00Z">
        <w:r w:rsidR="00824027">
          <w:rPr>
            <w:rFonts w:ascii="Times New Roman" w:hAnsi="Times New Roman" w:cs="Times New Roman"/>
          </w:rPr>
          <w:t xml:space="preserve"> the </w:t>
        </w:r>
      </w:ins>
      <w:ins w:id="133" w:author="Haddy Njie" w:date="2024-11-25T11:23:00Z" w16du:dateUtc="2024-11-25T11:23:00Z">
        <w:r w:rsidR="00D961F0" w:rsidRPr="00377AF4">
          <w:rPr>
            <w:rFonts w:ascii="Times New Roman" w:hAnsi="Times New Roman" w:cs="Times New Roman"/>
          </w:rPr>
          <w:t>transport</w:t>
        </w:r>
      </w:ins>
      <w:ins w:id="134" w:author="Haddy Njie" w:date="2024-11-25T11:24:00Z" w16du:dateUtc="2024-11-25T11:24:00Z">
        <w:r w:rsidR="00824027">
          <w:rPr>
            <w:rFonts w:ascii="Times New Roman" w:hAnsi="Times New Roman" w:cs="Times New Roman"/>
          </w:rPr>
          <w:t xml:space="preserve">ation of </w:t>
        </w:r>
      </w:ins>
      <w:ins w:id="135" w:author="Haddy Njie" w:date="2024-11-25T11:23:00Z" w16du:dateUtc="2024-11-25T11:23:00Z">
        <w:r w:rsidR="00D961F0" w:rsidRPr="00377AF4">
          <w:rPr>
            <w:rFonts w:ascii="Times New Roman" w:hAnsi="Times New Roman" w:cs="Times New Roman"/>
          </w:rPr>
          <w:t xml:space="preserve"> the deceased and </w:t>
        </w:r>
      </w:ins>
      <w:ins w:id="136" w:author="Haddy Njie" w:date="2024-11-25T11:27:00Z" w16du:dateUtc="2024-11-25T11:27:00Z">
        <w:r w:rsidR="008B7070">
          <w:rPr>
            <w:rFonts w:ascii="Times New Roman" w:hAnsi="Times New Roman" w:cs="Times New Roman"/>
          </w:rPr>
          <w:t xml:space="preserve"> participation</w:t>
        </w:r>
        <w:r w:rsidR="00EE5C5E">
          <w:rPr>
            <w:rFonts w:ascii="Times New Roman" w:hAnsi="Times New Roman" w:cs="Times New Roman"/>
          </w:rPr>
          <w:t>s</w:t>
        </w:r>
        <w:r w:rsidR="008B7070">
          <w:rPr>
            <w:rFonts w:ascii="Times New Roman" w:hAnsi="Times New Roman" w:cs="Times New Roman"/>
          </w:rPr>
          <w:t xml:space="preserve"> in the </w:t>
        </w:r>
      </w:ins>
      <w:ins w:id="137" w:author="Haddy Njie" w:date="2024-11-25T11:23:00Z" w16du:dateUtc="2024-11-25T11:23:00Z">
        <w:r w:rsidR="00D961F0" w:rsidRPr="00377AF4">
          <w:rPr>
            <w:rFonts w:ascii="Times New Roman" w:hAnsi="Times New Roman" w:cs="Times New Roman"/>
          </w:rPr>
          <w:t>traditional burial rites</w:t>
        </w:r>
      </w:ins>
      <w:ins w:id="138" w:author="Haddy Njie" w:date="2024-11-25T11:27:00Z" w16du:dateUtc="2024-11-25T11:27:00Z">
        <w:r w:rsidR="008B7070">
          <w:rPr>
            <w:rFonts w:ascii="Times New Roman" w:hAnsi="Times New Roman" w:cs="Times New Roman"/>
          </w:rPr>
          <w:t>.</w:t>
        </w:r>
      </w:ins>
    </w:p>
    <w:p w14:paraId="1A46D470" w14:textId="4B8D7CC2" w:rsidR="001A2D3A" w:rsidRPr="00377AF4" w:rsidRDefault="001A2D3A" w:rsidP="001A2D3A">
      <w:pPr>
        <w:jc w:val="both"/>
        <w:rPr>
          <w:rFonts w:ascii="Times New Roman" w:hAnsi="Times New Roman" w:cs="Times New Roman"/>
        </w:rPr>
      </w:pPr>
      <w:moveFromRangeStart w:id="139" w:author="Haddy Njie" w:date="2024-11-25T11:10:00Z" w:name="move183425442"/>
      <w:moveFrom w:id="140" w:author="Haddy Njie" w:date="2024-11-25T11:10:00Z" w16du:dateUtc="2024-11-25T11:10:00Z">
        <w:r w:rsidRPr="00377AF4" w:rsidDel="000D1187">
          <w:rPr>
            <w:rFonts w:ascii="Times New Roman" w:hAnsi="Times New Roman" w:cs="Times New Roman"/>
          </w:rPr>
          <w:t>Pap Touray one of the survivors, sought help by traveling to the NAWEC substation in Essau to request an emergency shutdown of the line. The Essau operators immediately contacted the Soma Substation in the Lower River Region, which promptly deactivated the circuit to minimize further damage</w:t>
        </w:r>
      </w:moveFrom>
      <w:moveFromRangeEnd w:id="139"/>
      <w:r w:rsidRPr="00377AF4">
        <w:rPr>
          <w:rFonts w:ascii="Times New Roman" w:hAnsi="Times New Roman" w:cs="Times New Roman"/>
        </w:rPr>
        <w:t>.</w:t>
      </w:r>
    </w:p>
    <w:p w14:paraId="3ACA617C" w14:textId="5CF83651" w:rsidR="001A2D3A" w:rsidRPr="00742BBA" w:rsidDel="00D01B75" w:rsidRDefault="001A2D3A" w:rsidP="00742BBA">
      <w:pPr>
        <w:jc w:val="both"/>
        <w:rPr>
          <w:moveFrom w:id="141" w:author="Haddy Njie" w:date="2024-11-25T11:03:00Z" w16du:dateUtc="2024-11-25T11:03:00Z"/>
          <w:rFonts w:ascii="Times New Roman" w:hAnsi="Times New Roman" w:cs="Times New Roman"/>
        </w:rPr>
      </w:pPr>
      <w:del w:id="142" w:author="Haddy Njie" w:date="2024-11-25T11:04:00Z" w16du:dateUtc="2024-11-25T11:04:00Z">
        <w:r w:rsidRPr="00377AF4" w:rsidDel="00337F6E">
          <w:rPr>
            <w:rFonts w:ascii="Times New Roman" w:hAnsi="Times New Roman" w:cs="Times New Roman"/>
          </w:rPr>
          <w:delText xml:space="preserve">The PIU Coordinator, along with NAWEC management, </w:delText>
        </w:r>
      </w:del>
      <w:del w:id="143" w:author="Haddy Njie" w:date="2024-11-25T11:02:00Z" w16du:dateUtc="2024-11-25T11:02:00Z">
        <w:r w:rsidRPr="00377AF4" w:rsidDel="00D01B75">
          <w:rPr>
            <w:rFonts w:ascii="Times New Roman" w:hAnsi="Times New Roman" w:cs="Times New Roman"/>
          </w:rPr>
          <w:delText>was</w:delText>
        </w:r>
      </w:del>
      <w:del w:id="144" w:author="Haddy Njie" w:date="2024-11-25T11:04:00Z" w16du:dateUtc="2024-11-25T11:04:00Z">
        <w:r w:rsidRPr="00377AF4" w:rsidDel="00337F6E">
          <w:rPr>
            <w:rFonts w:ascii="Times New Roman" w:hAnsi="Times New Roman" w:cs="Times New Roman"/>
          </w:rPr>
          <w:delText xml:space="preserve"> informed of the incident</w:delText>
        </w:r>
      </w:del>
      <w:ins w:id="145" w:author="Haddy Njie" w:date="2024-11-25T11:42:00Z" w16du:dateUtc="2024-11-25T11:42:00Z">
        <w:r w:rsidR="00DB5F63">
          <w:rPr>
            <w:rFonts w:ascii="Times New Roman" w:hAnsi="Times New Roman" w:cs="Times New Roman"/>
          </w:rPr>
          <w:t>accident</w:t>
        </w:r>
      </w:ins>
      <w:del w:id="146" w:author="Haddy Njie" w:date="2024-11-25T11:04:00Z" w16du:dateUtc="2024-11-25T11:04:00Z">
        <w:r w:rsidRPr="00377AF4" w:rsidDel="00337F6E">
          <w:rPr>
            <w:rFonts w:ascii="Times New Roman" w:hAnsi="Times New Roman" w:cs="Times New Roman"/>
          </w:rPr>
          <w:delText xml:space="preserve"> between 4:30 p.m. and 5:00 p.m. on the day of the event. Emergency resources were mobilized to retrieve and transport the deceased, and traditional burial rites were supported</w:delText>
        </w:r>
      </w:del>
      <w:r w:rsidRPr="00377AF4">
        <w:rPr>
          <w:rFonts w:ascii="Times New Roman" w:hAnsi="Times New Roman" w:cs="Times New Roman"/>
        </w:rPr>
        <w:t xml:space="preserve">. </w:t>
      </w:r>
      <w:moveFromRangeStart w:id="147" w:author="Haddy Njie" w:date="2024-11-25T11:03:00Z" w:name="move183425020"/>
      <w:moveFrom w:id="148" w:author="Haddy Njie" w:date="2024-11-25T11:03:00Z" w16du:dateUtc="2024-11-25T11:03:00Z">
        <w:r w:rsidRPr="00377AF4" w:rsidDel="00D01B75">
          <w:rPr>
            <w:rFonts w:ascii="Times New Roman" w:hAnsi="Times New Roman" w:cs="Times New Roman"/>
          </w:rPr>
          <w:t>An autopsy, coordinated with the Police Major Crime Unit and authorized by the Ministry of Justice, was conducted to ascertain the cause of death.</w:t>
        </w:r>
      </w:moveFrom>
    </w:p>
    <w:p w14:paraId="150BAD62" w14:textId="21794CF5" w:rsidR="001471FE" w:rsidRPr="00742BBA" w:rsidRDefault="001471FE">
      <w:pPr>
        <w:jc w:val="both"/>
        <w:pPrChange w:id="149" w:author="Haddy Njie" w:date="2024-11-25T11:03:00Z" w16du:dateUtc="2024-11-25T11:03:00Z">
          <w:pPr>
            <w:pStyle w:val="Heading1"/>
            <w:numPr>
              <w:numId w:val="87"/>
            </w:numPr>
            <w:ind w:left="720" w:hanging="720"/>
          </w:pPr>
        </w:pPrChange>
      </w:pPr>
      <w:bookmarkStart w:id="150" w:name="_Toc183294326"/>
      <w:moveFromRangeEnd w:id="147"/>
      <w:r w:rsidRPr="00742BBA">
        <w:t>COMMUNICATION</w:t>
      </w:r>
      <w:bookmarkEnd w:id="150"/>
    </w:p>
    <w:p w14:paraId="063C0F11" w14:textId="77777777" w:rsidR="00E64D6D" w:rsidRDefault="00E64D6D" w:rsidP="00C45DD7">
      <w:pPr>
        <w:jc w:val="both"/>
        <w:rPr>
          <w:rFonts w:ascii="Times New Roman" w:hAnsi="Times New Roman" w:cs="Times New Roman"/>
        </w:rPr>
      </w:pPr>
    </w:p>
    <w:p w14:paraId="2FE565F7" w14:textId="3948BC4F" w:rsidR="00AC5525" w:rsidRDefault="00C45DD7" w:rsidP="00AC5525">
      <w:pPr>
        <w:jc w:val="both"/>
        <w:rPr>
          <w:ins w:id="151" w:author="Haddy Njie" w:date="2024-11-25T11:34:00Z" w16du:dateUtc="2024-11-25T11:34:00Z"/>
          <w:rFonts w:ascii="Times New Roman" w:hAnsi="Times New Roman" w:cs="Times New Roman"/>
        </w:rPr>
      </w:pPr>
      <w:r w:rsidRPr="00C45DD7">
        <w:rPr>
          <w:rFonts w:ascii="Times New Roman" w:hAnsi="Times New Roman" w:cs="Times New Roman"/>
        </w:rPr>
        <w:t xml:space="preserve">Upon learning of the fatal </w:t>
      </w:r>
      <w:ins w:id="152" w:author="Haddy Njie" w:date="2024-11-25T11:18:00Z" w16du:dateUtc="2024-11-25T11:18:00Z">
        <w:r w:rsidR="002E4041">
          <w:rPr>
            <w:rFonts w:ascii="Times New Roman" w:hAnsi="Times New Roman" w:cs="Times New Roman"/>
          </w:rPr>
          <w:t xml:space="preserve">accident </w:t>
        </w:r>
      </w:ins>
      <w:del w:id="153" w:author="Haddy Njie" w:date="2024-11-25T11:18:00Z" w16du:dateUtc="2024-11-25T11:18:00Z">
        <w:r w:rsidRPr="00C45DD7" w:rsidDel="002E4041">
          <w:rPr>
            <w:rFonts w:ascii="Times New Roman" w:hAnsi="Times New Roman" w:cs="Times New Roman"/>
          </w:rPr>
          <w:delText>incident</w:delText>
        </w:r>
      </w:del>
      <w:proofErr w:type="spellStart"/>
      <w:ins w:id="154" w:author="Haddy Njie" w:date="2024-11-25T11:42:00Z" w16du:dateUtc="2024-11-25T11:42:00Z">
        <w:r w:rsidR="00DB5F63">
          <w:rPr>
            <w:rFonts w:ascii="Times New Roman" w:hAnsi="Times New Roman" w:cs="Times New Roman"/>
          </w:rPr>
          <w:t>accident</w:t>
        </w:r>
      </w:ins>
      <w:proofErr w:type="spellEnd"/>
      <w:r w:rsidRPr="00C45DD7">
        <w:rPr>
          <w:rFonts w:ascii="Times New Roman" w:hAnsi="Times New Roman" w:cs="Times New Roman"/>
        </w:rPr>
        <w:t xml:space="preserve">, </w:t>
      </w:r>
      <w:del w:id="155" w:author="Haddy Njie" w:date="2024-11-25T11:17:00Z" w16du:dateUtc="2024-11-25T11:17:00Z">
        <w:r w:rsidRPr="00C45DD7" w:rsidDel="00417CF7">
          <w:rPr>
            <w:rFonts w:ascii="Times New Roman" w:hAnsi="Times New Roman" w:cs="Times New Roman"/>
          </w:rPr>
          <w:delText xml:space="preserve">the </w:delText>
        </w:r>
      </w:del>
      <w:ins w:id="156" w:author="Haddy Njie" w:date="2024-11-25T11:17:00Z" w16du:dateUtc="2024-11-25T11:17:00Z">
        <w:r w:rsidR="00417CF7" w:rsidRPr="00C45DD7">
          <w:rPr>
            <w:rFonts w:ascii="Times New Roman" w:hAnsi="Times New Roman" w:cs="Times New Roman"/>
          </w:rPr>
          <w:t xml:space="preserve">the </w:t>
        </w:r>
        <w:r w:rsidR="00417CF7">
          <w:rPr>
            <w:rFonts w:ascii="Times New Roman" w:hAnsi="Times New Roman" w:cs="Times New Roman"/>
          </w:rPr>
          <w:t>Managing</w:t>
        </w:r>
      </w:ins>
      <w:ins w:id="157" w:author="Haddy Njie" w:date="2024-11-25T11:04:00Z" w16du:dateUtc="2024-11-25T11:04:00Z">
        <w:r w:rsidR="00337F6E">
          <w:rPr>
            <w:rFonts w:ascii="Times New Roman" w:hAnsi="Times New Roman" w:cs="Times New Roman"/>
          </w:rPr>
          <w:t xml:space="preserve"> </w:t>
        </w:r>
        <w:proofErr w:type="gramStart"/>
        <w:r w:rsidR="00337F6E">
          <w:rPr>
            <w:rFonts w:ascii="Times New Roman" w:hAnsi="Times New Roman" w:cs="Times New Roman"/>
          </w:rPr>
          <w:t>Director</w:t>
        </w:r>
      </w:ins>
      <w:ins w:id="158" w:author="Haddy Njie" w:date="2024-11-25T11:16:00Z" w16du:dateUtc="2024-11-25T11:16:00Z">
        <w:r w:rsidR="00595499">
          <w:rPr>
            <w:rFonts w:ascii="Times New Roman" w:hAnsi="Times New Roman" w:cs="Times New Roman"/>
          </w:rPr>
          <w:t xml:space="preserve">  -</w:t>
        </w:r>
        <w:proofErr w:type="gramEnd"/>
        <w:r w:rsidR="00595499">
          <w:rPr>
            <w:rFonts w:ascii="Times New Roman" w:hAnsi="Times New Roman" w:cs="Times New Roman"/>
          </w:rPr>
          <w:t xml:space="preserve"> NAWEC</w:t>
        </w:r>
      </w:ins>
      <w:ins w:id="159" w:author="Haddy Njie" w:date="2024-11-25T11:22:00Z" w16du:dateUtc="2024-11-25T11:22:00Z">
        <w:r w:rsidR="00CF5001" w:rsidRPr="00CF5001">
          <w:rPr>
            <w:rFonts w:ascii="Times New Roman" w:hAnsi="Times New Roman" w:cs="Times New Roman"/>
          </w:rPr>
          <w:t xml:space="preserve"> </w:t>
        </w:r>
        <w:r w:rsidR="00CF5001" w:rsidRPr="00377AF4">
          <w:rPr>
            <w:rFonts w:ascii="Times New Roman" w:hAnsi="Times New Roman" w:cs="Times New Roman"/>
          </w:rPr>
          <w:t xml:space="preserve">between 4:30 p.m. and 5:00 p.m. </w:t>
        </w:r>
      </w:ins>
      <w:ins w:id="160" w:author="Haddy Njie" w:date="2024-11-25T11:16:00Z" w16du:dateUtc="2024-11-25T11:16:00Z">
        <w:r w:rsidR="00595499">
          <w:rPr>
            <w:rFonts w:ascii="Times New Roman" w:hAnsi="Times New Roman" w:cs="Times New Roman"/>
          </w:rPr>
          <w:t xml:space="preserve"> </w:t>
        </w:r>
      </w:ins>
      <w:del w:id="161" w:author="Haddy Njie" w:date="2024-11-25T11:16:00Z" w16du:dateUtc="2024-11-25T11:16:00Z">
        <w:r w:rsidRPr="00C45DD7" w:rsidDel="00595499">
          <w:rPr>
            <w:rFonts w:ascii="Times New Roman" w:hAnsi="Times New Roman" w:cs="Times New Roman"/>
          </w:rPr>
          <w:delText>PIU Coordinator</w:delText>
        </w:r>
      </w:del>
      <w:del w:id="162" w:author="Haddy Njie" w:date="2024-11-25T11:28:00Z" w16du:dateUtc="2024-11-25T11:28:00Z">
        <w:r w:rsidRPr="00C45DD7" w:rsidDel="00EE5C5E">
          <w:rPr>
            <w:rFonts w:ascii="Times New Roman" w:hAnsi="Times New Roman" w:cs="Times New Roman"/>
          </w:rPr>
          <w:delText xml:space="preserve"> immediately</w:delText>
        </w:r>
      </w:del>
      <w:r w:rsidRPr="00C45DD7">
        <w:rPr>
          <w:rFonts w:ascii="Times New Roman" w:hAnsi="Times New Roman" w:cs="Times New Roman"/>
        </w:rPr>
        <w:t xml:space="preserve"> informed </w:t>
      </w:r>
      <w:proofErr w:type="gramStart"/>
      <w:r w:rsidRPr="00C45DD7">
        <w:rPr>
          <w:rFonts w:ascii="Times New Roman" w:hAnsi="Times New Roman" w:cs="Times New Roman"/>
        </w:rPr>
        <w:t>NAWEC</w:t>
      </w:r>
      <w:ins w:id="163" w:author="Haddy Njie" w:date="2024-11-25T11:16:00Z" w16du:dateUtc="2024-11-25T11:16:00Z">
        <w:r w:rsidR="00595499">
          <w:rPr>
            <w:rFonts w:ascii="Times New Roman" w:hAnsi="Times New Roman" w:cs="Times New Roman"/>
          </w:rPr>
          <w:t xml:space="preserve"> </w:t>
        </w:r>
        <w:r w:rsidR="00417CF7">
          <w:rPr>
            <w:rFonts w:ascii="Times New Roman" w:hAnsi="Times New Roman" w:cs="Times New Roman"/>
          </w:rPr>
          <w:t xml:space="preserve"> PIU</w:t>
        </w:r>
        <w:proofErr w:type="gramEnd"/>
        <w:r w:rsidR="00417CF7">
          <w:rPr>
            <w:rFonts w:ascii="Times New Roman" w:hAnsi="Times New Roman" w:cs="Times New Roman"/>
          </w:rPr>
          <w:t xml:space="preserve"> Coordinator </w:t>
        </w:r>
      </w:ins>
      <w:ins w:id="164" w:author="Haddy Njie" w:date="2024-11-25T11:28:00Z" w16du:dateUtc="2024-11-25T11:28:00Z">
        <w:r w:rsidR="00AC5525">
          <w:rPr>
            <w:rFonts w:ascii="Times New Roman" w:hAnsi="Times New Roman" w:cs="Times New Roman"/>
          </w:rPr>
          <w:t xml:space="preserve">about </w:t>
        </w:r>
      </w:ins>
      <w:ins w:id="165" w:author="Haddy Njie" w:date="2024-11-25T11:17:00Z" w16du:dateUtc="2024-11-25T11:17:00Z">
        <w:r w:rsidR="00417CF7">
          <w:rPr>
            <w:rFonts w:ascii="Times New Roman" w:hAnsi="Times New Roman" w:cs="Times New Roman"/>
          </w:rPr>
          <w:t xml:space="preserve"> the </w:t>
        </w:r>
        <w:proofErr w:type="spellStart"/>
        <w:r w:rsidR="00417CF7">
          <w:rPr>
            <w:rFonts w:ascii="Times New Roman" w:hAnsi="Times New Roman" w:cs="Times New Roman"/>
          </w:rPr>
          <w:t>event.</w:t>
        </w:r>
      </w:ins>
      <w:del w:id="166" w:author="Haddy Njie" w:date="2024-11-25T11:16:00Z" w16du:dateUtc="2024-11-25T11:16:00Z">
        <w:r w:rsidRPr="00C45DD7" w:rsidDel="00595499">
          <w:rPr>
            <w:rFonts w:ascii="Times New Roman" w:hAnsi="Times New Roman" w:cs="Times New Roman"/>
          </w:rPr>
          <w:delText>’s Managing Directo</w:delText>
        </w:r>
      </w:del>
      <w:r w:rsidRPr="00C45DD7">
        <w:rPr>
          <w:rFonts w:ascii="Times New Roman" w:hAnsi="Times New Roman" w:cs="Times New Roman"/>
        </w:rPr>
        <w:t>r</w:t>
      </w:r>
      <w:proofErr w:type="spellEnd"/>
      <w:r w:rsidRPr="00C45DD7">
        <w:rPr>
          <w:rFonts w:ascii="Times New Roman" w:hAnsi="Times New Roman" w:cs="Times New Roman"/>
        </w:rPr>
        <w:t>.</w:t>
      </w:r>
      <w:ins w:id="167" w:author="Haddy Njie" w:date="2024-11-25T11:29:00Z" w16du:dateUtc="2024-11-25T11:29:00Z">
        <w:r w:rsidR="00AC5525">
          <w:rPr>
            <w:rFonts w:ascii="Times New Roman" w:hAnsi="Times New Roman" w:cs="Times New Roman"/>
          </w:rPr>
          <w:t xml:space="preserve"> To get further insights, t</w:t>
        </w:r>
        <w:r w:rsidR="00AC5525" w:rsidRPr="00377AF4">
          <w:rPr>
            <w:rFonts w:ascii="Times New Roman" w:hAnsi="Times New Roman" w:cs="Times New Roman"/>
          </w:rPr>
          <w:t xml:space="preserve">he </w:t>
        </w:r>
        <w:r w:rsidR="00AC5525">
          <w:rPr>
            <w:rFonts w:ascii="Times New Roman" w:hAnsi="Times New Roman" w:cs="Times New Roman"/>
          </w:rPr>
          <w:t xml:space="preserve">NAWEC </w:t>
        </w:r>
        <w:r w:rsidR="00AC5525" w:rsidRPr="00377AF4">
          <w:rPr>
            <w:rFonts w:ascii="Times New Roman" w:hAnsi="Times New Roman" w:cs="Times New Roman"/>
          </w:rPr>
          <w:t xml:space="preserve">PIU Coordinator, </w:t>
        </w:r>
        <w:r w:rsidR="00AC5525">
          <w:rPr>
            <w:rFonts w:ascii="Times New Roman" w:hAnsi="Times New Roman" w:cs="Times New Roman"/>
          </w:rPr>
          <w:t>contacted</w:t>
        </w:r>
        <w:r w:rsidR="00AC5525" w:rsidRPr="00377AF4">
          <w:rPr>
            <w:rFonts w:ascii="Times New Roman" w:hAnsi="Times New Roman" w:cs="Times New Roman"/>
          </w:rPr>
          <w:t xml:space="preserve"> with NAWEC</w:t>
        </w:r>
        <w:r w:rsidR="00AC5525">
          <w:rPr>
            <w:rFonts w:ascii="Times New Roman" w:hAnsi="Times New Roman" w:cs="Times New Roman"/>
          </w:rPr>
          <w:t xml:space="preserve"> Junior Power Engineer on site who narrated the event </w:t>
        </w:r>
      </w:ins>
      <w:ins w:id="168" w:author="Haddy Njie" w:date="2024-11-25T11:30:00Z" w16du:dateUtc="2024-11-25T11:30:00Z">
        <w:r w:rsidR="000D700F">
          <w:rPr>
            <w:rFonts w:ascii="Times New Roman" w:hAnsi="Times New Roman" w:cs="Times New Roman"/>
          </w:rPr>
          <w:t>after visiting the site.</w:t>
        </w:r>
      </w:ins>
    </w:p>
    <w:p w14:paraId="3855D298" w14:textId="4896C0DB" w:rsidR="00C06D37" w:rsidRPr="00C45DD7" w:rsidRDefault="00C06D37" w:rsidP="00AC5525">
      <w:pPr>
        <w:jc w:val="both"/>
        <w:rPr>
          <w:ins w:id="169" w:author="Haddy Njie" w:date="2024-11-25T11:29:00Z" w16du:dateUtc="2024-11-25T11:29:00Z"/>
          <w:rFonts w:ascii="Times New Roman" w:hAnsi="Times New Roman" w:cs="Times New Roman"/>
        </w:rPr>
      </w:pPr>
      <w:ins w:id="170" w:author="Haddy Njie" w:date="2024-11-25T11:34:00Z" w16du:dateUtc="2024-11-25T11:34:00Z">
        <w:r w:rsidRPr="00C45DD7">
          <w:rPr>
            <w:rFonts w:ascii="Times New Roman" w:hAnsi="Times New Roman" w:cs="Times New Roman"/>
          </w:rPr>
          <w:t xml:space="preserve"> </w:t>
        </w:r>
      </w:ins>
    </w:p>
    <w:p w14:paraId="678DA833" w14:textId="0D80130D" w:rsidR="00C45DD7" w:rsidRDefault="00C45DD7" w:rsidP="00C45DD7">
      <w:pPr>
        <w:jc w:val="both"/>
        <w:rPr>
          <w:ins w:id="171" w:author="Haddy Njie" w:date="2024-11-25T11:04:00Z" w16du:dateUtc="2024-11-25T11:04:00Z"/>
          <w:rFonts w:ascii="Times New Roman" w:hAnsi="Times New Roman" w:cs="Times New Roman"/>
        </w:rPr>
      </w:pPr>
      <w:del w:id="172" w:author="Haddy Njie" w:date="2024-11-25T11:29:00Z" w16du:dateUtc="2024-11-25T11:29:00Z">
        <w:r w:rsidRPr="00C45DD7" w:rsidDel="00AC5525">
          <w:rPr>
            <w:rFonts w:ascii="Times New Roman" w:hAnsi="Times New Roman" w:cs="Times New Roman"/>
          </w:rPr>
          <w:delText xml:space="preserve"> </w:delText>
        </w:r>
      </w:del>
      <w:r w:rsidRPr="00C45DD7">
        <w:rPr>
          <w:rFonts w:ascii="Times New Roman" w:hAnsi="Times New Roman" w:cs="Times New Roman"/>
        </w:rPr>
        <w:t xml:space="preserve">The </w:t>
      </w:r>
      <w:ins w:id="173" w:author="Haddy Njie" w:date="2024-11-25T11:18:00Z" w16du:dateUtc="2024-11-25T11:18:00Z">
        <w:r w:rsidR="002E4041">
          <w:rPr>
            <w:rFonts w:ascii="Times New Roman" w:hAnsi="Times New Roman" w:cs="Times New Roman"/>
          </w:rPr>
          <w:t xml:space="preserve">accident </w:t>
        </w:r>
      </w:ins>
      <w:del w:id="174" w:author="Haddy Njie" w:date="2024-11-25T11:18:00Z" w16du:dateUtc="2024-11-25T11:18:00Z">
        <w:r w:rsidRPr="00C45DD7" w:rsidDel="002E4041">
          <w:rPr>
            <w:rFonts w:ascii="Times New Roman" w:hAnsi="Times New Roman" w:cs="Times New Roman"/>
          </w:rPr>
          <w:delText>incident</w:delText>
        </w:r>
      </w:del>
      <w:proofErr w:type="spellStart"/>
      <w:ins w:id="175" w:author="Haddy Njie" w:date="2024-11-25T11:42:00Z" w16du:dateUtc="2024-11-25T11:42:00Z">
        <w:r w:rsidR="00DB5F63">
          <w:rPr>
            <w:rFonts w:ascii="Times New Roman" w:hAnsi="Times New Roman" w:cs="Times New Roman"/>
          </w:rPr>
          <w:t>accident</w:t>
        </w:r>
      </w:ins>
      <w:del w:id="176" w:author="Haddy Njie" w:date="2024-11-25T11:18:00Z" w16du:dateUtc="2024-11-25T11:18:00Z">
        <w:r w:rsidRPr="00C45DD7" w:rsidDel="002E4041">
          <w:rPr>
            <w:rFonts w:ascii="Times New Roman" w:hAnsi="Times New Roman" w:cs="Times New Roman"/>
          </w:rPr>
          <w:delText xml:space="preserve"> details </w:delText>
        </w:r>
      </w:del>
      <w:r w:rsidRPr="00C45DD7">
        <w:rPr>
          <w:rFonts w:ascii="Times New Roman" w:hAnsi="Times New Roman" w:cs="Times New Roman"/>
        </w:rPr>
        <w:t>w</w:t>
      </w:r>
      <w:ins w:id="177" w:author="Haddy Njie" w:date="2024-11-25T11:18:00Z" w16du:dateUtc="2024-11-25T11:18:00Z">
        <w:r w:rsidR="002E4041">
          <w:rPr>
            <w:rFonts w:ascii="Times New Roman" w:hAnsi="Times New Roman" w:cs="Times New Roman"/>
          </w:rPr>
          <w:t>as</w:t>
        </w:r>
      </w:ins>
      <w:proofErr w:type="spellEnd"/>
      <w:del w:id="178" w:author="Haddy Njie" w:date="2024-11-25T11:18:00Z" w16du:dateUtc="2024-11-25T11:18:00Z">
        <w:r w:rsidRPr="00C45DD7" w:rsidDel="002E4041">
          <w:rPr>
            <w:rFonts w:ascii="Times New Roman" w:hAnsi="Times New Roman" w:cs="Times New Roman"/>
          </w:rPr>
          <w:delText>ere</w:delText>
        </w:r>
      </w:del>
      <w:r w:rsidRPr="00C45DD7">
        <w:rPr>
          <w:rFonts w:ascii="Times New Roman" w:hAnsi="Times New Roman" w:cs="Times New Roman"/>
        </w:rPr>
        <w:t xml:space="preserve"> </w:t>
      </w:r>
      <w:ins w:id="179" w:author="Haddy Njie" w:date="2024-11-25T11:30:00Z" w16du:dateUtc="2024-11-25T11:30:00Z">
        <w:r w:rsidR="000D700F">
          <w:rPr>
            <w:rFonts w:ascii="Times New Roman" w:hAnsi="Times New Roman" w:cs="Times New Roman"/>
          </w:rPr>
          <w:t xml:space="preserve"> then </w:t>
        </w:r>
      </w:ins>
      <w:r w:rsidRPr="00C45DD7">
        <w:rPr>
          <w:rFonts w:ascii="Times New Roman" w:hAnsi="Times New Roman" w:cs="Times New Roman"/>
        </w:rPr>
        <w:t xml:space="preserve">communicated to the World Bank (WB) the same day, </w:t>
      </w:r>
      <w:del w:id="180" w:author="Haddy Njie" w:date="2024-11-25T11:30:00Z" w16du:dateUtc="2024-11-25T11:30:00Z">
        <w:r w:rsidRPr="00C45DD7" w:rsidDel="000D700F">
          <w:rPr>
            <w:rFonts w:ascii="Times New Roman" w:hAnsi="Times New Roman" w:cs="Times New Roman"/>
          </w:rPr>
          <w:delText>triggering consultations with the WB</w:delText>
        </w:r>
      </w:del>
      <w:del w:id="181" w:author="Haddy Njie" w:date="2024-11-25T11:18:00Z" w16du:dateUtc="2024-11-25T11:18:00Z">
        <w:r w:rsidRPr="00C45DD7" w:rsidDel="002E4041">
          <w:rPr>
            <w:rFonts w:ascii="Times New Roman" w:hAnsi="Times New Roman" w:cs="Times New Roman"/>
          </w:rPr>
          <w:delText>’s</w:delText>
        </w:r>
      </w:del>
      <w:ins w:id="182" w:author="Haddy Njie" w:date="2024-11-25T11:30:00Z" w16du:dateUtc="2024-11-25T11:30:00Z">
        <w:r w:rsidR="000D700F">
          <w:rPr>
            <w:rFonts w:ascii="Times New Roman" w:hAnsi="Times New Roman" w:cs="Times New Roman"/>
          </w:rPr>
          <w:t xml:space="preserve"> </w:t>
        </w:r>
      </w:ins>
      <w:del w:id="183" w:author="Haddy Njie" w:date="2024-11-25T11:18:00Z" w16du:dateUtc="2024-11-25T11:18:00Z">
        <w:r w:rsidRPr="00C45DD7" w:rsidDel="002E4041">
          <w:rPr>
            <w:rFonts w:ascii="Times New Roman" w:hAnsi="Times New Roman" w:cs="Times New Roman"/>
          </w:rPr>
          <w:delText xml:space="preserve"> Environmental Specialist</w:delText>
        </w:r>
      </w:del>
      <w:ins w:id="184" w:author="Haddy Njie" w:date="2024-11-25T11:19:00Z" w16du:dateUtc="2024-11-25T11:19:00Z">
        <w:r w:rsidR="00956D4A">
          <w:rPr>
            <w:rFonts w:ascii="Times New Roman" w:hAnsi="Times New Roman" w:cs="Times New Roman"/>
          </w:rPr>
          <w:t xml:space="preserve"> as part of the requirements of reporting fatality </w:t>
        </w:r>
      </w:ins>
      <w:ins w:id="185" w:author="Haddy Njie" w:date="2024-11-25T11:20:00Z" w16du:dateUtc="2024-11-25T11:20:00Z">
        <w:r w:rsidR="00E5128A">
          <w:rPr>
            <w:rFonts w:ascii="Times New Roman" w:hAnsi="Times New Roman" w:cs="Times New Roman"/>
          </w:rPr>
          <w:t>within 24</w:t>
        </w:r>
      </w:ins>
      <w:ins w:id="186" w:author="Haddy Njie" w:date="2024-11-25T11:19:00Z" w16du:dateUtc="2024-11-25T11:19:00Z">
        <w:r w:rsidR="00956D4A">
          <w:rPr>
            <w:rFonts w:ascii="Times New Roman" w:hAnsi="Times New Roman" w:cs="Times New Roman"/>
          </w:rPr>
          <w:t xml:space="preserve"> hours o</w:t>
        </w:r>
        <w:r w:rsidR="0047292E">
          <w:rPr>
            <w:rFonts w:ascii="Times New Roman" w:hAnsi="Times New Roman" w:cs="Times New Roman"/>
          </w:rPr>
          <w:t xml:space="preserve">f </w:t>
        </w:r>
      </w:ins>
      <w:ins w:id="187" w:author="Haddy Njie" w:date="2024-11-25T11:20:00Z" w16du:dateUtc="2024-11-25T11:20:00Z">
        <w:r w:rsidR="0047292E">
          <w:rPr>
            <w:rFonts w:ascii="Times New Roman" w:hAnsi="Times New Roman" w:cs="Times New Roman"/>
          </w:rPr>
          <w:t>any accident</w:t>
        </w:r>
      </w:ins>
      <w:r w:rsidRPr="00C45DD7">
        <w:rPr>
          <w:rFonts w:ascii="Times New Roman" w:hAnsi="Times New Roman" w:cs="Times New Roman"/>
        </w:rPr>
        <w:t xml:space="preserve"> to guide further actions. </w:t>
      </w:r>
      <w:del w:id="188" w:author="Haddy Njie" w:date="2024-11-25T11:20:00Z" w16du:dateUtc="2024-11-25T11:20:00Z">
        <w:r w:rsidRPr="00C45DD7" w:rsidDel="00E5128A">
          <w:rPr>
            <w:rFonts w:ascii="Times New Roman" w:hAnsi="Times New Roman" w:cs="Times New Roman"/>
          </w:rPr>
          <w:delText>The PIU acknowledged the need to investigate the incident</w:delText>
        </w:r>
      </w:del>
      <w:ins w:id="189" w:author="Haddy Njie" w:date="2024-11-25T11:42:00Z" w16du:dateUtc="2024-11-25T11:42:00Z">
        <w:r w:rsidR="00DB5F63">
          <w:rPr>
            <w:rFonts w:ascii="Times New Roman" w:hAnsi="Times New Roman" w:cs="Times New Roman"/>
          </w:rPr>
          <w:t>accident</w:t>
        </w:r>
      </w:ins>
      <w:del w:id="190" w:author="Haddy Njie" w:date="2024-11-25T11:20:00Z" w16du:dateUtc="2024-11-25T11:20:00Z">
        <w:r w:rsidRPr="00C45DD7" w:rsidDel="00E5128A">
          <w:rPr>
            <w:rFonts w:ascii="Times New Roman" w:hAnsi="Times New Roman" w:cs="Times New Roman"/>
          </w:rPr>
          <w:delText xml:space="preserve"> thoroughly to determine whether it was connected to the NAWEC project.</w:delText>
        </w:r>
      </w:del>
      <w:ins w:id="191" w:author="Haddy Njie" w:date="2024-11-25T11:20:00Z" w16du:dateUtc="2024-11-25T11:20:00Z">
        <w:r w:rsidR="00E5128A">
          <w:rPr>
            <w:rFonts w:ascii="Times New Roman" w:hAnsi="Times New Roman" w:cs="Times New Roman"/>
          </w:rPr>
          <w:t xml:space="preserve"> </w:t>
        </w:r>
      </w:ins>
    </w:p>
    <w:p w14:paraId="19F65477" w14:textId="0E36411E" w:rsidR="009B1989" w:rsidRPr="00C45DD7" w:rsidRDefault="009B1989" w:rsidP="009B1989">
      <w:pPr>
        <w:jc w:val="both"/>
        <w:rPr>
          <w:ins w:id="192" w:author="Haddy Njie" w:date="2024-11-25T11:36:00Z" w16du:dateUtc="2024-11-25T11:36:00Z"/>
          <w:rFonts w:ascii="Times New Roman" w:hAnsi="Times New Roman" w:cs="Times New Roman"/>
        </w:rPr>
      </w:pPr>
      <w:ins w:id="193" w:author="Haddy Njie" w:date="2024-11-25T11:36:00Z" w16du:dateUtc="2024-11-25T11:36:00Z">
        <w:r>
          <w:rPr>
            <w:rFonts w:ascii="Times New Roman" w:hAnsi="Times New Roman" w:cs="Times New Roman"/>
          </w:rPr>
          <w:t>T</w:t>
        </w:r>
        <w:r w:rsidRPr="00C45DD7">
          <w:rPr>
            <w:rFonts w:ascii="Times New Roman" w:hAnsi="Times New Roman" w:cs="Times New Roman"/>
          </w:rPr>
          <w:t>he contractor</w:t>
        </w:r>
        <w:r>
          <w:rPr>
            <w:rFonts w:ascii="Times New Roman" w:hAnsi="Times New Roman" w:cs="Times New Roman"/>
          </w:rPr>
          <w:t xml:space="preserve"> also informed NAWEC about the accident on </w:t>
        </w:r>
        <w:proofErr w:type="gramStart"/>
        <w:r>
          <w:rPr>
            <w:rFonts w:ascii="Times New Roman" w:hAnsi="Times New Roman" w:cs="Times New Roman"/>
          </w:rPr>
          <w:t>the  10</w:t>
        </w:r>
        <w:proofErr w:type="gramEnd"/>
        <w:r>
          <w:rPr>
            <w:rFonts w:ascii="Times New Roman" w:hAnsi="Times New Roman" w:cs="Times New Roman"/>
          </w:rPr>
          <w:t xml:space="preserve">th October 2024 through an email. </w:t>
        </w:r>
      </w:ins>
    </w:p>
    <w:p w14:paraId="1A130F2E" w14:textId="77777777" w:rsidR="009B1989" w:rsidRPr="00C45DD7" w:rsidRDefault="009B1989" w:rsidP="009B1989">
      <w:pPr>
        <w:jc w:val="both"/>
        <w:rPr>
          <w:ins w:id="194" w:author="Haddy Njie" w:date="2024-11-25T11:36:00Z" w16du:dateUtc="2024-11-25T11:36:00Z"/>
          <w:rFonts w:ascii="Times New Roman" w:hAnsi="Times New Roman" w:cs="Times New Roman"/>
        </w:rPr>
      </w:pPr>
    </w:p>
    <w:p w14:paraId="75B4BBDA" w14:textId="54F342B8" w:rsidR="00337F6E" w:rsidRPr="00C45DD7" w:rsidDel="00AC5525" w:rsidRDefault="00337F6E" w:rsidP="00C45DD7">
      <w:pPr>
        <w:jc w:val="both"/>
        <w:rPr>
          <w:del w:id="195" w:author="Haddy Njie" w:date="2024-11-25T11:29:00Z" w16du:dateUtc="2024-11-25T11:29:00Z"/>
          <w:rFonts w:ascii="Times New Roman" w:hAnsi="Times New Roman" w:cs="Times New Roman"/>
        </w:rPr>
      </w:pPr>
    </w:p>
    <w:p w14:paraId="407AA443" w14:textId="05678D5A" w:rsidR="00C45DD7" w:rsidRPr="00C45DD7" w:rsidRDefault="000D700F" w:rsidP="00C45DD7">
      <w:pPr>
        <w:jc w:val="both"/>
        <w:rPr>
          <w:rFonts w:ascii="Times New Roman" w:hAnsi="Times New Roman" w:cs="Times New Roman"/>
        </w:rPr>
      </w:pPr>
      <w:ins w:id="196" w:author="Haddy Njie" w:date="2024-11-25T11:31:00Z" w16du:dateUtc="2024-11-25T11:31:00Z">
        <w:r>
          <w:rPr>
            <w:rFonts w:ascii="Times New Roman" w:hAnsi="Times New Roman" w:cs="Times New Roman"/>
          </w:rPr>
          <w:t xml:space="preserve"> Based on Directives from the WB,</w:t>
        </w:r>
      </w:ins>
      <w:ins w:id="197" w:author="Haddy Njie" w:date="2024-11-25T11:32:00Z" w16du:dateUtc="2024-11-25T11:32:00Z">
        <w:r w:rsidR="008566B5">
          <w:rPr>
            <w:rFonts w:ascii="Times New Roman" w:hAnsi="Times New Roman" w:cs="Times New Roman"/>
          </w:rPr>
          <w:t xml:space="preserve"> NAWEC issued </w:t>
        </w:r>
      </w:ins>
      <w:del w:id="198" w:author="Haddy Njie" w:date="2024-11-25T11:32:00Z" w16du:dateUtc="2024-11-25T11:32:00Z">
        <w:r w:rsidR="00C45DD7" w:rsidRPr="00C45DD7" w:rsidDel="008566B5">
          <w:rPr>
            <w:rFonts w:ascii="Times New Roman" w:hAnsi="Times New Roman" w:cs="Times New Roman"/>
          </w:rPr>
          <w:delText>On [</w:delText>
        </w:r>
        <w:r w:rsidR="00C45DD7" w:rsidRPr="00997D0C" w:rsidDel="008566B5">
          <w:rPr>
            <w:rFonts w:ascii="Times New Roman" w:hAnsi="Times New Roman" w:cs="Times New Roman"/>
            <w:highlight w:val="yellow"/>
          </w:rPr>
          <w:delText>Insert Date],</w:delText>
        </w:r>
        <w:r w:rsidR="00C45DD7" w:rsidRPr="00C45DD7" w:rsidDel="008566B5">
          <w:rPr>
            <w:rFonts w:ascii="Times New Roman" w:hAnsi="Times New Roman" w:cs="Times New Roman"/>
          </w:rPr>
          <w:delText xml:space="preserve"> NAWEC issued</w:delText>
        </w:r>
      </w:del>
      <w:r w:rsidR="00C45DD7" w:rsidRPr="00C45DD7">
        <w:rPr>
          <w:rFonts w:ascii="Times New Roman" w:hAnsi="Times New Roman" w:cs="Times New Roman"/>
        </w:rPr>
        <w:t xml:space="preserve"> a formal stop order</w:t>
      </w:r>
      <w:ins w:id="199" w:author="Haddy Njie" w:date="2024-11-25T11:32:00Z" w16du:dateUtc="2024-11-25T11:32:00Z">
        <w:r w:rsidR="008566B5">
          <w:rPr>
            <w:rFonts w:ascii="Times New Roman" w:hAnsi="Times New Roman" w:cs="Times New Roman"/>
          </w:rPr>
          <w:t xml:space="preserve"> on 14th October </w:t>
        </w:r>
      </w:ins>
      <w:del w:id="200" w:author="Haddy Njie" w:date="2024-11-25T11:33:00Z" w16du:dateUtc="2024-11-25T11:33:00Z">
        <w:r w:rsidR="00C45DD7" w:rsidRPr="00C45DD7" w:rsidDel="00C06D37">
          <w:rPr>
            <w:rFonts w:ascii="Times New Roman" w:hAnsi="Times New Roman" w:cs="Times New Roman"/>
          </w:rPr>
          <w:delText xml:space="preserve"> to</w:delText>
        </w:r>
      </w:del>
      <w:ins w:id="201" w:author="Haddy Njie" w:date="2024-11-25T11:33:00Z" w16du:dateUtc="2024-11-25T11:33:00Z">
        <w:r w:rsidR="00C06D37">
          <w:rPr>
            <w:rFonts w:ascii="Times New Roman" w:hAnsi="Times New Roman" w:cs="Times New Roman"/>
          </w:rPr>
          <w:t xml:space="preserve">2024 </w:t>
        </w:r>
        <w:r w:rsidR="00C06D37" w:rsidRPr="00C45DD7">
          <w:rPr>
            <w:rFonts w:ascii="Times New Roman" w:hAnsi="Times New Roman" w:cs="Times New Roman"/>
          </w:rPr>
          <w:t>to</w:t>
        </w:r>
      </w:ins>
      <w:r w:rsidR="00C45DD7" w:rsidRPr="00C45DD7">
        <w:rPr>
          <w:rFonts w:ascii="Times New Roman" w:hAnsi="Times New Roman" w:cs="Times New Roman"/>
        </w:rPr>
        <w:t xml:space="preserve"> the contractor, suspending </w:t>
      </w:r>
      <w:ins w:id="202" w:author="Haddy Njie" w:date="2024-11-25T11:32:00Z" w16du:dateUtc="2024-11-25T11:32:00Z">
        <w:r w:rsidR="00D91B29">
          <w:rPr>
            <w:rFonts w:ascii="Times New Roman" w:hAnsi="Times New Roman" w:cs="Times New Roman"/>
          </w:rPr>
          <w:t xml:space="preserve">all </w:t>
        </w:r>
      </w:ins>
      <w:del w:id="203" w:author="Haddy Njie" w:date="2024-11-25T11:32:00Z" w16du:dateUtc="2024-11-25T11:32:00Z">
        <w:r w:rsidR="00C45DD7" w:rsidRPr="00C45DD7" w:rsidDel="00D91B29">
          <w:rPr>
            <w:rFonts w:ascii="Times New Roman" w:hAnsi="Times New Roman" w:cs="Times New Roman"/>
          </w:rPr>
          <w:delText>civil</w:delText>
        </w:r>
      </w:del>
      <w:r w:rsidR="00C45DD7" w:rsidRPr="00C45DD7">
        <w:rPr>
          <w:rFonts w:ascii="Times New Roman" w:hAnsi="Times New Roman" w:cs="Times New Roman"/>
        </w:rPr>
        <w:t xml:space="preserve"> works pending an independent </w:t>
      </w:r>
      <w:proofErr w:type="spellStart"/>
      <w:r w:rsidR="00C45DD7" w:rsidRPr="00C45DD7">
        <w:rPr>
          <w:rFonts w:ascii="Times New Roman" w:hAnsi="Times New Roman" w:cs="Times New Roman"/>
        </w:rPr>
        <w:t>investigation</w:t>
      </w:r>
      <w:del w:id="204" w:author="Haddy Njie" w:date="2024-11-25T11:34:00Z" w16du:dateUtc="2024-11-25T11:34:00Z">
        <w:r w:rsidR="00C45DD7" w:rsidRPr="00C45DD7" w:rsidDel="00C06D37">
          <w:rPr>
            <w:rFonts w:ascii="Times New Roman" w:hAnsi="Times New Roman" w:cs="Times New Roman"/>
          </w:rPr>
          <w:delText>. The letter requested detailed incident</w:delText>
        </w:r>
      </w:del>
      <w:ins w:id="205" w:author="Haddy Njie" w:date="2024-11-25T11:42:00Z" w16du:dateUtc="2024-11-25T11:42:00Z">
        <w:r w:rsidR="00DB5F63">
          <w:rPr>
            <w:rFonts w:ascii="Times New Roman" w:hAnsi="Times New Roman" w:cs="Times New Roman"/>
          </w:rPr>
          <w:t>accident</w:t>
        </w:r>
      </w:ins>
      <w:proofErr w:type="spellEnd"/>
      <w:del w:id="206" w:author="Haddy Njie" w:date="2024-11-25T11:34:00Z" w16du:dateUtc="2024-11-25T11:34:00Z">
        <w:r w:rsidR="00C45DD7" w:rsidRPr="00C45DD7" w:rsidDel="00C06D37">
          <w:rPr>
            <w:rFonts w:ascii="Times New Roman" w:hAnsi="Times New Roman" w:cs="Times New Roman"/>
          </w:rPr>
          <w:delText xml:space="preserve"> reports and reaffirmed the contractor’s obligations under the environmental and social safeguards (ESS) outlined in the project agreement.</w:delText>
        </w:r>
      </w:del>
    </w:p>
    <w:p w14:paraId="3BFC8238" w14:textId="3BFAE4B3" w:rsidR="00C45DD7" w:rsidRPr="00C45DD7" w:rsidDel="009B1989" w:rsidRDefault="00C45DD7" w:rsidP="00C45DD7">
      <w:pPr>
        <w:jc w:val="both"/>
        <w:rPr>
          <w:del w:id="207" w:author="Haddy Njie" w:date="2024-11-25T11:36:00Z" w16du:dateUtc="2024-11-25T11:36:00Z"/>
          <w:rFonts w:ascii="Times New Roman" w:hAnsi="Times New Roman" w:cs="Times New Roman"/>
        </w:rPr>
      </w:pPr>
      <w:del w:id="208" w:author="Haddy Njie" w:date="2024-11-25T11:36:00Z" w16du:dateUtc="2024-11-25T11:36:00Z">
        <w:r w:rsidRPr="00C45DD7" w:rsidDel="009B1989">
          <w:rPr>
            <w:rFonts w:ascii="Times New Roman" w:hAnsi="Times New Roman" w:cs="Times New Roman"/>
          </w:rPr>
          <w:delText>In response, the contractor</w:delText>
        </w:r>
        <w:r w:rsidR="00980EB6" w:rsidDel="009B1989">
          <w:rPr>
            <w:rFonts w:ascii="Times New Roman" w:hAnsi="Times New Roman" w:cs="Times New Roman"/>
          </w:rPr>
          <w:delText xml:space="preserve"> </w:delText>
        </w:r>
        <w:r w:rsidRPr="00C45DD7" w:rsidDel="009B1989">
          <w:rPr>
            <w:rFonts w:ascii="Times New Roman" w:hAnsi="Times New Roman" w:cs="Times New Roman"/>
          </w:rPr>
          <w:delText>confirmed the occurrence of the incident</w:delText>
        </w:r>
      </w:del>
      <w:proofErr w:type="spellStart"/>
      <w:ins w:id="209" w:author="Haddy Njie" w:date="2024-11-25T11:42:00Z" w16du:dateUtc="2024-11-25T11:42:00Z">
        <w:r w:rsidR="00DB5F63">
          <w:rPr>
            <w:rFonts w:ascii="Times New Roman" w:hAnsi="Times New Roman" w:cs="Times New Roman"/>
          </w:rPr>
          <w:t>accident</w:t>
        </w:r>
      </w:ins>
      <w:del w:id="210" w:author="Haddy Njie" w:date="2024-11-25T11:36:00Z" w16du:dateUtc="2024-11-25T11:36:00Z">
        <w:r w:rsidRPr="00C45DD7" w:rsidDel="009B1989">
          <w:rPr>
            <w:rFonts w:ascii="Times New Roman" w:hAnsi="Times New Roman" w:cs="Times New Roman"/>
          </w:rPr>
          <w:delText xml:space="preserve"> </w:delText>
        </w:r>
        <w:r w:rsidR="00650A28" w:rsidDel="009B1989">
          <w:rPr>
            <w:rFonts w:ascii="Times New Roman" w:hAnsi="Times New Roman" w:cs="Times New Roman"/>
          </w:rPr>
          <w:delText>and sent an email detailing the incident</w:delText>
        </w:r>
      </w:del>
      <w:ins w:id="211" w:author="Haddy Njie" w:date="2024-11-25T11:42:00Z" w16du:dateUtc="2024-11-25T11:42:00Z">
        <w:r w:rsidR="00DB5F63">
          <w:rPr>
            <w:rFonts w:ascii="Times New Roman" w:hAnsi="Times New Roman" w:cs="Times New Roman"/>
          </w:rPr>
          <w:t>accident</w:t>
        </w:r>
      </w:ins>
      <w:del w:id="212" w:author="Haddy Njie" w:date="2024-11-25T11:36:00Z" w16du:dateUtc="2024-11-25T11:36:00Z">
        <w:r w:rsidRPr="00C45DD7" w:rsidDel="009B1989">
          <w:rPr>
            <w:rFonts w:ascii="Times New Roman" w:hAnsi="Times New Roman" w:cs="Times New Roman"/>
          </w:rPr>
          <w:delText>.</w:delText>
        </w:r>
      </w:del>
    </w:p>
    <w:p w14:paraId="285C6433" w14:textId="621BDDE0" w:rsidR="00F4473A" w:rsidDel="009B1989" w:rsidRDefault="00C45DD7" w:rsidP="00C45DD7">
      <w:pPr>
        <w:jc w:val="both"/>
        <w:rPr>
          <w:del w:id="213" w:author="Haddy Njie" w:date="2024-11-25T11:37:00Z" w16du:dateUtc="2024-11-25T11:37:00Z"/>
          <w:rFonts w:ascii="Times New Roman" w:hAnsi="Times New Roman" w:cs="Times New Roman"/>
        </w:rPr>
      </w:pPr>
      <w:del w:id="214" w:author="Haddy Njie" w:date="2024-11-25T11:37:00Z" w16du:dateUtc="2024-11-25T11:37:00Z">
        <w:r w:rsidRPr="00C45DD7" w:rsidDel="009B1989">
          <w:rPr>
            <w:rFonts w:ascii="Times New Roman" w:hAnsi="Times New Roman" w:cs="Times New Roman"/>
          </w:rPr>
          <w:delText xml:space="preserve">The contractor agreed to cooperate fully with the investigation, allowing interviews with their employees and providing the requested documentation. The PIU also worked with the </w:delText>
        </w:r>
        <w:r w:rsidR="00F4473A" w:rsidDel="009B1989">
          <w:rPr>
            <w:rFonts w:ascii="Times New Roman" w:hAnsi="Times New Roman" w:cs="Times New Roman"/>
          </w:rPr>
          <w:delText>Ecowas</w:delText>
        </w:r>
        <w:r w:rsidRPr="00C45DD7" w:rsidDel="009B1989">
          <w:rPr>
            <w:rFonts w:ascii="Times New Roman" w:hAnsi="Times New Roman" w:cs="Times New Roman"/>
          </w:rPr>
          <w:delText xml:space="preserve"> Environmental Specialist to </w:delText>
        </w:r>
        <w:r w:rsidR="00F4473A" w:rsidDel="009B1989">
          <w:rPr>
            <w:rFonts w:ascii="Times New Roman" w:hAnsi="Times New Roman" w:cs="Times New Roman"/>
          </w:rPr>
          <w:delText>investigate the matter.</w:delText>
        </w:r>
      </w:del>
    </w:p>
    <w:p w14:paraId="51FA951C" w14:textId="23247614" w:rsidR="00C45DD7" w:rsidRPr="00742BBA" w:rsidRDefault="00C45DD7" w:rsidP="00742BBA">
      <w:pPr>
        <w:jc w:val="both"/>
        <w:rPr>
          <w:rFonts w:ascii="Times New Roman" w:hAnsi="Times New Roman" w:cs="Times New Roman"/>
        </w:rPr>
      </w:pPr>
      <w:del w:id="215" w:author="Haddy Njie" w:date="2024-11-25T11:37:00Z" w16du:dateUtc="2024-11-25T11:37:00Z">
        <w:r w:rsidRPr="00C45DD7" w:rsidDel="009B1989">
          <w:rPr>
            <w:rFonts w:ascii="Times New Roman" w:hAnsi="Times New Roman" w:cs="Times New Roman"/>
          </w:rPr>
          <w:delText>This assessment will help clarify the project’s connection to the incident</w:delText>
        </w:r>
      </w:del>
      <w:ins w:id="216" w:author="Haddy Njie" w:date="2024-11-25T11:42:00Z" w16du:dateUtc="2024-11-25T11:42:00Z">
        <w:r w:rsidR="00DB5F63">
          <w:rPr>
            <w:rFonts w:ascii="Times New Roman" w:hAnsi="Times New Roman" w:cs="Times New Roman"/>
          </w:rPr>
          <w:t>accident</w:t>
        </w:r>
      </w:ins>
      <w:proofErr w:type="spellEnd"/>
      <w:del w:id="217" w:author="Haddy Njie" w:date="2024-11-25T11:37:00Z" w16du:dateUtc="2024-11-25T11:37:00Z">
        <w:r w:rsidRPr="00C45DD7" w:rsidDel="009B1989">
          <w:rPr>
            <w:rFonts w:ascii="Times New Roman" w:hAnsi="Times New Roman" w:cs="Times New Roman"/>
          </w:rPr>
          <w:delText xml:space="preserve"> and ensure robust safety measures are enforced to prevent future occurrences. Investigations commenced the following week in collaboration with NAWEC’s Safeguards Team and other relevant stakeholders</w:delText>
        </w:r>
      </w:del>
      <w:r w:rsidRPr="00C45DD7">
        <w:rPr>
          <w:rFonts w:ascii="Times New Roman" w:hAnsi="Times New Roman" w:cs="Times New Roman"/>
        </w:rPr>
        <w:t>.</w:t>
      </w:r>
    </w:p>
    <w:p w14:paraId="01452C69" w14:textId="26B62827" w:rsidR="002C2C58" w:rsidRDefault="001471FE" w:rsidP="00E64D6D">
      <w:pPr>
        <w:pStyle w:val="Heading1"/>
        <w:numPr>
          <w:ilvl w:val="0"/>
          <w:numId w:val="87"/>
        </w:numPr>
      </w:pPr>
      <w:bookmarkStart w:id="218" w:name="_Toc183294327"/>
      <w:r w:rsidRPr="003455AD">
        <w:t>INVESTIGATION FINDINGS</w:t>
      </w:r>
      <w:bookmarkEnd w:id="218"/>
    </w:p>
    <w:p w14:paraId="309251A7" w14:textId="77777777" w:rsidR="0072226B" w:rsidRDefault="0072226B" w:rsidP="002C2C58">
      <w:pPr>
        <w:rPr>
          <w:rFonts w:ascii="Times New Roman" w:hAnsi="Times New Roman" w:cs="Times New Roman"/>
        </w:rPr>
      </w:pPr>
    </w:p>
    <w:p w14:paraId="23201350" w14:textId="48D2A8F1" w:rsidR="002C2C58" w:rsidRPr="002C2C58" w:rsidRDefault="002C2C58" w:rsidP="002C2C58">
      <w:pPr>
        <w:rPr>
          <w:rFonts w:ascii="Times New Roman" w:hAnsi="Times New Roman" w:cs="Times New Roman"/>
          <w:b/>
          <w:bCs/>
        </w:rPr>
      </w:pPr>
      <w:r w:rsidRPr="002C2C58">
        <w:rPr>
          <w:rFonts w:ascii="Times New Roman" w:hAnsi="Times New Roman" w:cs="Times New Roman"/>
        </w:rPr>
        <w:t>To</w:t>
      </w:r>
      <w:r w:rsidRPr="002C2C58">
        <w:rPr>
          <w:rFonts w:ascii="Times New Roman" w:hAnsi="Times New Roman" w:cs="Times New Roman"/>
          <w:spacing w:val="40"/>
        </w:rPr>
        <w:t xml:space="preserve"> </w:t>
      </w:r>
      <w:r w:rsidRPr="002C2C58">
        <w:rPr>
          <w:rFonts w:ascii="Times New Roman" w:hAnsi="Times New Roman" w:cs="Times New Roman"/>
        </w:rPr>
        <w:t>facilitate</w:t>
      </w:r>
      <w:r w:rsidRPr="002C2C58">
        <w:rPr>
          <w:rFonts w:ascii="Times New Roman" w:hAnsi="Times New Roman" w:cs="Times New Roman"/>
          <w:spacing w:val="40"/>
        </w:rPr>
        <w:t xml:space="preserve"> </w:t>
      </w:r>
      <w:r w:rsidRPr="002C2C58">
        <w:rPr>
          <w:rFonts w:ascii="Times New Roman" w:hAnsi="Times New Roman" w:cs="Times New Roman"/>
        </w:rPr>
        <w:t>independent</w:t>
      </w:r>
      <w:r w:rsidRPr="002C2C58">
        <w:rPr>
          <w:rFonts w:ascii="Times New Roman" w:hAnsi="Times New Roman" w:cs="Times New Roman"/>
          <w:spacing w:val="40"/>
        </w:rPr>
        <w:t xml:space="preserve"> </w:t>
      </w:r>
      <w:r w:rsidRPr="002C2C58">
        <w:rPr>
          <w:rFonts w:ascii="Times New Roman" w:hAnsi="Times New Roman" w:cs="Times New Roman"/>
        </w:rPr>
        <w:t>information</w:t>
      </w:r>
      <w:r w:rsidRPr="002C2C58">
        <w:rPr>
          <w:rFonts w:ascii="Times New Roman" w:hAnsi="Times New Roman" w:cs="Times New Roman"/>
          <w:spacing w:val="40"/>
        </w:rPr>
        <w:t xml:space="preserve"> </w:t>
      </w:r>
      <w:r w:rsidRPr="002C2C58">
        <w:rPr>
          <w:rFonts w:ascii="Times New Roman" w:hAnsi="Times New Roman" w:cs="Times New Roman"/>
        </w:rPr>
        <w:t>gathering,</w:t>
      </w:r>
      <w:r w:rsidRPr="002C2C58">
        <w:rPr>
          <w:rFonts w:ascii="Times New Roman" w:hAnsi="Times New Roman" w:cs="Times New Roman"/>
          <w:spacing w:val="40"/>
        </w:rPr>
        <w:t xml:space="preserve"> </w:t>
      </w:r>
      <w:ins w:id="219" w:author="Haddy Njie" w:date="2024-11-25T11:39:00Z" w16du:dateUtc="2024-11-25T11:39:00Z">
        <w:r w:rsidR="009F320B">
          <w:rPr>
            <w:rFonts w:ascii="Times New Roman" w:hAnsi="Times New Roman" w:cs="Times New Roman"/>
            <w:spacing w:val="40"/>
          </w:rPr>
          <w:t>an</w:t>
        </w:r>
      </w:ins>
      <w:ins w:id="220" w:author="Haddy Njie" w:date="2024-11-25T11:37:00Z" w16du:dateUtc="2024-11-25T11:37:00Z">
        <w:r w:rsidR="00DB31F8">
          <w:rPr>
            <w:rFonts w:ascii="Times New Roman" w:hAnsi="Times New Roman" w:cs="Times New Roman"/>
            <w:spacing w:val="40"/>
          </w:rPr>
          <w:t xml:space="preserve"> </w:t>
        </w:r>
      </w:ins>
      <w:del w:id="221" w:author="Haddy Njie" w:date="2024-11-25T11:37:00Z" w16du:dateUtc="2024-11-25T11:37:00Z">
        <w:r w:rsidRPr="002C2C58" w:rsidDel="00DB31F8">
          <w:rPr>
            <w:rFonts w:ascii="Times New Roman" w:hAnsi="Times New Roman" w:cs="Times New Roman"/>
          </w:rPr>
          <w:delText>the</w:delText>
        </w:r>
        <w:r w:rsidRPr="002C2C58" w:rsidDel="00DB31F8">
          <w:rPr>
            <w:rFonts w:ascii="Times New Roman" w:hAnsi="Times New Roman" w:cs="Times New Roman"/>
            <w:spacing w:val="40"/>
          </w:rPr>
          <w:delText xml:space="preserve"> </w:delText>
        </w:r>
      </w:del>
      <w:ins w:id="222" w:author="Haddy Njie" w:date="2024-11-25T11:37:00Z" w16du:dateUtc="2024-11-25T11:37:00Z">
        <w:r w:rsidR="009B1989">
          <w:rPr>
            <w:rFonts w:ascii="Times New Roman" w:hAnsi="Times New Roman" w:cs="Times New Roman"/>
          </w:rPr>
          <w:t xml:space="preserve">accident </w:t>
        </w:r>
      </w:ins>
      <w:del w:id="223" w:author="Haddy Njie" w:date="2024-11-25T11:37:00Z" w16du:dateUtc="2024-11-25T11:37:00Z">
        <w:r w:rsidRPr="002C2C58" w:rsidDel="009B1989">
          <w:rPr>
            <w:rFonts w:ascii="Times New Roman" w:hAnsi="Times New Roman" w:cs="Times New Roman"/>
          </w:rPr>
          <w:delText>incident</w:delText>
        </w:r>
      </w:del>
      <w:proofErr w:type="spellStart"/>
      <w:ins w:id="224" w:author="Haddy Njie" w:date="2024-11-25T11:42:00Z" w16du:dateUtc="2024-11-25T11:42:00Z">
        <w:r w:rsidR="00DB5F63">
          <w:rPr>
            <w:rFonts w:ascii="Times New Roman" w:hAnsi="Times New Roman" w:cs="Times New Roman"/>
          </w:rPr>
          <w:t>accident</w:t>
        </w:r>
      </w:ins>
      <w:proofErr w:type="spellEnd"/>
      <w:r w:rsidRPr="002C2C58">
        <w:rPr>
          <w:rFonts w:ascii="Times New Roman" w:hAnsi="Times New Roman" w:cs="Times New Roman"/>
          <w:spacing w:val="40"/>
        </w:rPr>
        <w:t xml:space="preserve"> </w:t>
      </w:r>
      <w:r w:rsidRPr="002C2C58">
        <w:rPr>
          <w:rFonts w:ascii="Times New Roman" w:hAnsi="Times New Roman" w:cs="Times New Roman"/>
        </w:rPr>
        <w:t>investigation</w:t>
      </w:r>
      <w:r w:rsidRPr="002C2C58">
        <w:rPr>
          <w:rFonts w:ascii="Times New Roman" w:hAnsi="Times New Roman" w:cs="Times New Roman"/>
          <w:spacing w:val="40"/>
        </w:rPr>
        <w:t xml:space="preserve"> </w:t>
      </w:r>
      <w:r w:rsidRPr="002C2C58">
        <w:rPr>
          <w:rFonts w:ascii="Times New Roman" w:hAnsi="Times New Roman" w:cs="Times New Roman"/>
        </w:rPr>
        <w:t>team</w:t>
      </w:r>
      <w:r w:rsidRPr="002C2C58">
        <w:rPr>
          <w:rFonts w:ascii="Times New Roman" w:hAnsi="Times New Roman" w:cs="Times New Roman"/>
          <w:spacing w:val="40"/>
        </w:rPr>
        <w:t xml:space="preserve"> </w:t>
      </w:r>
      <w:r w:rsidRPr="002C2C58">
        <w:rPr>
          <w:rFonts w:ascii="Times New Roman" w:hAnsi="Times New Roman" w:cs="Times New Roman"/>
        </w:rPr>
        <w:t>was constituted</w:t>
      </w:r>
      <w:ins w:id="225" w:author="Haddy Njie" w:date="2024-11-25T11:38:00Z" w16du:dateUtc="2024-11-25T11:38:00Z">
        <w:r w:rsidR="00DB31F8">
          <w:rPr>
            <w:rFonts w:ascii="Times New Roman" w:hAnsi="Times New Roman" w:cs="Times New Roman"/>
          </w:rPr>
          <w:t>.</w:t>
        </w:r>
      </w:ins>
      <w:r w:rsidRPr="002C2C58">
        <w:rPr>
          <w:rFonts w:ascii="Times New Roman" w:hAnsi="Times New Roman" w:cs="Times New Roman"/>
        </w:rPr>
        <w:t xml:space="preserve"> </w:t>
      </w:r>
      <w:del w:id="226" w:author="Haddy Njie" w:date="2024-11-25T11:38:00Z" w16du:dateUtc="2024-11-25T11:38:00Z">
        <w:r w:rsidRPr="002C2C58" w:rsidDel="00DB31F8">
          <w:rPr>
            <w:rFonts w:ascii="Times New Roman" w:hAnsi="Times New Roman" w:cs="Times New Roman"/>
          </w:rPr>
          <w:delText>and it scheduled meetings with stakeholder’s privy to the issue.</w:delText>
        </w:r>
      </w:del>
      <w:ins w:id="227" w:author="Haddy Njie" w:date="2024-11-25T11:38:00Z" w16du:dateUtc="2024-11-25T11:38:00Z">
        <w:r w:rsidR="00DB31F8">
          <w:rPr>
            <w:rFonts w:ascii="Times New Roman" w:hAnsi="Times New Roman" w:cs="Times New Roman"/>
          </w:rPr>
          <w:t xml:space="preserve"> </w:t>
        </w:r>
      </w:ins>
      <w:r w:rsidRPr="002C2C58">
        <w:rPr>
          <w:rFonts w:ascii="Times New Roman" w:hAnsi="Times New Roman" w:cs="Times New Roman"/>
        </w:rPr>
        <w:t xml:space="preserve"> The</w:t>
      </w:r>
      <w:ins w:id="228" w:author="Haddy Njie" w:date="2024-11-25T11:38:00Z" w16du:dateUtc="2024-11-25T11:38:00Z">
        <w:r w:rsidR="009F320B">
          <w:rPr>
            <w:rFonts w:ascii="Times New Roman" w:hAnsi="Times New Roman" w:cs="Times New Roman"/>
          </w:rPr>
          <w:t xml:space="preserve"> team</w:t>
        </w:r>
      </w:ins>
      <w:r w:rsidRPr="002C2C58">
        <w:rPr>
          <w:rFonts w:ascii="Times New Roman" w:hAnsi="Times New Roman" w:cs="Times New Roman"/>
        </w:rPr>
        <w:t xml:space="preserve"> </w:t>
      </w:r>
      <w:del w:id="229" w:author="Haddy Njie" w:date="2024-11-25T11:38:00Z" w16du:dateUtc="2024-11-25T11:38:00Z">
        <w:r w:rsidRPr="002C2C58" w:rsidDel="009F320B">
          <w:rPr>
            <w:rFonts w:ascii="Times New Roman" w:hAnsi="Times New Roman" w:cs="Times New Roman"/>
          </w:rPr>
          <w:delText>investigations</w:delText>
        </w:r>
      </w:del>
      <w:r w:rsidRPr="002C2C58">
        <w:rPr>
          <w:rFonts w:ascii="Times New Roman" w:hAnsi="Times New Roman" w:cs="Times New Roman"/>
        </w:rPr>
        <w:t xml:space="preserve"> were conducted</w:t>
      </w:r>
      <w:ins w:id="230" w:author="Haddy Njie" w:date="2024-11-25T11:38:00Z" w16du:dateUtc="2024-11-25T11:38:00Z">
        <w:r w:rsidR="009F320B">
          <w:rPr>
            <w:rFonts w:ascii="Times New Roman" w:hAnsi="Times New Roman" w:cs="Times New Roman"/>
          </w:rPr>
          <w:t xml:space="preserve"> the </w:t>
        </w:r>
      </w:ins>
      <w:ins w:id="231" w:author="Haddy Njie" w:date="2024-11-25T11:39:00Z" w16du:dateUtc="2024-11-25T11:39:00Z">
        <w:r w:rsidR="009F320B">
          <w:rPr>
            <w:rFonts w:ascii="Times New Roman" w:hAnsi="Times New Roman" w:cs="Times New Roman"/>
          </w:rPr>
          <w:t>investigations</w:t>
        </w:r>
      </w:ins>
      <w:r w:rsidRPr="002C2C58">
        <w:rPr>
          <w:rFonts w:ascii="Times New Roman" w:hAnsi="Times New Roman" w:cs="Times New Roman"/>
        </w:rPr>
        <w:t xml:space="preserve"> between </w:t>
      </w:r>
      <w:r w:rsidR="009B1AF4">
        <w:rPr>
          <w:rFonts w:ascii="Times New Roman" w:hAnsi="Times New Roman" w:cs="Times New Roman"/>
        </w:rPr>
        <w:t>23r</w:t>
      </w:r>
      <w:r w:rsidR="008B1351">
        <w:rPr>
          <w:rFonts w:ascii="Times New Roman" w:hAnsi="Times New Roman" w:cs="Times New Roman"/>
        </w:rPr>
        <w:t xml:space="preserve">d October 2024 </w:t>
      </w:r>
      <w:r w:rsidRPr="002C2C58">
        <w:rPr>
          <w:rFonts w:ascii="Times New Roman" w:hAnsi="Times New Roman" w:cs="Times New Roman"/>
        </w:rPr>
        <w:t xml:space="preserve">and </w:t>
      </w:r>
      <w:r w:rsidR="006A4A20">
        <w:rPr>
          <w:rFonts w:ascii="Times New Roman" w:hAnsi="Times New Roman" w:cs="Times New Roman"/>
        </w:rPr>
        <w:t>3rd November 2024</w:t>
      </w:r>
      <w:r w:rsidRPr="002C2C58">
        <w:rPr>
          <w:rFonts w:ascii="Times New Roman" w:hAnsi="Times New Roman" w:cs="Times New Roman"/>
        </w:rPr>
        <w:t>.</w:t>
      </w:r>
    </w:p>
    <w:p w14:paraId="4E578E00" w14:textId="54A810EC" w:rsidR="001471FE" w:rsidRPr="00302184" w:rsidRDefault="009F320B" w:rsidP="00400B7C">
      <w:pPr>
        <w:pStyle w:val="Heading2"/>
        <w:numPr>
          <w:ilvl w:val="1"/>
          <w:numId w:val="87"/>
        </w:numPr>
        <w:rPr>
          <w:rStyle w:val="Heading2Char"/>
          <w:b/>
          <w:bCs/>
        </w:rPr>
      </w:pPr>
      <w:bookmarkStart w:id="232" w:name="_Toc183294328"/>
      <w:ins w:id="233" w:author="Haddy Njie" w:date="2024-11-25T11:39:00Z" w16du:dateUtc="2024-11-25T11:39:00Z">
        <w:r>
          <w:rPr>
            <w:rStyle w:val="Heading2Char"/>
            <w:b/>
            <w:bCs/>
          </w:rPr>
          <w:t xml:space="preserve">Accident </w:t>
        </w:r>
      </w:ins>
      <w:del w:id="234" w:author="Haddy Njie" w:date="2024-11-25T11:39:00Z" w16du:dateUtc="2024-11-25T11:39:00Z">
        <w:r w:rsidR="001471FE" w:rsidRPr="00302184" w:rsidDel="009F320B">
          <w:delText>Inc</w:delText>
        </w:r>
        <w:r w:rsidR="001471FE" w:rsidRPr="00302184" w:rsidDel="009F320B">
          <w:rPr>
            <w:rStyle w:val="Heading2Char"/>
            <w:b/>
            <w:bCs/>
          </w:rPr>
          <w:delText>ident</w:delText>
        </w:r>
      </w:del>
      <w:proofErr w:type="spellStart"/>
      <w:ins w:id="235" w:author="Haddy Njie" w:date="2024-11-25T11:42:00Z" w16du:dateUtc="2024-11-25T11:42:00Z">
        <w:r w:rsidR="00DB5F63">
          <w:t>Accident</w:t>
        </w:r>
      </w:ins>
      <w:proofErr w:type="spellEnd"/>
      <w:r w:rsidR="001471FE" w:rsidRPr="00302184">
        <w:rPr>
          <w:rStyle w:val="Heading2Char"/>
          <w:b/>
          <w:bCs/>
        </w:rPr>
        <w:t xml:space="preserve"> Investigation Team</w:t>
      </w:r>
      <w:bookmarkEnd w:id="232"/>
    </w:p>
    <w:p w14:paraId="436019AD" w14:textId="77777777" w:rsidR="00400B7C" w:rsidRDefault="00400B7C" w:rsidP="00742BBA">
      <w:pPr>
        <w:rPr>
          <w:rFonts w:ascii="Times New Roman" w:hAnsi="Times New Roman" w:cs="Times New Roman"/>
        </w:rPr>
      </w:pPr>
    </w:p>
    <w:p w14:paraId="0FEF7071" w14:textId="6F6C59C8" w:rsidR="001471FE" w:rsidRDefault="001471FE" w:rsidP="00742BBA">
      <w:pPr>
        <w:rPr>
          <w:rFonts w:ascii="Times New Roman" w:hAnsi="Times New Roman" w:cs="Times New Roman"/>
        </w:rPr>
      </w:pPr>
      <w:r w:rsidRPr="003455AD">
        <w:rPr>
          <w:rFonts w:ascii="Times New Roman" w:hAnsi="Times New Roman" w:cs="Times New Roman"/>
        </w:rPr>
        <w:t xml:space="preserve">The investigation team comprises experts from various disciplines to ensure a thorough analysis of the </w:t>
      </w:r>
      <w:ins w:id="236" w:author="Haddy Njie" w:date="2024-11-25T11:39:00Z" w16du:dateUtc="2024-11-25T11:39:00Z">
        <w:r w:rsidR="009F320B">
          <w:rPr>
            <w:rFonts w:ascii="Times New Roman" w:hAnsi="Times New Roman" w:cs="Times New Roman"/>
          </w:rPr>
          <w:t xml:space="preserve">event </w:t>
        </w:r>
      </w:ins>
      <w:del w:id="237" w:author="Haddy Njie" w:date="2024-11-25T11:39:00Z" w16du:dateUtc="2024-11-25T11:39:00Z">
        <w:r w:rsidRPr="003455AD" w:rsidDel="009F320B">
          <w:rPr>
            <w:rFonts w:ascii="Times New Roman" w:hAnsi="Times New Roman" w:cs="Times New Roman"/>
          </w:rPr>
          <w:delText>incident</w:delText>
        </w:r>
      </w:del>
      <w:proofErr w:type="spellStart"/>
      <w:ins w:id="238" w:author="Haddy Njie" w:date="2024-11-25T11:42:00Z" w16du:dateUtc="2024-11-25T11:42:00Z">
        <w:r w:rsidR="00DB5F63">
          <w:rPr>
            <w:rFonts w:ascii="Times New Roman" w:hAnsi="Times New Roman" w:cs="Times New Roman"/>
          </w:rPr>
          <w:t>accident</w:t>
        </w:r>
      </w:ins>
      <w:del w:id="239" w:author="Haddy Njie" w:date="2024-11-25T11:39:00Z" w16du:dateUtc="2024-11-25T11:39:00Z">
        <w:r w:rsidR="006E606E" w:rsidDel="009F320B">
          <w:rPr>
            <w:rFonts w:ascii="Times New Roman" w:hAnsi="Times New Roman" w:cs="Times New Roman"/>
          </w:rPr>
          <w:delText xml:space="preserve"> </w:delText>
        </w:r>
      </w:del>
      <w:r w:rsidR="006E606E" w:rsidRPr="006E606E">
        <w:rPr>
          <w:rFonts w:ascii="Times New Roman" w:hAnsi="Times New Roman" w:cs="Times New Roman"/>
        </w:rPr>
        <w:t>whose</w:t>
      </w:r>
      <w:proofErr w:type="spellEnd"/>
      <w:r w:rsidR="006E606E" w:rsidRPr="006E606E">
        <w:rPr>
          <w:rFonts w:ascii="Times New Roman" w:hAnsi="Times New Roman" w:cs="Times New Roman"/>
        </w:rPr>
        <w:t xml:space="preserve"> details are provided in Table 1</w:t>
      </w:r>
      <w:r w:rsidR="008049E6">
        <w:rPr>
          <w:rFonts w:ascii="Times New Roman" w:hAnsi="Times New Roman" w:cs="Times New Roman"/>
        </w:rPr>
        <w:t>.</w:t>
      </w:r>
      <w:ins w:id="240" w:author="Haddy Njie" w:date="2024-11-25T11:43:00Z" w16du:dateUtc="2024-11-25T11:43:00Z">
        <w:r w:rsidR="006D2B89">
          <w:rPr>
            <w:rFonts w:ascii="Times New Roman" w:hAnsi="Times New Roman" w:cs="Times New Roman"/>
          </w:rPr>
          <w:t xml:space="preserve"> A Detailed TOR f</w:t>
        </w:r>
      </w:ins>
      <w:ins w:id="241" w:author="Haddy Njie" w:date="2024-11-25T11:44:00Z" w16du:dateUtc="2024-11-25T11:44:00Z">
        <w:r w:rsidR="006D2B89">
          <w:rPr>
            <w:rFonts w:ascii="Times New Roman" w:hAnsi="Times New Roman" w:cs="Times New Roman"/>
          </w:rPr>
          <w:t xml:space="preserve">or this assignment was </w:t>
        </w:r>
        <w:proofErr w:type="gramStart"/>
        <w:r w:rsidR="006D2B89">
          <w:rPr>
            <w:rFonts w:ascii="Times New Roman" w:hAnsi="Times New Roman" w:cs="Times New Roman"/>
          </w:rPr>
          <w:t>developed .</w:t>
        </w:r>
        <w:proofErr w:type="gramEnd"/>
        <w:r w:rsidR="006D2B89">
          <w:rPr>
            <w:rFonts w:ascii="Times New Roman" w:hAnsi="Times New Roman" w:cs="Times New Roman"/>
          </w:rPr>
          <w:t xml:space="preserve"> See Annex </w:t>
        </w:r>
        <w:proofErr w:type="spellStart"/>
        <w:r w:rsidR="006D2B89">
          <w:rPr>
            <w:rFonts w:ascii="Times New Roman" w:hAnsi="Times New Roman" w:cs="Times New Roman"/>
          </w:rPr>
          <w:t>xxxxxxx</w:t>
        </w:r>
      </w:ins>
      <w:proofErr w:type="spellEnd"/>
    </w:p>
    <w:p w14:paraId="5927EFE9" w14:textId="77777777" w:rsidR="008049E6" w:rsidRDefault="008049E6" w:rsidP="00742BBA">
      <w:pPr>
        <w:rPr>
          <w:rFonts w:ascii="Times New Roman" w:hAnsi="Times New Roman" w:cs="Times New Roman"/>
        </w:rPr>
      </w:pPr>
    </w:p>
    <w:p w14:paraId="635E93AD" w14:textId="77777777" w:rsidR="008049E6" w:rsidRDefault="008049E6" w:rsidP="00742BBA">
      <w:pPr>
        <w:rPr>
          <w:rFonts w:ascii="Times New Roman" w:hAnsi="Times New Roman" w:cs="Times New Roman"/>
        </w:rPr>
      </w:pPr>
    </w:p>
    <w:p w14:paraId="42B958F3" w14:textId="77777777" w:rsidR="008049E6" w:rsidRDefault="008049E6" w:rsidP="00742BBA">
      <w:pPr>
        <w:rPr>
          <w:rFonts w:ascii="Times New Roman" w:hAnsi="Times New Roman" w:cs="Times New Roman"/>
        </w:rPr>
      </w:pPr>
    </w:p>
    <w:p w14:paraId="2C0BEDE7" w14:textId="77777777" w:rsidR="008049E6" w:rsidRDefault="008049E6" w:rsidP="00742BBA">
      <w:pPr>
        <w:rPr>
          <w:rFonts w:ascii="Times New Roman" w:hAnsi="Times New Roman" w:cs="Times New Roman"/>
        </w:rPr>
      </w:pPr>
    </w:p>
    <w:p w14:paraId="42BAB9BF" w14:textId="2141B0CF" w:rsidR="008049E6" w:rsidRPr="00375474" w:rsidRDefault="008049E6" w:rsidP="00375474">
      <w:pPr>
        <w:rPr>
          <w:rFonts w:ascii="Times New Roman" w:hAnsi="Times New Roman" w:cs="Times New Roman"/>
          <w:b/>
          <w:bCs/>
        </w:rPr>
      </w:pPr>
      <w:r w:rsidRPr="00375474">
        <w:rPr>
          <w:rFonts w:ascii="Times New Roman" w:hAnsi="Times New Roman" w:cs="Times New Roman"/>
          <w:b/>
          <w:bCs/>
        </w:rPr>
        <w:t>Table</w:t>
      </w:r>
      <w:r w:rsidRPr="00375474">
        <w:rPr>
          <w:rFonts w:ascii="Times New Roman" w:hAnsi="Times New Roman" w:cs="Times New Roman"/>
          <w:b/>
          <w:bCs/>
          <w:spacing w:val="9"/>
        </w:rPr>
        <w:t xml:space="preserve"> </w:t>
      </w:r>
      <w:r w:rsidRPr="00375474">
        <w:rPr>
          <w:rFonts w:ascii="Times New Roman" w:hAnsi="Times New Roman" w:cs="Times New Roman"/>
          <w:b/>
          <w:bCs/>
        </w:rPr>
        <w:t>1:</w:t>
      </w:r>
      <w:r w:rsidRPr="00375474">
        <w:rPr>
          <w:rFonts w:ascii="Times New Roman" w:hAnsi="Times New Roman" w:cs="Times New Roman"/>
          <w:b/>
          <w:bCs/>
          <w:spacing w:val="8"/>
        </w:rPr>
        <w:t xml:space="preserve"> </w:t>
      </w:r>
      <w:r w:rsidRPr="00375474">
        <w:rPr>
          <w:rFonts w:ascii="Times New Roman" w:hAnsi="Times New Roman" w:cs="Times New Roman"/>
          <w:b/>
          <w:bCs/>
        </w:rPr>
        <w:t>Team</w:t>
      </w:r>
      <w:r w:rsidRPr="00375474">
        <w:rPr>
          <w:rFonts w:ascii="Times New Roman" w:hAnsi="Times New Roman" w:cs="Times New Roman"/>
          <w:b/>
          <w:bCs/>
          <w:spacing w:val="11"/>
        </w:rPr>
        <w:t xml:space="preserve"> </w:t>
      </w:r>
      <w:r w:rsidRPr="00375474">
        <w:rPr>
          <w:rFonts w:ascii="Times New Roman" w:hAnsi="Times New Roman" w:cs="Times New Roman"/>
          <w:b/>
          <w:bCs/>
        </w:rPr>
        <w:t>of</w:t>
      </w:r>
      <w:r w:rsidRPr="00375474">
        <w:rPr>
          <w:rFonts w:ascii="Times New Roman" w:hAnsi="Times New Roman" w:cs="Times New Roman"/>
          <w:b/>
          <w:bCs/>
          <w:spacing w:val="11"/>
        </w:rPr>
        <w:t xml:space="preserve"> </w:t>
      </w:r>
      <w:ins w:id="242" w:author="Haddy Njie" w:date="2024-11-25T11:39:00Z" w16du:dateUtc="2024-11-25T11:39:00Z">
        <w:r w:rsidR="009F320B">
          <w:rPr>
            <w:rFonts w:ascii="Times New Roman" w:hAnsi="Times New Roman" w:cs="Times New Roman"/>
            <w:b/>
            <w:bCs/>
          </w:rPr>
          <w:t xml:space="preserve">Accident </w:t>
        </w:r>
      </w:ins>
      <w:del w:id="243" w:author="Haddy Njie" w:date="2024-11-25T11:39:00Z" w16du:dateUtc="2024-11-25T11:39:00Z">
        <w:r w:rsidRPr="00375474" w:rsidDel="009F320B">
          <w:rPr>
            <w:rFonts w:ascii="Times New Roman" w:hAnsi="Times New Roman" w:cs="Times New Roman"/>
            <w:b/>
            <w:bCs/>
          </w:rPr>
          <w:delText>Incident</w:delText>
        </w:r>
      </w:del>
      <w:proofErr w:type="spellStart"/>
      <w:ins w:id="244" w:author="Haddy Njie" w:date="2024-11-25T11:42:00Z" w16du:dateUtc="2024-11-25T11:42:00Z">
        <w:r w:rsidR="00DB5F63">
          <w:rPr>
            <w:rFonts w:ascii="Times New Roman" w:hAnsi="Times New Roman" w:cs="Times New Roman"/>
            <w:b/>
            <w:bCs/>
          </w:rPr>
          <w:t>Accident</w:t>
        </w:r>
      </w:ins>
      <w:proofErr w:type="spellEnd"/>
      <w:r w:rsidRPr="00375474">
        <w:rPr>
          <w:rFonts w:ascii="Times New Roman" w:hAnsi="Times New Roman" w:cs="Times New Roman"/>
          <w:b/>
          <w:bCs/>
          <w:spacing w:val="10"/>
        </w:rPr>
        <w:t xml:space="preserve"> </w:t>
      </w:r>
      <w:r w:rsidRPr="00375474">
        <w:rPr>
          <w:rFonts w:ascii="Times New Roman" w:hAnsi="Times New Roman" w:cs="Times New Roman"/>
          <w:b/>
          <w:bCs/>
          <w:spacing w:val="-2"/>
        </w:rPr>
        <w:t>Investigators</w:t>
      </w:r>
    </w:p>
    <w:p w14:paraId="39DBDD04" w14:textId="77777777" w:rsidR="008049E6" w:rsidRPr="003455AD" w:rsidRDefault="008049E6" w:rsidP="00742BBA">
      <w:pPr>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E2026F" w14:paraId="01E9F738" w14:textId="77777777" w:rsidTr="00B15372">
        <w:tc>
          <w:tcPr>
            <w:tcW w:w="3005" w:type="dxa"/>
          </w:tcPr>
          <w:p w14:paraId="667231D7" w14:textId="77777777" w:rsidR="00E2026F" w:rsidRPr="009E393E" w:rsidRDefault="00E2026F" w:rsidP="00B15372">
            <w:pPr>
              <w:rPr>
                <w:rFonts w:ascii="Times New Roman" w:hAnsi="Times New Roman" w:cs="Times New Roman"/>
                <w:b/>
                <w:bCs/>
                <w:sz w:val="28"/>
                <w:szCs w:val="28"/>
              </w:rPr>
            </w:pPr>
            <w:r w:rsidRPr="009E393E">
              <w:rPr>
                <w:rFonts w:ascii="Times New Roman" w:hAnsi="Times New Roman" w:cs="Times New Roman"/>
                <w:b/>
                <w:bCs/>
                <w:sz w:val="28"/>
                <w:szCs w:val="28"/>
              </w:rPr>
              <w:t>NAME</w:t>
            </w:r>
          </w:p>
        </w:tc>
        <w:tc>
          <w:tcPr>
            <w:tcW w:w="3005" w:type="dxa"/>
          </w:tcPr>
          <w:p w14:paraId="45EEE84F" w14:textId="77777777" w:rsidR="00E2026F" w:rsidRPr="009E393E" w:rsidRDefault="00E2026F" w:rsidP="00B15372">
            <w:pPr>
              <w:rPr>
                <w:rFonts w:ascii="Times New Roman" w:hAnsi="Times New Roman" w:cs="Times New Roman"/>
                <w:b/>
                <w:bCs/>
                <w:sz w:val="28"/>
                <w:szCs w:val="28"/>
              </w:rPr>
            </w:pPr>
            <w:r w:rsidRPr="009E393E">
              <w:rPr>
                <w:rFonts w:ascii="Times New Roman" w:hAnsi="Times New Roman" w:cs="Times New Roman"/>
                <w:b/>
                <w:bCs/>
                <w:sz w:val="28"/>
                <w:szCs w:val="28"/>
              </w:rPr>
              <w:t>POSITION</w:t>
            </w:r>
          </w:p>
        </w:tc>
        <w:tc>
          <w:tcPr>
            <w:tcW w:w="3006" w:type="dxa"/>
          </w:tcPr>
          <w:p w14:paraId="79530B6B" w14:textId="77777777" w:rsidR="00E2026F" w:rsidRPr="009E393E" w:rsidRDefault="00E2026F" w:rsidP="00B15372">
            <w:pPr>
              <w:rPr>
                <w:rFonts w:ascii="Times New Roman" w:hAnsi="Times New Roman" w:cs="Times New Roman"/>
                <w:b/>
                <w:bCs/>
                <w:sz w:val="28"/>
                <w:szCs w:val="28"/>
              </w:rPr>
            </w:pPr>
            <w:r w:rsidRPr="009E393E">
              <w:rPr>
                <w:rFonts w:ascii="Times New Roman" w:hAnsi="Times New Roman" w:cs="Times New Roman"/>
                <w:b/>
                <w:bCs/>
                <w:sz w:val="28"/>
                <w:szCs w:val="28"/>
              </w:rPr>
              <w:t>AFFILIATION</w:t>
            </w:r>
          </w:p>
        </w:tc>
      </w:tr>
      <w:tr w:rsidR="00E2026F" w14:paraId="6CE6CE86" w14:textId="77777777" w:rsidTr="00B15372">
        <w:tc>
          <w:tcPr>
            <w:tcW w:w="3005" w:type="dxa"/>
          </w:tcPr>
          <w:p w14:paraId="07BDCFD3" w14:textId="77777777" w:rsidR="00E2026F" w:rsidRPr="009E393E" w:rsidRDefault="00E2026F" w:rsidP="00B15372">
            <w:pPr>
              <w:rPr>
                <w:rFonts w:ascii="Times New Roman" w:hAnsi="Times New Roman" w:cs="Times New Roman"/>
              </w:rPr>
            </w:pPr>
          </w:p>
          <w:p w14:paraId="17DA9924"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Ms. Fatou Darboe</w:t>
            </w:r>
          </w:p>
        </w:tc>
        <w:tc>
          <w:tcPr>
            <w:tcW w:w="3005" w:type="dxa"/>
          </w:tcPr>
          <w:p w14:paraId="3831A920"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Senior Manager Legal Services and Company Secretary - Lead Investigator</w:t>
            </w:r>
          </w:p>
        </w:tc>
        <w:tc>
          <w:tcPr>
            <w:tcW w:w="3006" w:type="dxa"/>
          </w:tcPr>
          <w:p w14:paraId="6431FDE9" w14:textId="77777777" w:rsidR="00E2026F" w:rsidRPr="009E393E" w:rsidRDefault="00E2026F" w:rsidP="00B15372">
            <w:pPr>
              <w:rPr>
                <w:rFonts w:ascii="Times New Roman" w:hAnsi="Times New Roman" w:cs="Times New Roman"/>
              </w:rPr>
            </w:pPr>
            <w:r>
              <w:rPr>
                <w:rFonts w:ascii="Times New Roman" w:hAnsi="Times New Roman" w:cs="Times New Roman"/>
              </w:rPr>
              <w:t>NAWEC</w:t>
            </w:r>
          </w:p>
        </w:tc>
      </w:tr>
      <w:tr w:rsidR="00E2026F" w14:paraId="26587C82" w14:textId="77777777" w:rsidTr="00B15372">
        <w:tc>
          <w:tcPr>
            <w:tcW w:w="3005" w:type="dxa"/>
          </w:tcPr>
          <w:p w14:paraId="6D8DE6AF"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Mr. Baboucarr Corr</w:t>
            </w:r>
          </w:p>
        </w:tc>
        <w:tc>
          <w:tcPr>
            <w:tcW w:w="3005" w:type="dxa"/>
          </w:tcPr>
          <w:p w14:paraId="77D7B916"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Environmental Specialist, PIU</w:t>
            </w:r>
          </w:p>
          <w:p w14:paraId="29E48864" w14:textId="77777777" w:rsidR="00E2026F" w:rsidRPr="009E393E" w:rsidRDefault="00E2026F" w:rsidP="00B15372">
            <w:pPr>
              <w:rPr>
                <w:rFonts w:ascii="Times New Roman" w:hAnsi="Times New Roman" w:cs="Times New Roman"/>
              </w:rPr>
            </w:pPr>
          </w:p>
        </w:tc>
        <w:tc>
          <w:tcPr>
            <w:tcW w:w="3006" w:type="dxa"/>
          </w:tcPr>
          <w:p w14:paraId="3F51207F" w14:textId="77777777" w:rsidR="00E2026F" w:rsidRPr="009E393E" w:rsidRDefault="00E2026F" w:rsidP="00B15372">
            <w:pPr>
              <w:rPr>
                <w:rFonts w:ascii="Times New Roman" w:hAnsi="Times New Roman" w:cs="Times New Roman"/>
              </w:rPr>
            </w:pPr>
            <w:r>
              <w:rPr>
                <w:rFonts w:ascii="Times New Roman" w:hAnsi="Times New Roman" w:cs="Times New Roman"/>
              </w:rPr>
              <w:t>NAWEC</w:t>
            </w:r>
          </w:p>
        </w:tc>
      </w:tr>
      <w:tr w:rsidR="00E2026F" w14:paraId="534497DD" w14:textId="77777777" w:rsidTr="00B15372">
        <w:tc>
          <w:tcPr>
            <w:tcW w:w="3005" w:type="dxa"/>
          </w:tcPr>
          <w:p w14:paraId="2BAD4EEF"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Mr. Ousman Mankara</w:t>
            </w:r>
          </w:p>
        </w:tc>
        <w:tc>
          <w:tcPr>
            <w:tcW w:w="3005" w:type="dxa"/>
          </w:tcPr>
          <w:p w14:paraId="32B9FA25"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Social Risk Management Specialist, PIU</w:t>
            </w:r>
          </w:p>
        </w:tc>
        <w:tc>
          <w:tcPr>
            <w:tcW w:w="3006" w:type="dxa"/>
          </w:tcPr>
          <w:p w14:paraId="23BE36AF" w14:textId="77777777" w:rsidR="00E2026F" w:rsidRPr="009E393E" w:rsidRDefault="00E2026F" w:rsidP="00B15372">
            <w:pPr>
              <w:rPr>
                <w:rFonts w:ascii="Times New Roman" w:hAnsi="Times New Roman" w:cs="Times New Roman"/>
              </w:rPr>
            </w:pPr>
            <w:r>
              <w:rPr>
                <w:rFonts w:ascii="Times New Roman" w:hAnsi="Times New Roman" w:cs="Times New Roman"/>
              </w:rPr>
              <w:t>NAWEC</w:t>
            </w:r>
          </w:p>
        </w:tc>
      </w:tr>
      <w:tr w:rsidR="00E2026F" w14:paraId="7615CCFC" w14:textId="77777777" w:rsidTr="00B15372">
        <w:tc>
          <w:tcPr>
            <w:tcW w:w="3005" w:type="dxa"/>
          </w:tcPr>
          <w:p w14:paraId="0982CD49"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Mr. Ousainou Joof</w:t>
            </w:r>
          </w:p>
        </w:tc>
        <w:tc>
          <w:tcPr>
            <w:tcW w:w="3005" w:type="dxa"/>
          </w:tcPr>
          <w:p w14:paraId="7A0A0E62"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Senior Technical Engineer, Electrical Business Unit (EBU)</w:t>
            </w:r>
          </w:p>
          <w:p w14:paraId="6ED6AD86" w14:textId="77777777" w:rsidR="00E2026F" w:rsidRPr="009E393E" w:rsidRDefault="00E2026F" w:rsidP="00B15372">
            <w:pPr>
              <w:rPr>
                <w:rFonts w:ascii="Times New Roman" w:hAnsi="Times New Roman" w:cs="Times New Roman"/>
              </w:rPr>
            </w:pPr>
          </w:p>
        </w:tc>
        <w:tc>
          <w:tcPr>
            <w:tcW w:w="3006" w:type="dxa"/>
          </w:tcPr>
          <w:p w14:paraId="3CCBEB7C" w14:textId="77777777" w:rsidR="00E2026F" w:rsidRPr="009E393E" w:rsidRDefault="00E2026F" w:rsidP="00B15372">
            <w:pPr>
              <w:rPr>
                <w:rFonts w:ascii="Times New Roman" w:hAnsi="Times New Roman" w:cs="Times New Roman"/>
              </w:rPr>
            </w:pPr>
            <w:r>
              <w:rPr>
                <w:rFonts w:ascii="Times New Roman" w:hAnsi="Times New Roman" w:cs="Times New Roman"/>
              </w:rPr>
              <w:t>NAWEC</w:t>
            </w:r>
          </w:p>
        </w:tc>
      </w:tr>
      <w:tr w:rsidR="00E2026F" w14:paraId="67D5C1AF" w14:textId="77777777" w:rsidTr="00B15372">
        <w:tc>
          <w:tcPr>
            <w:tcW w:w="3005" w:type="dxa"/>
          </w:tcPr>
          <w:p w14:paraId="3D65D0B0"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Arnold Ng'uni</w:t>
            </w:r>
          </w:p>
        </w:tc>
        <w:tc>
          <w:tcPr>
            <w:tcW w:w="3005" w:type="dxa"/>
          </w:tcPr>
          <w:p w14:paraId="0603D492"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Senior Power Engineer</w:t>
            </w:r>
          </w:p>
          <w:p w14:paraId="5BFE9657" w14:textId="77777777" w:rsidR="00E2026F" w:rsidRPr="009E393E" w:rsidRDefault="00E2026F" w:rsidP="00B15372">
            <w:pPr>
              <w:rPr>
                <w:rFonts w:ascii="Times New Roman" w:hAnsi="Times New Roman" w:cs="Times New Roman"/>
              </w:rPr>
            </w:pPr>
          </w:p>
        </w:tc>
        <w:tc>
          <w:tcPr>
            <w:tcW w:w="3006" w:type="dxa"/>
          </w:tcPr>
          <w:p w14:paraId="50DA7560" w14:textId="77777777" w:rsidR="00E2026F" w:rsidRPr="009E393E" w:rsidRDefault="00E2026F" w:rsidP="00B15372">
            <w:pPr>
              <w:rPr>
                <w:rFonts w:ascii="Times New Roman" w:hAnsi="Times New Roman" w:cs="Times New Roman"/>
              </w:rPr>
            </w:pPr>
            <w:r>
              <w:rPr>
                <w:rFonts w:ascii="Times New Roman" w:hAnsi="Times New Roman" w:cs="Times New Roman"/>
              </w:rPr>
              <w:t>NAWEC</w:t>
            </w:r>
          </w:p>
        </w:tc>
      </w:tr>
      <w:tr w:rsidR="00E2026F" w14:paraId="7ED568A7" w14:textId="77777777" w:rsidTr="00B15372">
        <w:tc>
          <w:tcPr>
            <w:tcW w:w="3005" w:type="dxa"/>
          </w:tcPr>
          <w:p w14:paraId="0E74404D"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lastRenderedPageBreak/>
              <w:t>Mr. Benedict Jarju</w:t>
            </w:r>
          </w:p>
        </w:tc>
        <w:tc>
          <w:tcPr>
            <w:tcW w:w="3005" w:type="dxa"/>
          </w:tcPr>
          <w:p w14:paraId="1CD388C4" w14:textId="77777777" w:rsidR="00E2026F" w:rsidRPr="009E393E" w:rsidRDefault="00E2026F" w:rsidP="00B15372">
            <w:pPr>
              <w:rPr>
                <w:rFonts w:ascii="Times New Roman" w:hAnsi="Times New Roman" w:cs="Times New Roman"/>
              </w:rPr>
            </w:pPr>
            <w:r w:rsidRPr="009E393E">
              <w:rPr>
                <w:rFonts w:ascii="Times New Roman" w:hAnsi="Times New Roman" w:cs="Times New Roman"/>
              </w:rPr>
              <w:t>Standard &amp; Quality Manager</w:t>
            </w:r>
          </w:p>
        </w:tc>
        <w:tc>
          <w:tcPr>
            <w:tcW w:w="3006" w:type="dxa"/>
          </w:tcPr>
          <w:p w14:paraId="7A3282EB" w14:textId="77777777" w:rsidR="00E2026F" w:rsidRPr="009E393E" w:rsidRDefault="00E2026F" w:rsidP="00B15372">
            <w:pPr>
              <w:rPr>
                <w:rFonts w:ascii="Times New Roman" w:hAnsi="Times New Roman" w:cs="Times New Roman"/>
              </w:rPr>
            </w:pPr>
            <w:r>
              <w:rPr>
                <w:rFonts w:ascii="Times New Roman" w:hAnsi="Times New Roman" w:cs="Times New Roman"/>
              </w:rPr>
              <w:t>NAWEC</w:t>
            </w:r>
          </w:p>
        </w:tc>
      </w:tr>
      <w:tr w:rsidR="00E2026F" w14:paraId="690B446E" w14:textId="77777777" w:rsidTr="00B15372">
        <w:tc>
          <w:tcPr>
            <w:tcW w:w="3005" w:type="dxa"/>
          </w:tcPr>
          <w:p w14:paraId="5C1CD576" w14:textId="77777777" w:rsidR="00E2026F" w:rsidRPr="009E393E" w:rsidRDefault="00E2026F" w:rsidP="00B15372">
            <w:pPr>
              <w:rPr>
                <w:rFonts w:ascii="Times New Roman" w:hAnsi="Times New Roman" w:cs="Times New Roman"/>
              </w:rPr>
            </w:pPr>
            <w:r w:rsidRPr="009E393E">
              <w:rPr>
                <w:rFonts w:ascii="Times New Roman" w:hAnsi="Times New Roman" w:cs="Times New Roman"/>
                <w:highlight w:val="yellow"/>
              </w:rPr>
              <w:t>Mrs. Soukeyna Gueye</w:t>
            </w:r>
          </w:p>
        </w:tc>
        <w:tc>
          <w:tcPr>
            <w:tcW w:w="3005" w:type="dxa"/>
          </w:tcPr>
          <w:p w14:paraId="59360760" w14:textId="1932950F" w:rsidR="00E2026F" w:rsidRPr="009E393E" w:rsidRDefault="00A91F3C" w:rsidP="00B15372">
            <w:pPr>
              <w:rPr>
                <w:rFonts w:ascii="Times New Roman" w:hAnsi="Times New Roman" w:cs="Times New Roman"/>
              </w:rPr>
            </w:pPr>
            <w:ins w:id="245" w:author="Haddy Njie" w:date="2024-11-25T11:40:00Z" w16du:dateUtc="2024-11-25T11:40:00Z">
              <w:r>
                <w:rPr>
                  <w:rFonts w:ascii="Times New Roman" w:hAnsi="Times New Roman" w:cs="Times New Roman"/>
                  <w:highlight w:val="yellow"/>
                </w:rPr>
                <w:t xml:space="preserve"> Social Development Specialist </w:t>
              </w:r>
              <w:r w:rsidR="009F320B">
                <w:rPr>
                  <w:rFonts w:ascii="Times New Roman" w:hAnsi="Times New Roman" w:cs="Times New Roman"/>
                  <w:highlight w:val="yellow"/>
                </w:rPr>
                <w:t>Regional Coordinat</w:t>
              </w:r>
              <w:r>
                <w:rPr>
                  <w:rFonts w:ascii="Times New Roman" w:hAnsi="Times New Roman" w:cs="Times New Roman"/>
                  <w:highlight w:val="yellow"/>
                </w:rPr>
                <w:t xml:space="preserve">ion Unit (RCU) </w:t>
              </w:r>
            </w:ins>
            <w:del w:id="246" w:author="Haddy Njie" w:date="2024-11-25T11:40:00Z" w16du:dateUtc="2024-11-25T11:40:00Z">
              <w:r w:rsidR="00E2026F" w:rsidRPr="009E393E" w:rsidDel="009F320B">
                <w:rPr>
                  <w:rFonts w:ascii="Times New Roman" w:hAnsi="Times New Roman" w:cs="Times New Roman"/>
                  <w:highlight w:val="yellow"/>
                </w:rPr>
                <w:delText>ECOWAS</w:delText>
              </w:r>
            </w:del>
            <w:r w:rsidR="00E2026F" w:rsidRPr="009E393E">
              <w:rPr>
                <w:rFonts w:ascii="Times New Roman" w:hAnsi="Times New Roman" w:cs="Times New Roman"/>
                <w:highlight w:val="yellow"/>
              </w:rPr>
              <w:t xml:space="preserve"> </w:t>
            </w:r>
            <w:del w:id="247" w:author="Haddy Njie" w:date="2024-11-25T11:40:00Z" w16du:dateUtc="2024-11-25T11:40:00Z">
              <w:r w:rsidR="00E2026F" w:rsidRPr="009E393E" w:rsidDel="00A91F3C">
                <w:rPr>
                  <w:rFonts w:ascii="Times New Roman" w:hAnsi="Times New Roman" w:cs="Times New Roman"/>
                  <w:highlight w:val="yellow"/>
                </w:rPr>
                <w:delText>Rep in the Gambia</w:delText>
              </w:r>
              <w:r w:rsidR="00E2026F" w:rsidRPr="009E393E" w:rsidDel="00A91F3C">
                <w:rPr>
                  <w:rFonts w:ascii="Times New Roman" w:hAnsi="Times New Roman" w:cs="Times New Roman"/>
                </w:rPr>
                <w:delText xml:space="preserve"> (provide designation</w:delText>
              </w:r>
            </w:del>
            <w:ins w:id="248" w:author="Haddy Njie" w:date="2024-11-25T11:40:00Z" w16du:dateUtc="2024-11-25T11:40:00Z">
              <w:r>
                <w:rPr>
                  <w:rFonts w:ascii="Times New Roman" w:hAnsi="Times New Roman" w:cs="Times New Roman"/>
                </w:rPr>
                <w:t xml:space="preserve"> </w:t>
              </w:r>
            </w:ins>
            <w:r w:rsidR="00E2026F" w:rsidRPr="009E393E">
              <w:rPr>
                <w:rFonts w:ascii="Times New Roman" w:hAnsi="Times New Roman" w:cs="Times New Roman"/>
              </w:rPr>
              <w:t>)</w:t>
            </w:r>
          </w:p>
          <w:p w14:paraId="08C5E337" w14:textId="77777777" w:rsidR="00E2026F" w:rsidRPr="009E393E" w:rsidRDefault="00E2026F" w:rsidP="00B15372">
            <w:pPr>
              <w:rPr>
                <w:rFonts w:ascii="Times New Roman" w:hAnsi="Times New Roman" w:cs="Times New Roman"/>
              </w:rPr>
            </w:pPr>
          </w:p>
        </w:tc>
        <w:tc>
          <w:tcPr>
            <w:tcW w:w="3006" w:type="dxa"/>
          </w:tcPr>
          <w:p w14:paraId="2AAA79B1" w14:textId="77777777" w:rsidR="00E2026F" w:rsidRPr="009E393E" w:rsidRDefault="00E2026F" w:rsidP="00B15372">
            <w:pPr>
              <w:rPr>
                <w:rFonts w:ascii="Times New Roman" w:hAnsi="Times New Roman" w:cs="Times New Roman"/>
              </w:rPr>
            </w:pPr>
            <w:r>
              <w:rPr>
                <w:rFonts w:ascii="Times New Roman" w:hAnsi="Times New Roman" w:cs="Times New Roman"/>
              </w:rPr>
              <w:t>ECOWAS</w:t>
            </w:r>
          </w:p>
        </w:tc>
      </w:tr>
    </w:tbl>
    <w:p w14:paraId="704D1496" w14:textId="28B2B5E0" w:rsidR="00E2026F" w:rsidRDefault="00635F36" w:rsidP="00E2026F">
      <w:r>
        <w:t xml:space="preserve"> </w:t>
      </w:r>
    </w:p>
    <w:p w14:paraId="4952BEDD" w14:textId="23B67151" w:rsidR="00635F36" w:rsidRDefault="00635F36" w:rsidP="0030035F">
      <w:pPr>
        <w:pStyle w:val="Heading2"/>
        <w:numPr>
          <w:ilvl w:val="1"/>
          <w:numId w:val="87"/>
        </w:numPr>
      </w:pPr>
      <w:bookmarkStart w:id="249" w:name="_Toc183294329"/>
      <w:r>
        <w:t xml:space="preserve">The </w:t>
      </w:r>
      <w:ins w:id="250" w:author="Haddy Njie" w:date="2024-11-25T11:41:00Z" w16du:dateUtc="2024-11-25T11:41:00Z">
        <w:r w:rsidR="00A91F3C">
          <w:t xml:space="preserve">accident </w:t>
        </w:r>
      </w:ins>
      <w:del w:id="251" w:author="Haddy Njie" w:date="2024-11-25T11:41:00Z" w16du:dateUtc="2024-11-25T11:41:00Z">
        <w:r w:rsidDel="00A91F3C">
          <w:delText>incident</w:delText>
        </w:r>
      </w:del>
      <w:r>
        <w:t xml:space="preserve"> investigation team was assigned </w:t>
      </w:r>
      <w:r w:rsidR="003D2F8A">
        <w:t>to:</w:t>
      </w:r>
      <w:bookmarkEnd w:id="249"/>
    </w:p>
    <w:p w14:paraId="5C7108DF" w14:textId="77777777" w:rsidR="00287BA1" w:rsidRDefault="00287BA1" w:rsidP="00287BA1">
      <w:pPr>
        <w:pStyle w:val="Heading2"/>
        <w:ind w:left="0" w:firstLine="0"/>
      </w:pPr>
      <w:commentRangeStart w:id="252"/>
    </w:p>
    <w:p w14:paraId="305901FA" w14:textId="0EB0C377" w:rsidR="003D2F8A" w:rsidRPr="007B2031" w:rsidRDefault="00EE230D" w:rsidP="003D2F8A">
      <w:pPr>
        <w:pStyle w:val="ListParagraph"/>
        <w:numPr>
          <w:ilvl w:val="0"/>
          <w:numId w:val="17"/>
        </w:numPr>
        <w:jc w:val="both"/>
        <w:rPr>
          <w:rFonts w:ascii="Times New Roman" w:hAnsi="Times New Roman" w:cs="Times New Roman"/>
          <w:sz w:val="24"/>
          <w:szCs w:val="24"/>
        </w:rPr>
      </w:pPr>
      <w:r w:rsidRPr="007B2031">
        <w:rPr>
          <w:rFonts w:ascii="Times New Roman" w:hAnsi="Times New Roman" w:cs="Times New Roman"/>
          <w:sz w:val="24"/>
          <w:szCs w:val="24"/>
        </w:rPr>
        <w:t>Assess</w:t>
      </w:r>
      <w:r w:rsidR="003D2F8A" w:rsidRPr="007B2031">
        <w:rPr>
          <w:rFonts w:ascii="Times New Roman" w:hAnsi="Times New Roman" w:cs="Times New Roman"/>
          <w:sz w:val="24"/>
          <w:szCs w:val="24"/>
        </w:rPr>
        <w:t xml:space="preserve"> the extent and nature of the </w:t>
      </w:r>
      <w:del w:id="253" w:author="Haddy Njie" w:date="2024-11-25T11:42:00Z" w16du:dateUtc="2024-11-25T11:42:00Z">
        <w:r w:rsidR="003D2F8A" w:rsidRPr="007B2031" w:rsidDel="00DB5F63">
          <w:rPr>
            <w:rFonts w:ascii="Times New Roman" w:hAnsi="Times New Roman" w:cs="Times New Roman"/>
            <w:sz w:val="24"/>
            <w:szCs w:val="24"/>
          </w:rPr>
          <w:delText>incident</w:delText>
        </w:r>
      </w:del>
      <w:ins w:id="254" w:author="Haddy Njie" w:date="2024-11-25T11:42:00Z" w16du:dateUtc="2024-11-25T11:42:00Z">
        <w:r w:rsidR="00DB5F63">
          <w:rPr>
            <w:rFonts w:ascii="Times New Roman" w:hAnsi="Times New Roman" w:cs="Times New Roman"/>
            <w:sz w:val="24"/>
            <w:szCs w:val="24"/>
          </w:rPr>
          <w:t>accident</w:t>
        </w:r>
      </w:ins>
      <w:r w:rsidR="003D2F8A" w:rsidRPr="007B2031">
        <w:rPr>
          <w:rFonts w:ascii="Times New Roman" w:hAnsi="Times New Roman" w:cs="Times New Roman"/>
          <w:sz w:val="24"/>
          <w:szCs w:val="24"/>
        </w:rPr>
        <w:t xml:space="preserve">'s connection to </w:t>
      </w:r>
      <w:proofErr w:type="spellStart"/>
      <w:r w:rsidR="003D2F8A" w:rsidRPr="007B2031">
        <w:rPr>
          <w:rFonts w:ascii="Times New Roman" w:hAnsi="Times New Roman" w:cs="Times New Roman"/>
          <w:sz w:val="24"/>
          <w:szCs w:val="24"/>
        </w:rPr>
        <w:t>NAWEC’s</w:t>
      </w:r>
      <w:proofErr w:type="spellEnd"/>
      <w:r w:rsidR="003D2F8A" w:rsidRPr="007B2031">
        <w:rPr>
          <w:rFonts w:ascii="Times New Roman" w:hAnsi="Times New Roman" w:cs="Times New Roman"/>
          <w:sz w:val="24"/>
          <w:szCs w:val="24"/>
        </w:rPr>
        <w:t xml:space="preserve"> operations or projects.</w:t>
      </w:r>
    </w:p>
    <w:p w14:paraId="61AD9F7F" w14:textId="2E4771C4" w:rsidR="003D2F8A" w:rsidRDefault="003D2F8A" w:rsidP="003D2F8A">
      <w:pPr>
        <w:pStyle w:val="ListParagraph"/>
        <w:numPr>
          <w:ilvl w:val="0"/>
          <w:numId w:val="17"/>
        </w:numPr>
        <w:jc w:val="both"/>
        <w:rPr>
          <w:rFonts w:ascii="Times New Roman" w:hAnsi="Times New Roman" w:cs="Times New Roman"/>
          <w:sz w:val="24"/>
          <w:szCs w:val="24"/>
        </w:rPr>
      </w:pPr>
      <w:r w:rsidRPr="007B2031">
        <w:rPr>
          <w:rFonts w:ascii="Times New Roman" w:hAnsi="Times New Roman" w:cs="Times New Roman"/>
          <w:sz w:val="24"/>
          <w:szCs w:val="24"/>
        </w:rPr>
        <w:t xml:space="preserve">Assessing how the contractor addressed the </w:t>
      </w:r>
      <w:del w:id="255" w:author="Haddy Njie" w:date="2024-11-25T11:42:00Z" w16du:dateUtc="2024-11-25T11:42:00Z">
        <w:r w:rsidRPr="007B2031" w:rsidDel="00DB5F63">
          <w:rPr>
            <w:rFonts w:ascii="Times New Roman" w:hAnsi="Times New Roman" w:cs="Times New Roman"/>
            <w:sz w:val="24"/>
            <w:szCs w:val="24"/>
          </w:rPr>
          <w:delText>incident</w:delText>
        </w:r>
      </w:del>
      <w:ins w:id="256" w:author="Haddy Njie" w:date="2024-11-25T11:42:00Z" w16du:dateUtc="2024-11-25T11:42:00Z">
        <w:r w:rsidR="00DB5F63">
          <w:rPr>
            <w:rFonts w:ascii="Times New Roman" w:hAnsi="Times New Roman" w:cs="Times New Roman"/>
            <w:sz w:val="24"/>
            <w:szCs w:val="24"/>
          </w:rPr>
          <w:t>accident</w:t>
        </w:r>
      </w:ins>
      <w:r w:rsidRPr="007B2031">
        <w:rPr>
          <w:rFonts w:ascii="Times New Roman" w:hAnsi="Times New Roman" w:cs="Times New Roman"/>
          <w:sz w:val="24"/>
          <w:szCs w:val="24"/>
        </w:rPr>
        <w:t xml:space="preserve"> and any immediate actions taken.</w:t>
      </w:r>
    </w:p>
    <w:p w14:paraId="5CCCB682" w14:textId="77777777" w:rsidR="003D2F8A" w:rsidRDefault="003D2F8A" w:rsidP="003D2F8A">
      <w:pPr>
        <w:pStyle w:val="ListParagraph"/>
        <w:numPr>
          <w:ilvl w:val="0"/>
          <w:numId w:val="17"/>
        </w:numPr>
        <w:jc w:val="both"/>
        <w:rPr>
          <w:rFonts w:ascii="Times New Roman" w:hAnsi="Times New Roman" w:cs="Times New Roman"/>
          <w:sz w:val="24"/>
          <w:szCs w:val="24"/>
        </w:rPr>
      </w:pPr>
      <w:r w:rsidRPr="007B2031">
        <w:rPr>
          <w:rFonts w:ascii="Times New Roman" w:hAnsi="Times New Roman" w:cs="Times New Roman"/>
          <w:sz w:val="24"/>
          <w:szCs w:val="24"/>
        </w:rPr>
        <w:t>Conducting a root cause analysis to identify contributing factors.</w:t>
      </w:r>
    </w:p>
    <w:p w14:paraId="433055D1" w14:textId="05E43543" w:rsidR="003D2F8A" w:rsidRDefault="003D2F8A" w:rsidP="00E2026F">
      <w:pPr>
        <w:pStyle w:val="ListParagraph"/>
        <w:numPr>
          <w:ilvl w:val="0"/>
          <w:numId w:val="17"/>
        </w:numPr>
        <w:jc w:val="both"/>
        <w:rPr>
          <w:rFonts w:ascii="Times New Roman" w:hAnsi="Times New Roman" w:cs="Times New Roman"/>
          <w:sz w:val="24"/>
          <w:szCs w:val="24"/>
        </w:rPr>
      </w:pPr>
      <w:r w:rsidRPr="007B2031">
        <w:rPr>
          <w:rFonts w:ascii="Times New Roman" w:hAnsi="Times New Roman" w:cs="Times New Roman"/>
          <w:sz w:val="24"/>
          <w:szCs w:val="24"/>
        </w:rPr>
        <w:t xml:space="preserve">Recommending safeguards and corrective actions to prevent similar </w:t>
      </w:r>
      <w:del w:id="257" w:author="Haddy Njie" w:date="2024-11-25T11:42:00Z" w16du:dateUtc="2024-11-25T11:42:00Z">
        <w:r w:rsidRPr="007B2031" w:rsidDel="00DB5F63">
          <w:rPr>
            <w:rFonts w:ascii="Times New Roman" w:hAnsi="Times New Roman" w:cs="Times New Roman"/>
            <w:sz w:val="24"/>
            <w:szCs w:val="24"/>
          </w:rPr>
          <w:delText>incident</w:delText>
        </w:r>
      </w:del>
      <w:ins w:id="258" w:author="Haddy Njie" w:date="2024-11-25T11:42:00Z" w16du:dateUtc="2024-11-25T11:42:00Z">
        <w:r w:rsidR="00DB5F63">
          <w:rPr>
            <w:rFonts w:ascii="Times New Roman" w:hAnsi="Times New Roman" w:cs="Times New Roman"/>
            <w:sz w:val="24"/>
            <w:szCs w:val="24"/>
          </w:rPr>
          <w:t>accident</w:t>
        </w:r>
      </w:ins>
      <w:r w:rsidRPr="007B2031">
        <w:rPr>
          <w:rFonts w:ascii="Times New Roman" w:hAnsi="Times New Roman" w:cs="Times New Roman"/>
          <w:sz w:val="24"/>
          <w:szCs w:val="24"/>
        </w:rPr>
        <w:t>s in the future.</w:t>
      </w:r>
      <w:commentRangeEnd w:id="252"/>
      <w:r w:rsidR="006D2B89">
        <w:rPr>
          <w:rStyle w:val="CommentReference"/>
        </w:rPr>
        <w:commentReference w:id="252"/>
      </w:r>
    </w:p>
    <w:p w14:paraId="67692317" w14:textId="77777777" w:rsidR="00041191" w:rsidRPr="00111950" w:rsidRDefault="00041191" w:rsidP="00041191">
      <w:pPr>
        <w:pStyle w:val="ListParagraph"/>
        <w:jc w:val="both"/>
        <w:rPr>
          <w:rFonts w:ascii="Times New Roman" w:hAnsi="Times New Roman" w:cs="Times New Roman"/>
          <w:sz w:val="24"/>
          <w:szCs w:val="24"/>
        </w:rPr>
      </w:pPr>
    </w:p>
    <w:p w14:paraId="4A53B411" w14:textId="3B331111" w:rsidR="001471FE" w:rsidRPr="00D935C5" w:rsidRDefault="001471FE" w:rsidP="0030035F">
      <w:pPr>
        <w:pStyle w:val="Heading2"/>
        <w:numPr>
          <w:ilvl w:val="1"/>
          <w:numId w:val="87"/>
        </w:numPr>
      </w:pPr>
      <w:bookmarkStart w:id="259" w:name="_Toc183294330"/>
      <w:r w:rsidRPr="00D935C5">
        <w:t>Stakeholders Interviewed</w:t>
      </w:r>
      <w:bookmarkEnd w:id="259"/>
    </w:p>
    <w:p w14:paraId="6CA7642F" w14:textId="1EDC02A4" w:rsidR="00DC004A" w:rsidRDefault="00DC004A" w:rsidP="00DC004A">
      <w:pPr>
        <w:pStyle w:val="NormalWeb"/>
      </w:pPr>
      <w:r>
        <w:t xml:space="preserve">The stakeholders interviewed regarding the </w:t>
      </w:r>
      <w:del w:id="260" w:author="Haddy Njie" w:date="2024-11-25T11:42:00Z" w16du:dateUtc="2024-11-25T11:42:00Z">
        <w:r w:rsidDel="00DB5F63">
          <w:delText>incident</w:delText>
        </w:r>
      </w:del>
      <w:ins w:id="261" w:author="Haddy Njie" w:date="2024-11-25T11:42:00Z" w16du:dateUtc="2024-11-25T11:42:00Z">
        <w:r w:rsidR="00DB5F63">
          <w:t>accident</w:t>
        </w:r>
      </w:ins>
      <w:r>
        <w:t xml:space="preserve"> </w:t>
      </w:r>
      <w:proofErr w:type="gramStart"/>
      <w:r>
        <w:t>are</w:t>
      </w:r>
      <w:proofErr w:type="gramEnd"/>
      <w:r>
        <w:t xml:space="preserve"> listed in Table 2. These included technical engineers from NAWEC, ECOREAP PIU representatives (including environmental and social risk managers), the consulting engineer, KEI management, BB Electrical (team under KEI), BKE (team under BB Electrical), families of the victims, the two survivors, and police investigators.</w:t>
      </w:r>
    </w:p>
    <w:p w14:paraId="6CBB4892" w14:textId="795E0300" w:rsidR="00DC004A" w:rsidRDefault="00DC004A" w:rsidP="00DC004A">
      <w:pPr>
        <w:pStyle w:val="NormalWeb"/>
      </w:pPr>
      <w:r>
        <w:t xml:space="preserve">The investigation team also reached out to the Ministry of Petroleum and Energy (MOPE), the Public Utilities Regulatory Authority (PURA), and the Department of Labour. MOPE confirmed that a committee comprising PURA and other relevant stakeholders had been established to investigate the </w:t>
      </w:r>
      <w:del w:id="262" w:author="Haddy Njie" w:date="2024-11-25T11:42:00Z" w16du:dateUtc="2024-11-25T11:42:00Z">
        <w:r w:rsidDel="00DB5F63">
          <w:delText>incident</w:delText>
        </w:r>
      </w:del>
      <w:ins w:id="263" w:author="Haddy Njie" w:date="2024-11-25T11:42:00Z" w16du:dateUtc="2024-11-25T11:42:00Z">
        <w:r w:rsidR="00DB5F63">
          <w:t>accident</w:t>
        </w:r>
      </w:ins>
      <w:r>
        <w:t>, which PURA also verified. However, the Permanent Secretary of MOPE informed the team that the Cabinet had decided to put the committee’s investigation on hold until the police investigation is concluded.</w:t>
      </w:r>
    </w:p>
    <w:p w14:paraId="67DBFFA6" w14:textId="77777777" w:rsidR="00DC004A" w:rsidRDefault="00DC004A" w:rsidP="00DC004A">
      <w:pPr>
        <w:pStyle w:val="NormalWeb"/>
      </w:pPr>
      <w:r>
        <w:t>The Department of Labour acknowledged that their investigation had commenced and was ongoing at the time of finalizing this report.</w:t>
      </w:r>
    </w:p>
    <w:p w14:paraId="077C4778" w14:textId="77777777" w:rsidR="00ED6D2D" w:rsidRPr="00AB00C0" w:rsidRDefault="00ED6D2D" w:rsidP="00AB00C0">
      <w:pPr>
        <w:rPr>
          <w:rFonts w:ascii="Times New Roman" w:hAnsi="Times New Roman" w:cs="Times New Roman"/>
          <w:b/>
          <w:bCs/>
          <w:spacing w:val="-2"/>
        </w:rPr>
      </w:pPr>
      <w:commentRangeStart w:id="264"/>
      <w:r w:rsidRPr="00AB00C0">
        <w:rPr>
          <w:rFonts w:ascii="Times New Roman" w:hAnsi="Times New Roman" w:cs="Times New Roman"/>
          <w:b/>
          <w:bCs/>
        </w:rPr>
        <w:t>Table</w:t>
      </w:r>
      <w:r w:rsidRPr="00AB00C0">
        <w:rPr>
          <w:rFonts w:ascii="Times New Roman" w:hAnsi="Times New Roman" w:cs="Times New Roman"/>
          <w:b/>
          <w:bCs/>
          <w:spacing w:val="8"/>
        </w:rPr>
        <w:t xml:space="preserve"> </w:t>
      </w:r>
      <w:r w:rsidRPr="00AB00C0">
        <w:rPr>
          <w:rFonts w:ascii="Times New Roman" w:hAnsi="Times New Roman" w:cs="Times New Roman"/>
          <w:b/>
          <w:bCs/>
        </w:rPr>
        <w:t>2:</w:t>
      </w:r>
      <w:r w:rsidRPr="00AB00C0">
        <w:rPr>
          <w:rFonts w:ascii="Times New Roman" w:hAnsi="Times New Roman" w:cs="Times New Roman"/>
          <w:b/>
          <w:bCs/>
          <w:spacing w:val="8"/>
        </w:rPr>
        <w:t xml:space="preserve"> </w:t>
      </w:r>
      <w:r w:rsidRPr="00AB00C0">
        <w:rPr>
          <w:rFonts w:ascii="Times New Roman" w:hAnsi="Times New Roman" w:cs="Times New Roman"/>
          <w:b/>
          <w:bCs/>
        </w:rPr>
        <w:t>List</w:t>
      </w:r>
      <w:r w:rsidRPr="00AB00C0">
        <w:rPr>
          <w:rFonts w:ascii="Times New Roman" w:hAnsi="Times New Roman" w:cs="Times New Roman"/>
          <w:b/>
          <w:bCs/>
          <w:spacing w:val="10"/>
        </w:rPr>
        <w:t xml:space="preserve"> </w:t>
      </w:r>
      <w:r w:rsidRPr="00AB00C0">
        <w:rPr>
          <w:rFonts w:ascii="Times New Roman" w:hAnsi="Times New Roman" w:cs="Times New Roman"/>
          <w:b/>
          <w:bCs/>
        </w:rPr>
        <w:t>of</w:t>
      </w:r>
      <w:r w:rsidRPr="00AB00C0">
        <w:rPr>
          <w:rFonts w:ascii="Times New Roman" w:hAnsi="Times New Roman" w:cs="Times New Roman"/>
          <w:b/>
          <w:bCs/>
          <w:spacing w:val="8"/>
        </w:rPr>
        <w:t xml:space="preserve"> </w:t>
      </w:r>
      <w:r w:rsidRPr="00AB00C0">
        <w:rPr>
          <w:rFonts w:ascii="Times New Roman" w:hAnsi="Times New Roman" w:cs="Times New Roman"/>
          <w:b/>
          <w:bCs/>
        </w:rPr>
        <w:t>persons</w:t>
      </w:r>
      <w:r w:rsidRPr="00AB00C0">
        <w:rPr>
          <w:rFonts w:ascii="Times New Roman" w:hAnsi="Times New Roman" w:cs="Times New Roman"/>
          <w:b/>
          <w:bCs/>
          <w:spacing w:val="10"/>
        </w:rPr>
        <w:t xml:space="preserve"> </w:t>
      </w:r>
      <w:r w:rsidRPr="00AB00C0">
        <w:rPr>
          <w:rFonts w:ascii="Times New Roman" w:hAnsi="Times New Roman" w:cs="Times New Roman"/>
          <w:b/>
          <w:bCs/>
          <w:spacing w:val="-2"/>
        </w:rPr>
        <w:t>interviewed</w:t>
      </w:r>
    </w:p>
    <w:p w14:paraId="66A463AD" w14:textId="77777777" w:rsidR="00676EED" w:rsidRDefault="00676EED" w:rsidP="00676EED">
      <w:pPr>
        <w:pStyle w:val="Heading2"/>
        <w:ind w:left="0" w:firstLine="0"/>
        <w:rPr>
          <w:spacing w:val="-2"/>
        </w:rPr>
      </w:pPr>
    </w:p>
    <w:p w14:paraId="4CE6FEA9" w14:textId="77777777" w:rsidR="002542EC" w:rsidRPr="007B1990" w:rsidRDefault="002542EC" w:rsidP="002542EC">
      <w:pPr>
        <w:rPr>
          <w:rFonts w:ascii="Times New Roman" w:hAnsi="Times New Roman" w:cs="Times New Roman"/>
        </w:rPr>
      </w:pPr>
    </w:p>
    <w:tbl>
      <w:tblPr>
        <w:tblStyle w:val="TableGrid"/>
        <w:tblW w:w="0" w:type="auto"/>
        <w:tblLook w:val="04A0" w:firstRow="1" w:lastRow="0" w:firstColumn="1" w:lastColumn="0" w:noHBand="0" w:noVBand="1"/>
      </w:tblPr>
      <w:tblGrid>
        <w:gridCol w:w="764"/>
        <w:gridCol w:w="2199"/>
        <w:gridCol w:w="4753"/>
        <w:gridCol w:w="1300"/>
      </w:tblGrid>
      <w:tr w:rsidR="002542EC" w:rsidRPr="007B1990" w14:paraId="514FF956" w14:textId="77777777" w:rsidTr="001A6165">
        <w:tc>
          <w:tcPr>
            <w:tcW w:w="0" w:type="auto"/>
          </w:tcPr>
          <w:p w14:paraId="54C48404" w14:textId="77777777" w:rsidR="002542EC" w:rsidRPr="007B1990" w:rsidRDefault="002542EC" w:rsidP="00B15372">
            <w:pPr>
              <w:rPr>
                <w:rFonts w:ascii="Times New Roman" w:hAnsi="Times New Roman" w:cs="Times New Roman"/>
                <w:b/>
                <w:bCs/>
              </w:rPr>
            </w:pPr>
            <w:r w:rsidRPr="007B1990">
              <w:rPr>
                <w:rFonts w:ascii="Times New Roman" w:hAnsi="Times New Roman" w:cs="Times New Roman"/>
                <w:b/>
                <w:bCs/>
              </w:rPr>
              <w:t>NO.</w:t>
            </w:r>
          </w:p>
        </w:tc>
        <w:tc>
          <w:tcPr>
            <w:tcW w:w="2229" w:type="dxa"/>
          </w:tcPr>
          <w:p w14:paraId="12097981" w14:textId="77777777" w:rsidR="002542EC" w:rsidRPr="007B1990" w:rsidRDefault="002542EC" w:rsidP="00B15372">
            <w:pPr>
              <w:rPr>
                <w:rFonts w:ascii="Times New Roman" w:hAnsi="Times New Roman" w:cs="Times New Roman"/>
                <w:b/>
                <w:bCs/>
              </w:rPr>
            </w:pPr>
            <w:r w:rsidRPr="007B1990">
              <w:rPr>
                <w:rFonts w:ascii="Times New Roman" w:hAnsi="Times New Roman" w:cs="Times New Roman"/>
                <w:b/>
                <w:bCs/>
              </w:rPr>
              <w:t>NAME</w:t>
            </w:r>
          </w:p>
        </w:tc>
        <w:tc>
          <w:tcPr>
            <w:tcW w:w="4886" w:type="dxa"/>
          </w:tcPr>
          <w:p w14:paraId="1086FA7F" w14:textId="77777777" w:rsidR="002542EC" w:rsidRPr="007B1990" w:rsidRDefault="002542EC" w:rsidP="00B15372">
            <w:pPr>
              <w:rPr>
                <w:rFonts w:ascii="Times New Roman" w:hAnsi="Times New Roman" w:cs="Times New Roman"/>
                <w:b/>
                <w:bCs/>
              </w:rPr>
            </w:pPr>
            <w:r w:rsidRPr="007B1990">
              <w:rPr>
                <w:rFonts w:ascii="Times New Roman" w:hAnsi="Times New Roman" w:cs="Times New Roman"/>
                <w:b/>
                <w:bCs/>
              </w:rPr>
              <w:t>AFFILIATION</w:t>
            </w:r>
          </w:p>
        </w:tc>
        <w:tc>
          <w:tcPr>
            <w:tcW w:w="0" w:type="auto"/>
          </w:tcPr>
          <w:p w14:paraId="25448932" w14:textId="77777777" w:rsidR="002542EC" w:rsidRPr="007B1990" w:rsidRDefault="002542EC" w:rsidP="00B15372">
            <w:pPr>
              <w:rPr>
                <w:rFonts w:ascii="Times New Roman" w:hAnsi="Times New Roman" w:cs="Times New Roman"/>
                <w:b/>
                <w:bCs/>
              </w:rPr>
            </w:pPr>
            <w:r w:rsidRPr="007B1990">
              <w:rPr>
                <w:rFonts w:ascii="Times New Roman" w:hAnsi="Times New Roman" w:cs="Times New Roman"/>
                <w:b/>
                <w:bCs/>
              </w:rPr>
              <w:t>CONTACT</w:t>
            </w:r>
          </w:p>
        </w:tc>
      </w:tr>
      <w:tr w:rsidR="002542EC" w14:paraId="372663D3" w14:textId="77777777" w:rsidTr="001A6165">
        <w:tc>
          <w:tcPr>
            <w:tcW w:w="0" w:type="auto"/>
          </w:tcPr>
          <w:p w14:paraId="041D3E99"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1.</w:t>
            </w:r>
          </w:p>
        </w:tc>
        <w:tc>
          <w:tcPr>
            <w:tcW w:w="2229" w:type="dxa"/>
          </w:tcPr>
          <w:p w14:paraId="70F72BB3" w14:textId="08240259" w:rsidR="002542EC" w:rsidRPr="007B1990" w:rsidRDefault="002636AD" w:rsidP="00B15372">
            <w:pPr>
              <w:rPr>
                <w:rFonts w:ascii="Times New Roman" w:hAnsi="Times New Roman" w:cs="Times New Roman"/>
              </w:rPr>
            </w:pPr>
            <w:r>
              <w:rPr>
                <w:rFonts w:ascii="Times New Roman" w:hAnsi="Times New Roman" w:cs="Times New Roman"/>
              </w:rPr>
              <w:t>Ousainou Joof</w:t>
            </w:r>
          </w:p>
        </w:tc>
        <w:tc>
          <w:tcPr>
            <w:tcW w:w="4886" w:type="dxa"/>
          </w:tcPr>
          <w:p w14:paraId="5554741A"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NAWEC The technical engineer of NAWEC</w:t>
            </w:r>
          </w:p>
          <w:p w14:paraId="23F6EFE0" w14:textId="77777777" w:rsidR="002542EC" w:rsidRPr="007B1990" w:rsidRDefault="002542EC" w:rsidP="00B15372">
            <w:pPr>
              <w:rPr>
                <w:rFonts w:ascii="Times New Roman" w:hAnsi="Times New Roman" w:cs="Times New Roman"/>
              </w:rPr>
            </w:pPr>
          </w:p>
        </w:tc>
        <w:tc>
          <w:tcPr>
            <w:tcW w:w="0" w:type="auto"/>
          </w:tcPr>
          <w:p w14:paraId="535D2377" w14:textId="77777777" w:rsidR="002542EC" w:rsidRPr="007B1990" w:rsidRDefault="002542EC" w:rsidP="00B15372">
            <w:pPr>
              <w:rPr>
                <w:rFonts w:ascii="Times New Roman" w:hAnsi="Times New Roman" w:cs="Times New Roman"/>
              </w:rPr>
            </w:pPr>
          </w:p>
        </w:tc>
      </w:tr>
      <w:tr w:rsidR="002542EC" w14:paraId="151DD48E" w14:textId="77777777" w:rsidTr="001A6165">
        <w:tc>
          <w:tcPr>
            <w:tcW w:w="0" w:type="auto"/>
          </w:tcPr>
          <w:p w14:paraId="56D05617"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2.</w:t>
            </w:r>
          </w:p>
        </w:tc>
        <w:tc>
          <w:tcPr>
            <w:tcW w:w="2229" w:type="dxa"/>
          </w:tcPr>
          <w:p w14:paraId="5CB0BE96" w14:textId="52D25AD1" w:rsidR="002542EC" w:rsidRPr="00E712E5" w:rsidRDefault="0020052F" w:rsidP="00B15372">
            <w:pPr>
              <w:rPr>
                <w:rFonts w:ascii="Times New Roman" w:hAnsi="Times New Roman" w:cs="Times New Roman"/>
              </w:rPr>
            </w:pPr>
            <w:r>
              <w:rPr>
                <w:rFonts w:ascii="Times New Roman" w:hAnsi="Times New Roman" w:cs="Times New Roman"/>
              </w:rPr>
              <w:t xml:space="preserve">1. </w:t>
            </w:r>
            <w:r w:rsidR="00227E2C" w:rsidRPr="00E712E5">
              <w:rPr>
                <w:rFonts w:ascii="Times New Roman" w:hAnsi="Times New Roman" w:cs="Times New Roman"/>
              </w:rPr>
              <w:t>Haddy Njie</w:t>
            </w:r>
          </w:p>
          <w:p w14:paraId="1C5BAD76" w14:textId="677834A7" w:rsidR="00E712E5" w:rsidRPr="00E712E5" w:rsidRDefault="0020052F" w:rsidP="00B15372">
            <w:pPr>
              <w:rPr>
                <w:rFonts w:ascii="Times New Roman" w:hAnsi="Times New Roman" w:cs="Times New Roman"/>
              </w:rPr>
            </w:pPr>
            <w:r>
              <w:rPr>
                <w:rFonts w:ascii="Times New Roman" w:hAnsi="Times New Roman" w:cs="Times New Roman"/>
              </w:rPr>
              <w:t xml:space="preserve">2. </w:t>
            </w:r>
            <w:r w:rsidR="00227E2C" w:rsidRPr="00E712E5">
              <w:rPr>
                <w:rFonts w:ascii="Times New Roman" w:hAnsi="Times New Roman" w:cs="Times New Roman"/>
              </w:rPr>
              <w:t>Tapha Man</w:t>
            </w:r>
            <w:r w:rsidR="000F41D9">
              <w:rPr>
                <w:rFonts w:ascii="Times New Roman" w:hAnsi="Times New Roman" w:cs="Times New Roman"/>
              </w:rPr>
              <w:t>e</w:t>
            </w:r>
          </w:p>
          <w:p w14:paraId="233A4DAA" w14:textId="69DCA8EB" w:rsidR="00227E2C" w:rsidRPr="00E712E5" w:rsidRDefault="0020052F" w:rsidP="00B15372">
            <w:pPr>
              <w:rPr>
                <w:rFonts w:ascii="Times New Roman" w:hAnsi="Times New Roman" w:cs="Times New Roman"/>
              </w:rPr>
            </w:pPr>
            <w:r>
              <w:rPr>
                <w:rFonts w:ascii="Times New Roman" w:hAnsi="Times New Roman" w:cs="Times New Roman"/>
              </w:rPr>
              <w:t xml:space="preserve">3. </w:t>
            </w:r>
            <w:r w:rsidR="00227E2C" w:rsidRPr="00E712E5">
              <w:rPr>
                <w:rFonts w:ascii="Times New Roman" w:hAnsi="Times New Roman" w:cs="Times New Roman"/>
              </w:rPr>
              <w:t>Ousman Mankara</w:t>
            </w:r>
          </w:p>
          <w:p w14:paraId="7EAD684C" w14:textId="00AFC431" w:rsidR="00E712E5" w:rsidRDefault="0020052F" w:rsidP="00B15372">
            <w:pPr>
              <w:rPr>
                <w:rFonts w:ascii="Times New Roman" w:hAnsi="Times New Roman" w:cs="Times New Roman"/>
              </w:rPr>
            </w:pPr>
            <w:r>
              <w:rPr>
                <w:rFonts w:ascii="Times New Roman" w:hAnsi="Times New Roman" w:cs="Times New Roman"/>
              </w:rPr>
              <w:t xml:space="preserve">4. </w:t>
            </w:r>
            <w:r w:rsidR="000B4824">
              <w:rPr>
                <w:rFonts w:ascii="Times New Roman" w:hAnsi="Times New Roman" w:cs="Times New Roman"/>
              </w:rPr>
              <w:t>Babucarr Corr</w:t>
            </w:r>
          </w:p>
          <w:p w14:paraId="1183924A" w14:textId="583C790C" w:rsidR="0020052F" w:rsidRPr="007B1990" w:rsidRDefault="0020052F" w:rsidP="00B15372">
            <w:pPr>
              <w:rPr>
                <w:rFonts w:ascii="Times New Roman" w:hAnsi="Times New Roman" w:cs="Times New Roman"/>
              </w:rPr>
            </w:pPr>
            <w:r>
              <w:rPr>
                <w:rFonts w:ascii="Times New Roman" w:hAnsi="Times New Roman" w:cs="Times New Roman"/>
              </w:rPr>
              <w:t xml:space="preserve">5. </w:t>
            </w:r>
            <w:del w:id="265" w:author="Mariama Free Sanyang" w:date="2024-11-26T13:21:00Z" w16du:dateUtc="2024-11-26T13:21:00Z">
              <w:r w:rsidDel="009267FC">
                <w:rPr>
                  <w:rFonts w:ascii="Times New Roman" w:hAnsi="Times New Roman" w:cs="Times New Roman"/>
                </w:rPr>
                <w:delText xml:space="preserve">Mariama </w:delText>
              </w:r>
            </w:del>
            <w:r>
              <w:rPr>
                <w:rFonts w:ascii="Times New Roman" w:hAnsi="Times New Roman" w:cs="Times New Roman"/>
              </w:rPr>
              <w:t xml:space="preserve">Free </w:t>
            </w:r>
            <w:ins w:id="266" w:author="Mariama Free Sanyang" w:date="2024-11-26T13:21:00Z" w16du:dateUtc="2024-11-26T13:21:00Z">
              <w:r w:rsidR="009267FC">
                <w:rPr>
                  <w:rFonts w:ascii="Times New Roman" w:hAnsi="Times New Roman" w:cs="Times New Roman"/>
                </w:rPr>
                <w:t xml:space="preserve">Mariama </w:t>
              </w:r>
            </w:ins>
            <w:r>
              <w:rPr>
                <w:rFonts w:ascii="Times New Roman" w:hAnsi="Times New Roman" w:cs="Times New Roman"/>
              </w:rPr>
              <w:t>Sanyang</w:t>
            </w:r>
          </w:p>
        </w:tc>
        <w:tc>
          <w:tcPr>
            <w:tcW w:w="4886" w:type="dxa"/>
          </w:tcPr>
          <w:p w14:paraId="7F8FE3DD" w14:textId="233D6A8F" w:rsidR="002542EC" w:rsidRPr="007B1990" w:rsidRDefault="002542EC" w:rsidP="00B15372">
            <w:pPr>
              <w:rPr>
                <w:rFonts w:ascii="Times New Roman" w:hAnsi="Times New Roman" w:cs="Times New Roman"/>
              </w:rPr>
            </w:pPr>
            <w:r w:rsidRPr="007B1990">
              <w:rPr>
                <w:rFonts w:ascii="Times New Roman" w:hAnsi="Times New Roman" w:cs="Times New Roman"/>
              </w:rPr>
              <w:t xml:space="preserve">The ECOREAP PIU (including environmental and social risk </w:t>
            </w:r>
            <w:r w:rsidR="000F41D9">
              <w:rPr>
                <w:rFonts w:ascii="Times New Roman" w:hAnsi="Times New Roman" w:cs="Times New Roman"/>
              </w:rPr>
              <w:t>specialist</w:t>
            </w:r>
            <w:r w:rsidRPr="007B1990">
              <w:rPr>
                <w:rFonts w:ascii="Times New Roman" w:hAnsi="Times New Roman" w:cs="Times New Roman"/>
              </w:rPr>
              <w:t>)</w:t>
            </w:r>
          </w:p>
        </w:tc>
        <w:tc>
          <w:tcPr>
            <w:tcW w:w="0" w:type="auto"/>
          </w:tcPr>
          <w:p w14:paraId="4E25A453" w14:textId="77777777" w:rsidR="002542EC" w:rsidRPr="007B1990" w:rsidRDefault="002542EC" w:rsidP="00B15372">
            <w:pPr>
              <w:rPr>
                <w:rFonts w:ascii="Times New Roman" w:hAnsi="Times New Roman" w:cs="Times New Roman"/>
              </w:rPr>
            </w:pPr>
          </w:p>
        </w:tc>
      </w:tr>
      <w:tr w:rsidR="002542EC" w14:paraId="28DB8297" w14:textId="77777777" w:rsidTr="001A6165">
        <w:tc>
          <w:tcPr>
            <w:tcW w:w="0" w:type="auto"/>
          </w:tcPr>
          <w:p w14:paraId="346FFB3E"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3.</w:t>
            </w:r>
          </w:p>
        </w:tc>
        <w:tc>
          <w:tcPr>
            <w:tcW w:w="2229" w:type="dxa"/>
          </w:tcPr>
          <w:p w14:paraId="47064114" w14:textId="6C455DC3" w:rsidR="002542EC" w:rsidRPr="007B1990" w:rsidRDefault="008D68B4" w:rsidP="00B15372">
            <w:pPr>
              <w:rPr>
                <w:rFonts w:ascii="Times New Roman" w:hAnsi="Times New Roman" w:cs="Times New Roman"/>
              </w:rPr>
            </w:pPr>
            <w:r>
              <w:rPr>
                <w:rFonts w:ascii="Times New Roman" w:hAnsi="Times New Roman" w:cs="Times New Roman"/>
              </w:rPr>
              <w:t xml:space="preserve">Innocent </w:t>
            </w:r>
            <w:proofErr w:type="spellStart"/>
            <w:r w:rsidR="001A6165">
              <w:rPr>
                <w:rFonts w:ascii="Times New Roman" w:hAnsi="Times New Roman" w:cs="Times New Roman"/>
              </w:rPr>
              <w:t>Iniyunshuti</w:t>
            </w:r>
            <w:proofErr w:type="spellEnd"/>
          </w:p>
        </w:tc>
        <w:tc>
          <w:tcPr>
            <w:tcW w:w="4886" w:type="dxa"/>
          </w:tcPr>
          <w:p w14:paraId="55FB8803"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Consulting Engineer</w:t>
            </w:r>
          </w:p>
          <w:p w14:paraId="2D9DBC93" w14:textId="77777777" w:rsidR="002542EC" w:rsidRPr="007B1990" w:rsidRDefault="002542EC" w:rsidP="00B15372">
            <w:pPr>
              <w:rPr>
                <w:rFonts w:ascii="Times New Roman" w:hAnsi="Times New Roman" w:cs="Times New Roman"/>
              </w:rPr>
            </w:pPr>
          </w:p>
        </w:tc>
        <w:tc>
          <w:tcPr>
            <w:tcW w:w="0" w:type="auto"/>
          </w:tcPr>
          <w:p w14:paraId="175812F2" w14:textId="77777777" w:rsidR="002542EC" w:rsidRPr="007B1990" w:rsidRDefault="002542EC" w:rsidP="00B15372">
            <w:pPr>
              <w:rPr>
                <w:rFonts w:ascii="Times New Roman" w:hAnsi="Times New Roman" w:cs="Times New Roman"/>
              </w:rPr>
            </w:pPr>
          </w:p>
        </w:tc>
      </w:tr>
      <w:commentRangeEnd w:id="264"/>
      <w:tr w:rsidR="002542EC" w14:paraId="1CA3EDA3" w14:textId="77777777" w:rsidTr="001A6165">
        <w:tc>
          <w:tcPr>
            <w:tcW w:w="0" w:type="auto"/>
          </w:tcPr>
          <w:p w14:paraId="082DA8EF" w14:textId="77777777" w:rsidR="002542EC" w:rsidRPr="007B1990" w:rsidRDefault="00501C05" w:rsidP="00B15372">
            <w:pPr>
              <w:rPr>
                <w:rFonts w:ascii="Times New Roman" w:hAnsi="Times New Roman" w:cs="Times New Roman"/>
              </w:rPr>
            </w:pPr>
            <w:r>
              <w:rPr>
                <w:rStyle w:val="CommentReference"/>
              </w:rPr>
              <w:commentReference w:id="264"/>
            </w:r>
            <w:r w:rsidR="002542EC" w:rsidRPr="007B1990">
              <w:rPr>
                <w:rFonts w:ascii="Times New Roman" w:hAnsi="Times New Roman" w:cs="Times New Roman"/>
              </w:rPr>
              <w:t>4.</w:t>
            </w:r>
          </w:p>
        </w:tc>
        <w:tc>
          <w:tcPr>
            <w:tcW w:w="2229" w:type="dxa"/>
          </w:tcPr>
          <w:p w14:paraId="5AB696A4" w14:textId="66E64450" w:rsidR="002542EC" w:rsidRPr="007B1990" w:rsidRDefault="001B563D" w:rsidP="00B15372">
            <w:pPr>
              <w:rPr>
                <w:rFonts w:ascii="Times New Roman" w:hAnsi="Times New Roman" w:cs="Times New Roman"/>
              </w:rPr>
            </w:pPr>
            <w:r w:rsidRPr="001B563D">
              <w:rPr>
                <w:rFonts w:ascii="Times New Roman" w:hAnsi="Times New Roman" w:cs="Times New Roman"/>
              </w:rPr>
              <w:t>Mergu Santhosh Kumar</w:t>
            </w:r>
          </w:p>
        </w:tc>
        <w:tc>
          <w:tcPr>
            <w:tcW w:w="4886" w:type="dxa"/>
          </w:tcPr>
          <w:p w14:paraId="29BDE5CD"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KEI Management</w:t>
            </w:r>
          </w:p>
          <w:p w14:paraId="7525A33D" w14:textId="77777777" w:rsidR="002542EC" w:rsidRPr="007B1990" w:rsidRDefault="002542EC" w:rsidP="00B15372">
            <w:pPr>
              <w:rPr>
                <w:rFonts w:ascii="Times New Roman" w:hAnsi="Times New Roman" w:cs="Times New Roman"/>
              </w:rPr>
            </w:pPr>
          </w:p>
        </w:tc>
        <w:tc>
          <w:tcPr>
            <w:tcW w:w="0" w:type="auto"/>
          </w:tcPr>
          <w:p w14:paraId="3FF45D16" w14:textId="77777777" w:rsidR="002542EC" w:rsidRPr="007B1990" w:rsidRDefault="002542EC" w:rsidP="00B15372">
            <w:pPr>
              <w:rPr>
                <w:rFonts w:ascii="Times New Roman" w:hAnsi="Times New Roman" w:cs="Times New Roman"/>
              </w:rPr>
            </w:pPr>
          </w:p>
        </w:tc>
      </w:tr>
      <w:tr w:rsidR="002542EC" w14:paraId="493F6893" w14:textId="77777777" w:rsidTr="001A6165">
        <w:tc>
          <w:tcPr>
            <w:tcW w:w="0" w:type="auto"/>
          </w:tcPr>
          <w:p w14:paraId="57E0351E"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5.</w:t>
            </w:r>
          </w:p>
        </w:tc>
        <w:tc>
          <w:tcPr>
            <w:tcW w:w="2229" w:type="dxa"/>
          </w:tcPr>
          <w:p w14:paraId="4F62B4DC" w14:textId="5369F119" w:rsidR="002542EC" w:rsidRPr="007B1990" w:rsidRDefault="00117BB8" w:rsidP="00B15372">
            <w:pPr>
              <w:rPr>
                <w:rFonts w:ascii="Times New Roman" w:hAnsi="Times New Roman" w:cs="Times New Roman"/>
              </w:rPr>
            </w:pPr>
            <w:r>
              <w:rPr>
                <w:rFonts w:ascii="Times New Roman" w:hAnsi="Times New Roman" w:cs="Times New Roman"/>
              </w:rPr>
              <w:t>Mrs. Juana Sarr</w:t>
            </w:r>
          </w:p>
        </w:tc>
        <w:tc>
          <w:tcPr>
            <w:tcW w:w="4886" w:type="dxa"/>
          </w:tcPr>
          <w:p w14:paraId="18C14A85"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BB Electrical (Team under KEI)</w:t>
            </w:r>
          </w:p>
          <w:p w14:paraId="4A5487B0" w14:textId="77777777" w:rsidR="002542EC" w:rsidRPr="007B1990" w:rsidRDefault="002542EC" w:rsidP="00B15372">
            <w:pPr>
              <w:rPr>
                <w:rFonts w:ascii="Times New Roman" w:hAnsi="Times New Roman" w:cs="Times New Roman"/>
              </w:rPr>
            </w:pPr>
          </w:p>
        </w:tc>
        <w:tc>
          <w:tcPr>
            <w:tcW w:w="0" w:type="auto"/>
          </w:tcPr>
          <w:p w14:paraId="27E64DB2" w14:textId="77777777" w:rsidR="002542EC" w:rsidRPr="007B1990" w:rsidRDefault="002542EC" w:rsidP="00B15372">
            <w:pPr>
              <w:rPr>
                <w:rFonts w:ascii="Times New Roman" w:hAnsi="Times New Roman" w:cs="Times New Roman"/>
              </w:rPr>
            </w:pPr>
          </w:p>
        </w:tc>
      </w:tr>
      <w:tr w:rsidR="002542EC" w14:paraId="55D69C94" w14:textId="77777777" w:rsidTr="001A6165">
        <w:tc>
          <w:tcPr>
            <w:tcW w:w="0" w:type="auto"/>
          </w:tcPr>
          <w:p w14:paraId="209BB11C"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6.</w:t>
            </w:r>
          </w:p>
        </w:tc>
        <w:tc>
          <w:tcPr>
            <w:tcW w:w="2229" w:type="dxa"/>
          </w:tcPr>
          <w:p w14:paraId="0FE6539F" w14:textId="5CF49C7D" w:rsidR="002542EC" w:rsidRPr="007B1990" w:rsidRDefault="00117BB8" w:rsidP="00B15372">
            <w:pPr>
              <w:rPr>
                <w:rFonts w:ascii="Times New Roman" w:hAnsi="Times New Roman" w:cs="Times New Roman"/>
              </w:rPr>
            </w:pPr>
            <w:r>
              <w:rPr>
                <w:rFonts w:ascii="Times New Roman" w:hAnsi="Times New Roman" w:cs="Times New Roman"/>
              </w:rPr>
              <w:t>Ousman Drammeh</w:t>
            </w:r>
          </w:p>
        </w:tc>
        <w:tc>
          <w:tcPr>
            <w:tcW w:w="4886" w:type="dxa"/>
          </w:tcPr>
          <w:p w14:paraId="1222A314"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BKE (Team Under BB Electrical)</w:t>
            </w:r>
          </w:p>
          <w:p w14:paraId="55D6DF1A" w14:textId="77777777" w:rsidR="002542EC" w:rsidRPr="007B1990" w:rsidRDefault="002542EC" w:rsidP="00B15372">
            <w:pPr>
              <w:rPr>
                <w:rFonts w:ascii="Times New Roman" w:hAnsi="Times New Roman" w:cs="Times New Roman"/>
              </w:rPr>
            </w:pPr>
          </w:p>
        </w:tc>
        <w:tc>
          <w:tcPr>
            <w:tcW w:w="0" w:type="auto"/>
          </w:tcPr>
          <w:p w14:paraId="2F39C210" w14:textId="77777777" w:rsidR="002542EC" w:rsidRPr="007B1990" w:rsidRDefault="002542EC" w:rsidP="00B15372">
            <w:pPr>
              <w:rPr>
                <w:rFonts w:ascii="Times New Roman" w:hAnsi="Times New Roman" w:cs="Times New Roman"/>
              </w:rPr>
            </w:pPr>
          </w:p>
        </w:tc>
      </w:tr>
      <w:tr w:rsidR="002542EC" w14:paraId="00F29DA1" w14:textId="77777777" w:rsidTr="001A6165">
        <w:tc>
          <w:tcPr>
            <w:tcW w:w="0" w:type="auto"/>
          </w:tcPr>
          <w:p w14:paraId="2541BF85"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7.</w:t>
            </w:r>
          </w:p>
        </w:tc>
        <w:tc>
          <w:tcPr>
            <w:tcW w:w="2229" w:type="dxa"/>
          </w:tcPr>
          <w:p w14:paraId="665D1E6A" w14:textId="77777777" w:rsidR="002542EC" w:rsidRPr="007B1990" w:rsidRDefault="002542EC" w:rsidP="00B15372">
            <w:pPr>
              <w:rPr>
                <w:rFonts w:ascii="Times New Roman" w:hAnsi="Times New Roman" w:cs="Times New Roman"/>
              </w:rPr>
            </w:pPr>
          </w:p>
        </w:tc>
        <w:tc>
          <w:tcPr>
            <w:tcW w:w="4886" w:type="dxa"/>
          </w:tcPr>
          <w:p w14:paraId="1D64C531"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Families of the Victims</w:t>
            </w:r>
          </w:p>
          <w:p w14:paraId="3DEDA5DE" w14:textId="77777777" w:rsidR="002542EC" w:rsidRPr="007B1990" w:rsidRDefault="002542EC" w:rsidP="00B15372">
            <w:pPr>
              <w:rPr>
                <w:rFonts w:ascii="Times New Roman" w:hAnsi="Times New Roman" w:cs="Times New Roman"/>
              </w:rPr>
            </w:pPr>
          </w:p>
        </w:tc>
        <w:tc>
          <w:tcPr>
            <w:tcW w:w="0" w:type="auto"/>
          </w:tcPr>
          <w:p w14:paraId="610110E9" w14:textId="77777777" w:rsidR="002542EC" w:rsidRPr="007B1990" w:rsidRDefault="002542EC" w:rsidP="00B15372">
            <w:pPr>
              <w:rPr>
                <w:rFonts w:ascii="Times New Roman" w:hAnsi="Times New Roman" w:cs="Times New Roman"/>
              </w:rPr>
            </w:pPr>
          </w:p>
        </w:tc>
      </w:tr>
      <w:tr w:rsidR="002542EC" w14:paraId="65F2D484" w14:textId="77777777" w:rsidTr="001A6165">
        <w:tc>
          <w:tcPr>
            <w:tcW w:w="0" w:type="auto"/>
          </w:tcPr>
          <w:p w14:paraId="7695DAF0"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8.</w:t>
            </w:r>
          </w:p>
        </w:tc>
        <w:tc>
          <w:tcPr>
            <w:tcW w:w="2229" w:type="dxa"/>
          </w:tcPr>
          <w:p w14:paraId="2E94AD94" w14:textId="77777777" w:rsidR="002542EC" w:rsidRDefault="00117BB8" w:rsidP="00B15372">
            <w:pPr>
              <w:rPr>
                <w:rFonts w:ascii="Times New Roman" w:hAnsi="Times New Roman" w:cs="Times New Roman"/>
              </w:rPr>
            </w:pPr>
            <w:r>
              <w:rPr>
                <w:rFonts w:ascii="Times New Roman" w:hAnsi="Times New Roman" w:cs="Times New Roman"/>
              </w:rPr>
              <w:t>Salieu Jallow</w:t>
            </w:r>
          </w:p>
          <w:p w14:paraId="6DFD24E5" w14:textId="05C00706" w:rsidR="00ED664B" w:rsidRPr="007B1990" w:rsidRDefault="00ED664B" w:rsidP="00B15372">
            <w:pPr>
              <w:rPr>
                <w:rFonts w:ascii="Times New Roman" w:hAnsi="Times New Roman" w:cs="Times New Roman"/>
              </w:rPr>
            </w:pPr>
            <w:r>
              <w:rPr>
                <w:rFonts w:ascii="Times New Roman" w:hAnsi="Times New Roman" w:cs="Times New Roman"/>
              </w:rPr>
              <w:t>Pap T</w:t>
            </w:r>
            <w:r w:rsidR="000244EF">
              <w:rPr>
                <w:rFonts w:ascii="Times New Roman" w:hAnsi="Times New Roman" w:cs="Times New Roman"/>
              </w:rPr>
              <w:t>ouray</w:t>
            </w:r>
          </w:p>
        </w:tc>
        <w:tc>
          <w:tcPr>
            <w:tcW w:w="4886" w:type="dxa"/>
          </w:tcPr>
          <w:p w14:paraId="237D4660"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The two survivors</w:t>
            </w:r>
          </w:p>
          <w:p w14:paraId="18019AFB" w14:textId="77777777" w:rsidR="002542EC" w:rsidRPr="007B1990" w:rsidRDefault="002542EC" w:rsidP="00B15372">
            <w:pPr>
              <w:rPr>
                <w:rFonts w:ascii="Times New Roman" w:hAnsi="Times New Roman" w:cs="Times New Roman"/>
              </w:rPr>
            </w:pPr>
          </w:p>
        </w:tc>
        <w:tc>
          <w:tcPr>
            <w:tcW w:w="0" w:type="auto"/>
          </w:tcPr>
          <w:p w14:paraId="10A35B50" w14:textId="77777777" w:rsidR="002542EC" w:rsidRPr="007B1990" w:rsidRDefault="002542EC" w:rsidP="00B15372">
            <w:pPr>
              <w:rPr>
                <w:rFonts w:ascii="Times New Roman" w:hAnsi="Times New Roman" w:cs="Times New Roman"/>
              </w:rPr>
            </w:pPr>
          </w:p>
        </w:tc>
      </w:tr>
      <w:tr w:rsidR="002542EC" w14:paraId="6D65CDA3" w14:textId="77777777" w:rsidTr="001A6165">
        <w:tc>
          <w:tcPr>
            <w:tcW w:w="0" w:type="auto"/>
          </w:tcPr>
          <w:p w14:paraId="2FCFBE98" w14:textId="77777777" w:rsidR="002542EC" w:rsidRPr="007B1990" w:rsidRDefault="002542EC" w:rsidP="00B15372">
            <w:pPr>
              <w:rPr>
                <w:rFonts w:ascii="Times New Roman" w:hAnsi="Times New Roman" w:cs="Times New Roman"/>
              </w:rPr>
            </w:pPr>
            <w:r>
              <w:rPr>
                <w:rFonts w:ascii="Times New Roman" w:hAnsi="Times New Roman" w:cs="Times New Roman"/>
              </w:rPr>
              <w:t xml:space="preserve">9. </w:t>
            </w:r>
          </w:p>
        </w:tc>
        <w:tc>
          <w:tcPr>
            <w:tcW w:w="2229" w:type="dxa"/>
          </w:tcPr>
          <w:p w14:paraId="207ACB24" w14:textId="7C567EF1" w:rsidR="00904366" w:rsidRPr="00542FE4" w:rsidRDefault="00904366" w:rsidP="00904366">
            <w:pPr>
              <w:jc w:val="both"/>
              <w:rPr>
                <w:rFonts w:ascii="Times New Roman" w:hAnsi="Times New Roman" w:cs="Times New Roman"/>
              </w:rPr>
            </w:pPr>
            <w:r>
              <w:rPr>
                <w:rFonts w:ascii="Times New Roman" w:hAnsi="Times New Roman" w:cs="Times New Roman"/>
              </w:rPr>
              <w:t xml:space="preserve">1. </w:t>
            </w:r>
            <w:r w:rsidRPr="00542FE4">
              <w:rPr>
                <w:rFonts w:ascii="Times New Roman" w:hAnsi="Times New Roman" w:cs="Times New Roman"/>
              </w:rPr>
              <w:t>Mr. Botou Keita – Commissioner Serious Crime</w:t>
            </w:r>
          </w:p>
          <w:p w14:paraId="21CFEBDD" w14:textId="70E41780" w:rsidR="00904366" w:rsidRPr="00542FE4" w:rsidRDefault="00502BD0" w:rsidP="00904366">
            <w:pPr>
              <w:jc w:val="both"/>
              <w:rPr>
                <w:rFonts w:ascii="Times New Roman" w:hAnsi="Times New Roman" w:cs="Times New Roman"/>
              </w:rPr>
            </w:pPr>
            <w:r>
              <w:rPr>
                <w:rFonts w:ascii="Times New Roman" w:hAnsi="Times New Roman" w:cs="Times New Roman"/>
              </w:rPr>
              <w:t xml:space="preserve">2. </w:t>
            </w:r>
            <w:r w:rsidR="00904366" w:rsidRPr="00542FE4">
              <w:rPr>
                <w:rFonts w:ascii="Times New Roman" w:hAnsi="Times New Roman" w:cs="Times New Roman"/>
              </w:rPr>
              <w:t>Mr. Lamin Saidy Khan – Lead Investigator in this matter</w:t>
            </w:r>
          </w:p>
          <w:p w14:paraId="4FCFA39C" w14:textId="011084DA" w:rsidR="002542EC" w:rsidRPr="007B1990" w:rsidRDefault="00502BD0" w:rsidP="00904366">
            <w:pPr>
              <w:rPr>
                <w:rFonts w:ascii="Times New Roman" w:hAnsi="Times New Roman" w:cs="Times New Roman"/>
              </w:rPr>
            </w:pPr>
            <w:r>
              <w:rPr>
                <w:rFonts w:ascii="Times New Roman" w:hAnsi="Times New Roman" w:cs="Times New Roman"/>
              </w:rPr>
              <w:t xml:space="preserve">3. </w:t>
            </w:r>
            <w:r w:rsidR="00904366" w:rsidRPr="00542FE4">
              <w:rPr>
                <w:rFonts w:ascii="Times New Roman" w:hAnsi="Times New Roman" w:cs="Times New Roman"/>
              </w:rPr>
              <w:t>Mr. Lamin Darboe</w:t>
            </w:r>
          </w:p>
        </w:tc>
        <w:tc>
          <w:tcPr>
            <w:tcW w:w="4886" w:type="dxa"/>
          </w:tcPr>
          <w:p w14:paraId="6BC48211" w14:textId="77777777" w:rsidR="002542EC" w:rsidRPr="007B1990" w:rsidRDefault="002542EC" w:rsidP="00B15372">
            <w:pPr>
              <w:rPr>
                <w:rFonts w:ascii="Times New Roman" w:hAnsi="Times New Roman" w:cs="Times New Roman"/>
              </w:rPr>
            </w:pPr>
            <w:r w:rsidRPr="007B1990">
              <w:rPr>
                <w:rFonts w:ascii="Times New Roman" w:hAnsi="Times New Roman" w:cs="Times New Roman"/>
              </w:rPr>
              <w:t>Police Investigators</w:t>
            </w:r>
          </w:p>
        </w:tc>
        <w:tc>
          <w:tcPr>
            <w:tcW w:w="0" w:type="auto"/>
          </w:tcPr>
          <w:p w14:paraId="6CBEC3AE" w14:textId="77777777" w:rsidR="002542EC" w:rsidRPr="007B1990" w:rsidRDefault="002542EC" w:rsidP="00B15372">
            <w:pPr>
              <w:rPr>
                <w:rFonts w:ascii="Times New Roman" w:hAnsi="Times New Roman" w:cs="Times New Roman"/>
              </w:rPr>
            </w:pPr>
          </w:p>
        </w:tc>
      </w:tr>
    </w:tbl>
    <w:p w14:paraId="73D2546D" w14:textId="0B7758DD" w:rsidR="00EB6817" w:rsidRPr="009277E0" w:rsidRDefault="00EB6817" w:rsidP="009277E0">
      <w:pPr>
        <w:rPr>
          <w:rFonts w:ascii="Times New Roman" w:hAnsi="Times New Roman" w:cs="Times New Roman"/>
        </w:rPr>
      </w:pPr>
    </w:p>
    <w:p w14:paraId="416E157B" w14:textId="4E5B912F" w:rsidR="001471FE" w:rsidRDefault="001471FE" w:rsidP="00A23B7D">
      <w:pPr>
        <w:pStyle w:val="Heading2"/>
        <w:numPr>
          <w:ilvl w:val="1"/>
          <w:numId w:val="87"/>
        </w:numPr>
        <w:rPr>
          <w:rStyle w:val="Heading2Char"/>
          <w:b/>
          <w:bCs/>
        </w:rPr>
      </w:pPr>
      <w:bookmarkStart w:id="267" w:name="_Toc183294331"/>
      <w:r w:rsidRPr="00C33EE6">
        <w:rPr>
          <w:rStyle w:val="Heading2Char"/>
          <w:b/>
          <w:bCs/>
        </w:rPr>
        <w:t>Investigation Approach</w:t>
      </w:r>
      <w:bookmarkEnd w:id="267"/>
    </w:p>
    <w:p w14:paraId="4EEF9724" w14:textId="77777777" w:rsidR="00C33EE6" w:rsidRPr="00C33EE6" w:rsidRDefault="00C33EE6" w:rsidP="00C33EE6">
      <w:pPr>
        <w:pStyle w:val="Heading2"/>
      </w:pPr>
    </w:p>
    <w:p w14:paraId="373AE939" w14:textId="497BB1DA" w:rsidR="001471FE" w:rsidRPr="003455AD" w:rsidRDefault="001471FE" w:rsidP="00742BBA">
      <w:pPr>
        <w:rPr>
          <w:rFonts w:ascii="Times New Roman" w:hAnsi="Times New Roman" w:cs="Times New Roman"/>
        </w:rPr>
      </w:pPr>
      <w:r w:rsidRPr="003455AD">
        <w:rPr>
          <w:rFonts w:ascii="Times New Roman" w:hAnsi="Times New Roman" w:cs="Times New Roman"/>
        </w:rPr>
        <w:t>The investigation employed a multi-faceted approach:</w:t>
      </w:r>
    </w:p>
    <w:p w14:paraId="6A120BDE" w14:textId="77777777" w:rsidR="001471FE" w:rsidRPr="008C0FFF" w:rsidRDefault="001471FE" w:rsidP="008C0FFF">
      <w:pPr>
        <w:pStyle w:val="ListParagraph"/>
        <w:numPr>
          <w:ilvl w:val="0"/>
          <w:numId w:val="12"/>
        </w:numPr>
        <w:rPr>
          <w:rFonts w:ascii="Times New Roman" w:hAnsi="Times New Roman" w:cs="Times New Roman"/>
        </w:rPr>
      </w:pPr>
      <w:r w:rsidRPr="008C0FFF">
        <w:rPr>
          <w:rFonts w:ascii="Times New Roman" w:hAnsi="Times New Roman" w:cs="Times New Roman"/>
        </w:rPr>
        <w:t>Document Review: Examination of contracts, safety protocols, and communication records.</w:t>
      </w:r>
    </w:p>
    <w:p w14:paraId="515E2D85" w14:textId="26A60466" w:rsidR="001471FE" w:rsidRPr="008C0FFF" w:rsidRDefault="001471FE" w:rsidP="008C0FFF">
      <w:pPr>
        <w:pStyle w:val="ListParagraph"/>
        <w:numPr>
          <w:ilvl w:val="0"/>
          <w:numId w:val="12"/>
        </w:numPr>
        <w:rPr>
          <w:rFonts w:ascii="Times New Roman" w:hAnsi="Times New Roman" w:cs="Times New Roman"/>
        </w:rPr>
      </w:pPr>
      <w:r w:rsidRPr="008C0FFF">
        <w:rPr>
          <w:rFonts w:ascii="Times New Roman" w:hAnsi="Times New Roman" w:cs="Times New Roman"/>
        </w:rPr>
        <w:t xml:space="preserve">Site Visit: Physical inspection of the </w:t>
      </w:r>
      <w:del w:id="268" w:author="Haddy Njie" w:date="2024-11-25T11:42:00Z" w16du:dateUtc="2024-11-25T11:42:00Z">
        <w:r w:rsidRPr="008C0FFF" w:rsidDel="00DB5F63">
          <w:rPr>
            <w:rFonts w:ascii="Times New Roman" w:hAnsi="Times New Roman" w:cs="Times New Roman"/>
          </w:rPr>
          <w:delText>incident</w:delText>
        </w:r>
      </w:del>
      <w:ins w:id="269" w:author="Haddy Njie" w:date="2024-11-25T11:42:00Z" w16du:dateUtc="2024-11-25T11:42:00Z">
        <w:r w:rsidR="00DB5F63">
          <w:rPr>
            <w:rFonts w:ascii="Times New Roman" w:hAnsi="Times New Roman" w:cs="Times New Roman"/>
          </w:rPr>
          <w:t>accident</w:t>
        </w:r>
      </w:ins>
      <w:r w:rsidRPr="008C0FFF">
        <w:rPr>
          <w:rFonts w:ascii="Times New Roman" w:hAnsi="Times New Roman" w:cs="Times New Roman"/>
        </w:rPr>
        <w:t xml:space="preserve"> location to assess conditions and equipment.</w:t>
      </w:r>
    </w:p>
    <w:p w14:paraId="25053A69" w14:textId="77777777" w:rsidR="001471FE" w:rsidRPr="008C0FFF" w:rsidRDefault="001471FE" w:rsidP="008C0FFF">
      <w:pPr>
        <w:pStyle w:val="ListParagraph"/>
        <w:numPr>
          <w:ilvl w:val="0"/>
          <w:numId w:val="12"/>
        </w:numPr>
        <w:rPr>
          <w:rFonts w:ascii="Times New Roman" w:hAnsi="Times New Roman" w:cs="Times New Roman"/>
        </w:rPr>
      </w:pPr>
      <w:r w:rsidRPr="008C0FFF">
        <w:rPr>
          <w:rFonts w:ascii="Times New Roman" w:hAnsi="Times New Roman" w:cs="Times New Roman"/>
        </w:rPr>
        <w:t>Stakeholder Interviews: Gathering firsthand accounts from involved parties to understand the sequence of events and identify procedural lapses.</w:t>
      </w:r>
    </w:p>
    <w:p w14:paraId="549E819F" w14:textId="77777777" w:rsidR="001471FE" w:rsidRPr="008C0FFF" w:rsidRDefault="001471FE" w:rsidP="008C0FFF">
      <w:pPr>
        <w:pStyle w:val="ListParagraph"/>
        <w:numPr>
          <w:ilvl w:val="0"/>
          <w:numId w:val="12"/>
        </w:numPr>
        <w:rPr>
          <w:rFonts w:ascii="Times New Roman" w:hAnsi="Times New Roman" w:cs="Times New Roman"/>
        </w:rPr>
      </w:pPr>
      <w:r w:rsidRPr="008C0FFF">
        <w:rPr>
          <w:rFonts w:ascii="Times New Roman" w:hAnsi="Times New Roman" w:cs="Times New Roman"/>
        </w:rPr>
        <w:t>Analysis of Findings: Correlating evidence from documents, site visits, and interviews to determine causative factors.</w:t>
      </w:r>
    </w:p>
    <w:p w14:paraId="5FDF826F" w14:textId="061A5C4E" w:rsidR="001471FE" w:rsidRPr="003455AD" w:rsidRDefault="001471FE" w:rsidP="0030035F">
      <w:pPr>
        <w:pStyle w:val="Heading2"/>
        <w:numPr>
          <w:ilvl w:val="1"/>
          <w:numId w:val="87"/>
        </w:numPr>
      </w:pPr>
      <w:bookmarkStart w:id="270" w:name="_Toc183294332"/>
      <w:r w:rsidRPr="00A607AA">
        <w:t>Findings from the Site Visit</w:t>
      </w:r>
      <w:bookmarkEnd w:id="270"/>
    </w:p>
    <w:p w14:paraId="179D9F17" w14:textId="77777777" w:rsidR="00C33EE6" w:rsidRDefault="00C33EE6" w:rsidP="00084708">
      <w:pPr>
        <w:rPr>
          <w:rFonts w:ascii="Times New Roman" w:hAnsi="Times New Roman" w:cs="Times New Roman"/>
        </w:rPr>
      </w:pPr>
    </w:p>
    <w:p w14:paraId="24B4AB7B" w14:textId="2518A724" w:rsidR="00084708" w:rsidRPr="000A2142" w:rsidRDefault="00084708" w:rsidP="00084708">
      <w:pPr>
        <w:rPr>
          <w:rFonts w:ascii="Times New Roman" w:hAnsi="Times New Roman" w:cs="Times New Roman"/>
        </w:rPr>
      </w:pPr>
      <w:r w:rsidRPr="000A2142">
        <w:rPr>
          <w:rFonts w:ascii="Times New Roman" w:hAnsi="Times New Roman" w:cs="Times New Roman"/>
        </w:rPr>
        <w:t>A site visit was conducted by the investigation team</w:t>
      </w:r>
      <w:del w:id="271" w:author="Haddy Njie" w:date="2024-11-25T11:48:00Z" w16du:dateUtc="2024-11-25T11:48:00Z">
        <w:r w:rsidRPr="000A2142" w:rsidDel="00C81747">
          <w:rPr>
            <w:rFonts w:ascii="Times New Roman" w:hAnsi="Times New Roman" w:cs="Times New Roman"/>
          </w:rPr>
          <w:delText>,</w:delText>
        </w:r>
      </w:del>
      <w:r w:rsidRPr="000A2142">
        <w:rPr>
          <w:rFonts w:ascii="Times New Roman" w:hAnsi="Times New Roman" w:cs="Times New Roman"/>
        </w:rPr>
        <w:t xml:space="preserve"> </w:t>
      </w:r>
      <w:del w:id="272" w:author="Haddy Njie" w:date="2024-11-25T11:48:00Z" w16du:dateUtc="2024-11-25T11:48:00Z">
        <w:r w:rsidRPr="000A2142" w:rsidDel="00C81747">
          <w:rPr>
            <w:rFonts w:ascii="Times New Roman" w:hAnsi="Times New Roman" w:cs="Times New Roman"/>
          </w:rPr>
          <w:delText xml:space="preserve">accompanied by representatives from the World Bank and </w:delText>
        </w:r>
      </w:del>
      <w:del w:id="273" w:author="Haddy Njie" w:date="2024-11-25T11:47:00Z" w16du:dateUtc="2024-11-25T11:47:00Z">
        <w:r w:rsidRPr="000A2142" w:rsidDel="005626DB">
          <w:rPr>
            <w:rFonts w:ascii="Times New Roman" w:hAnsi="Times New Roman" w:cs="Times New Roman"/>
          </w:rPr>
          <w:delText>an</w:delText>
        </w:r>
      </w:del>
      <w:del w:id="274" w:author="Haddy Njie" w:date="2024-11-25T11:48:00Z" w16du:dateUtc="2024-11-25T11:48:00Z">
        <w:r w:rsidRPr="000A2142" w:rsidDel="00C81747">
          <w:rPr>
            <w:rFonts w:ascii="Times New Roman" w:hAnsi="Times New Roman" w:cs="Times New Roman"/>
          </w:rPr>
          <w:delText xml:space="preserve"> ECOWAS Specialist,</w:delText>
        </w:r>
      </w:del>
      <w:ins w:id="275" w:author="Haddy Njie" w:date="2024-11-25T11:48:00Z" w16du:dateUtc="2024-11-25T11:48:00Z">
        <w:r w:rsidR="00C81747">
          <w:rPr>
            <w:rFonts w:ascii="Times New Roman" w:hAnsi="Times New Roman" w:cs="Times New Roman"/>
          </w:rPr>
          <w:t xml:space="preserve"> </w:t>
        </w:r>
      </w:ins>
      <w:r w:rsidRPr="000A2142">
        <w:rPr>
          <w:rFonts w:ascii="Times New Roman" w:hAnsi="Times New Roman" w:cs="Times New Roman"/>
        </w:rPr>
        <w:t xml:space="preserve"> to inspect the location of the fatal </w:t>
      </w:r>
      <w:del w:id="276" w:author="Haddy Njie" w:date="2024-11-25T11:42:00Z" w16du:dateUtc="2024-11-25T11:42:00Z">
        <w:r w:rsidRPr="000A2142" w:rsidDel="00DB5F63">
          <w:rPr>
            <w:rFonts w:ascii="Times New Roman" w:hAnsi="Times New Roman" w:cs="Times New Roman"/>
          </w:rPr>
          <w:delText>incident</w:delText>
        </w:r>
      </w:del>
      <w:ins w:id="277" w:author="Haddy Njie" w:date="2024-11-25T11:42:00Z" w16du:dateUtc="2024-11-25T11:42:00Z">
        <w:r w:rsidR="00DB5F63">
          <w:rPr>
            <w:rFonts w:ascii="Times New Roman" w:hAnsi="Times New Roman" w:cs="Times New Roman"/>
          </w:rPr>
          <w:t>accident</w:t>
        </w:r>
      </w:ins>
      <w:r w:rsidRPr="000A2142">
        <w:rPr>
          <w:rFonts w:ascii="Times New Roman" w:hAnsi="Times New Roman" w:cs="Times New Roman"/>
        </w:rPr>
        <w:t xml:space="preserve"> and gather evidence for the ongoing investigation.</w:t>
      </w:r>
    </w:p>
    <w:p w14:paraId="4223608E" w14:textId="77777777" w:rsidR="00084708" w:rsidRPr="000A2142" w:rsidRDefault="00084708" w:rsidP="00084708">
      <w:pPr>
        <w:rPr>
          <w:rFonts w:ascii="Times New Roman" w:hAnsi="Times New Roman" w:cs="Times New Roman"/>
          <w:b/>
          <w:bCs/>
        </w:rPr>
      </w:pPr>
      <w:r w:rsidRPr="000A2142">
        <w:rPr>
          <w:rFonts w:ascii="Times New Roman" w:hAnsi="Times New Roman" w:cs="Times New Roman"/>
          <w:b/>
          <w:bCs/>
        </w:rPr>
        <w:t>Key Findings</w:t>
      </w:r>
    </w:p>
    <w:p w14:paraId="623BFD61" w14:textId="2D95ACB9" w:rsidR="00084708" w:rsidRPr="000A2142" w:rsidRDefault="00084708" w:rsidP="00084708">
      <w:pPr>
        <w:numPr>
          <w:ilvl w:val="0"/>
          <w:numId w:val="82"/>
        </w:numPr>
        <w:rPr>
          <w:rFonts w:ascii="Times New Roman" w:hAnsi="Times New Roman" w:cs="Times New Roman"/>
        </w:rPr>
      </w:pPr>
      <w:r w:rsidRPr="000A2142">
        <w:rPr>
          <w:rFonts w:ascii="Times New Roman" w:hAnsi="Times New Roman" w:cs="Times New Roman"/>
          <w:b/>
          <w:bCs/>
        </w:rPr>
        <w:t>Burnt Pole:</w:t>
      </w:r>
      <w:r>
        <w:rPr>
          <w:rFonts w:ascii="Times New Roman" w:hAnsi="Times New Roman" w:cs="Times New Roman"/>
        </w:rPr>
        <w:t xml:space="preserve"> </w:t>
      </w:r>
      <w:r w:rsidRPr="000A2142">
        <w:rPr>
          <w:rFonts w:ascii="Times New Roman" w:hAnsi="Times New Roman" w:cs="Times New Roman"/>
        </w:rPr>
        <w:t xml:space="preserve">The </w:t>
      </w:r>
      <w:del w:id="278" w:author="Haddy Njie" w:date="2024-11-25T11:49:00Z" w16du:dateUtc="2024-11-25T11:49:00Z">
        <w:r w:rsidRPr="000A2142" w:rsidDel="00003CC7">
          <w:rPr>
            <w:rFonts w:ascii="Times New Roman" w:hAnsi="Times New Roman" w:cs="Times New Roman"/>
          </w:rPr>
          <w:delText>utility</w:delText>
        </w:r>
      </w:del>
      <w:r w:rsidRPr="000A2142">
        <w:rPr>
          <w:rFonts w:ascii="Times New Roman" w:hAnsi="Times New Roman" w:cs="Times New Roman"/>
        </w:rPr>
        <w:t xml:space="preserve"> pole involved in the </w:t>
      </w:r>
      <w:del w:id="279" w:author="Haddy Njie" w:date="2024-11-25T11:42:00Z" w16du:dateUtc="2024-11-25T11:42:00Z">
        <w:r w:rsidRPr="000A2142" w:rsidDel="00DB5F63">
          <w:rPr>
            <w:rFonts w:ascii="Times New Roman" w:hAnsi="Times New Roman" w:cs="Times New Roman"/>
          </w:rPr>
          <w:delText>incident</w:delText>
        </w:r>
      </w:del>
      <w:ins w:id="280" w:author="Haddy Njie" w:date="2024-11-25T11:42:00Z" w16du:dateUtc="2024-11-25T11:42:00Z">
        <w:r w:rsidR="00DB5F63">
          <w:rPr>
            <w:rFonts w:ascii="Times New Roman" w:hAnsi="Times New Roman" w:cs="Times New Roman"/>
          </w:rPr>
          <w:t>accident</w:t>
        </w:r>
      </w:ins>
      <w:r w:rsidRPr="000A2142">
        <w:rPr>
          <w:rFonts w:ascii="Times New Roman" w:hAnsi="Times New Roman" w:cs="Times New Roman"/>
        </w:rPr>
        <w:t xml:space="preserve"> was identified. It showed signs of burning, further corroborating the details of the </w:t>
      </w:r>
      <w:del w:id="281" w:author="Haddy Njie" w:date="2024-11-25T11:42:00Z" w16du:dateUtc="2024-11-25T11:42:00Z">
        <w:r w:rsidRPr="000A2142" w:rsidDel="00DB5F63">
          <w:rPr>
            <w:rFonts w:ascii="Times New Roman" w:hAnsi="Times New Roman" w:cs="Times New Roman"/>
          </w:rPr>
          <w:delText>incident</w:delText>
        </w:r>
      </w:del>
      <w:ins w:id="282" w:author="Haddy Njie" w:date="2024-11-25T11:42:00Z" w16du:dateUtc="2024-11-25T11:42:00Z">
        <w:r w:rsidR="00DB5F63">
          <w:rPr>
            <w:rFonts w:ascii="Times New Roman" w:hAnsi="Times New Roman" w:cs="Times New Roman"/>
          </w:rPr>
          <w:t>accident</w:t>
        </w:r>
      </w:ins>
      <w:r w:rsidRPr="000A2142">
        <w:rPr>
          <w:rFonts w:ascii="Times New Roman" w:hAnsi="Times New Roman" w:cs="Times New Roman"/>
        </w:rPr>
        <w:t>.</w:t>
      </w:r>
    </w:p>
    <w:p w14:paraId="32744B41" w14:textId="625A7118" w:rsidR="00084708" w:rsidRPr="000A2142" w:rsidRDefault="00084708" w:rsidP="00084708">
      <w:pPr>
        <w:numPr>
          <w:ilvl w:val="0"/>
          <w:numId w:val="82"/>
        </w:numPr>
        <w:rPr>
          <w:rFonts w:ascii="Times New Roman" w:hAnsi="Times New Roman" w:cs="Times New Roman"/>
        </w:rPr>
      </w:pPr>
      <w:r w:rsidRPr="000A2142">
        <w:rPr>
          <w:rFonts w:ascii="Times New Roman" w:hAnsi="Times New Roman" w:cs="Times New Roman"/>
          <w:b/>
          <w:bCs/>
        </w:rPr>
        <w:t>Excavated Pit for the Pole:</w:t>
      </w:r>
      <w:r>
        <w:rPr>
          <w:rFonts w:ascii="Times New Roman" w:hAnsi="Times New Roman" w:cs="Times New Roman"/>
        </w:rPr>
        <w:t xml:space="preserve"> </w:t>
      </w:r>
      <w:r w:rsidRPr="000A2142">
        <w:rPr>
          <w:rFonts w:ascii="Times New Roman" w:hAnsi="Times New Roman" w:cs="Times New Roman"/>
        </w:rPr>
        <w:t xml:space="preserve">The open, excavated hole for the installation of the pole </w:t>
      </w:r>
      <w:proofErr w:type="gramStart"/>
      <w:r w:rsidRPr="000A2142">
        <w:rPr>
          <w:rFonts w:ascii="Times New Roman" w:hAnsi="Times New Roman" w:cs="Times New Roman"/>
        </w:rPr>
        <w:t xml:space="preserve">remained </w:t>
      </w:r>
      <w:ins w:id="283" w:author="Haddy Njie" w:date="2024-11-25T11:52:00Z" w16du:dateUtc="2024-11-25T11:52:00Z">
        <w:r w:rsidR="007A0CC7">
          <w:rPr>
            <w:rFonts w:ascii="Times New Roman" w:hAnsi="Times New Roman" w:cs="Times New Roman"/>
          </w:rPr>
          <w:t xml:space="preserve"> visible</w:t>
        </w:r>
        <w:proofErr w:type="gramEnd"/>
        <w:r w:rsidR="007A0CC7">
          <w:rPr>
            <w:rFonts w:ascii="Times New Roman" w:hAnsi="Times New Roman" w:cs="Times New Roman"/>
          </w:rPr>
          <w:t>.</w:t>
        </w:r>
      </w:ins>
      <w:del w:id="284" w:author="Haddy Njie" w:date="2024-11-25T11:52:00Z" w16du:dateUtc="2024-11-25T11:52:00Z">
        <w:r w:rsidRPr="000A2142" w:rsidDel="007A0CC7">
          <w:rPr>
            <w:rFonts w:ascii="Times New Roman" w:hAnsi="Times New Roman" w:cs="Times New Roman"/>
          </w:rPr>
          <w:delText>visible</w:delText>
        </w:r>
      </w:del>
      <w:ins w:id="285" w:author="Haddy Njie" w:date="2024-11-25T11:52:00Z" w16du:dateUtc="2024-11-25T11:52:00Z">
        <w:r w:rsidR="007A0CC7">
          <w:rPr>
            <w:rFonts w:ascii="Times New Roman" w:hAnsi="Times New Roman" w:cs="Times New Roman"/>
          </w:rPr>
          <w:t xml:space="preserve"> </w:t>
        </w:r>
      </w:ins>
      <w:r w:rsidRPr="000A2142">
        <w:rPr>
          <w:rFonts w:ascii="Times New Roman" w:hAnsi="Times New Roman" w:cs="Times New Roman"/>
        </w:rPr>
        <w:t xml:space="preserve">. </w:t>
      </w:r>
      <w:del w:id="286" w:author="Haddy Njie" w:date="2024-11-25T11:51:00Z" w16du:dateUtc="2024-11-25T11:51:00Z">
        <w:r w:rsidRPr="000A2142" w:rsidDel="007A0CC7">
          <w:rPr>
            <w:rFonts w:ascii="Times New Roman" w:hAnsi="Times New Roman" w:cs="Times New Roman"/>
          </w:rPr>
          <w:delText>It had not been backfilled, leaving a significant safety hazard.</w:delText>
        </w:r>
      </w:del>
      <w:ins w:id="287" w:author="Haddy Njie" w:date="2024-11-25T11:51:00Z" w16du:dateUtc="2024-11-25T11:51:00Z">
        <w:r w:rsidR="007A0CC7">
          <w:rPr>
            <w:rFonts w:ascii="Times New Roman" w:hAnsi="Times New Roman" w:cs="Times New Roman"/>
          </w:rPr>
          <w:t xml:space="preserve"> </w:t>
        </w:r>
      </w:ins>
    </w:p>
    <w:p w14:paraId="3277CE5C" w14:textId="6220BB0E" w:rsidR="00084708" w:rsidRPr="000A2142" w:rsidRDefault="00084708" w:rsidP="00084708">
      <w:pPr>
        <w:numPr>
          <w:ilvl w:val="0"/>
          <w:numId w:val="82"/>
        </w:numPr>
        <w:rPr>
          <w:rFonts w:ascii="Times New Roman" w:hAnsi="Times New Roman" w:cs="Times New Roman"/>
        </w:rPr>
      </w:pPr>
      <w:r w:rsidRPr="000A2142">
        <w:rPr>
          <w:rFonts w:ascii="Times New Roman" w:hAnsi="Times New Roman" w:cs="Times New Roman"/>
          <w:b/>
          <w:bCs/>
        </w:rPr>
        <w:t>Police Intervention:</w:t>
      </w:r>
      <w:r>
        <w:rPr>
          <w:rFonts w:ascii="Times New Roman" w:hAnsi="Times New Roman" w:cs="Times New Roman"/>
        </w:rPr>
        <w:t xml:space="preserve"> </w:t>
      </w:r>
      <w:r w:rsidRPr="000A2142">
        <w:rPr>
          <w:rFonts w:ascii="Times New Roman" w:hAnsi="Times New Roman" w:cs="Times New Roman"/>
        </w:rPr>
        <w:t xml:space="preserve">The police </w:t>
      </w:r>
      <w:del w:id="288" w:author="Haddy Njie" w:date="2024-11-25T11:53:00Z" w16du:dateUtc="2024-11-25T11:53:00Z">
        <w:r w:rsidRPr="000A2142" w:rsidDel="006972C9">
          <w:rPr>
            <w:rFonts w:ascii="Times New Roman" w:hAnsi="Times New Roman" w:cs="Times New Roman"/>
          </w:rPr>
          <w:delText>have</w:delText>
        </w:r>
      </w:del>
      <w:r w:rsidRPr="000A2142">
        <w:rPr>
          <w:rFonts w:ascii="Times New Roman" w:hAnsi="Times New Roman" w:cs="Times New Roman"/>
        </w:rPr>
        <w:t xml:space="preserve"> secured the site with </w:t>
      </w:r>
      <w:ins w:id="289" w:author="Haddy Njie" w:date="2024-11-25T11:52:00Z" w16du:dateUtc="2024-11-25T11:52:00Z">
        <w:r w:rsidR="006972C9">
          <w:rPr>
            <w:rFonts w:ascii="Times New Roman" w:hAnsi="Times New Roman" w:cs="Times New Roman"/>
          </w:rPr>
          <w:t xml:space="preserve">a warning </w:t>
        </w:r>
      </w:ins>
      <w:del w:id="290" w:author="Haddy Njie" w:date="2024-11-25T11:52:00Z" w16du:dateUtc="2024-11-25T11:52:00Z">
        <w:r w:rsidRPr="000A2142" w:rsidDel="006972C9">
          <w:rPr>
            <w:rFonts w:ascii="Times New Roman" w:hAnsi="Times New Roman" w:cs="Times New Roman"/>
          </w:rPr>
          <w:delText xml:space="preserve">red </w:delText>
        </w:r>
      </w:del>
      <w:r w:rsidRPr="000A2142">
        <w:rPr>
          <w:rFonts w:ascii="Times New Roman" w:hAnsi="Times New Roman" w:cs="Times New Roman"/>
        </w:rPr>
        <w:t>tape to prevent unauthorized access and preserve the integrity of the scene for the ongoing investigation.</w:t>
      </w:r>
    </w:p>
    <w:p w14:paraId="39347FC8" w14:textId="62100289" w:rsidR="00084708" w:rsidRPr="000A2142" w:rsidRDefault="00084708" w:rsidP="00084708">
      <w:pPr>
        <w:rPr>
          <w:rFonts w:ascii="Times New Roman" w:hAnsi="Times New Roman" w:cs="Times New Roman"/>
        </w:rPr>
      </w:pPr>
      <w:commentRangeStart w:id="291"/>
      <w:r w:rsidRPr="000A2142">
        <w:rPr>
          <w:rFonts w:ascii="Times New Roman" w:hAnsi="Times New Roman" w:cs="Times New Roman"/>
        </w:rPr>
        <w:t xml:space="preserve">The site conditions reflect critical safety deficiencies, including inadequate handling of excavations and a lack of precautionary measures. These findings highlight the necessity for urgent corrective actions to ensure compliance with the Construction Environmental and Social Management Plan (C-ESMP) and to prevent similar </w:t>
      </w:r>
      <w:del w:id="292" w:author="Haddy Njie" w:date="2024-11-25T11:42:00Z" w16du:dateUtc="2024-11-25T11:42:00Z">
        <w:r w:rsidRPr="000A2142" w:rsidDel="00DB5F63">
          <w:rPr>
            <w:rFonts w:ascii="Times New Roman" w:hAnsi="Times New Roman" w:cs="Times New Roman"/>
          </w:rPr>
          <w:delText>incident</w:delText>
        </w:r>
      </w:del>
      <w:ins w:id="293" w:author="Haddy Njie" w:date="2024-11-25T11:42:00Z" w16du:dateUtc="2024-11-25T11:42:00Z">
        <w:r w:rsidR="00DB5F63">
          <w:rPr>
            <w:rFonts w:ascii="Times New Roman" w:hAnsi="Times New Roman" w:cs="Times New Roman"/>
          </w:rPr>
          <w:t>accident</w:t>
        </w:r>
      </w:ins>
      <w:r w:rsidRPr="000A2142">
        <w:rPr>
          <w:rFonts w:ascii="Times New Roman" w:hAnsi="Times New Roman" w:cs="Times New Roman"/>
        </w:rPr>
        <w:t>s in the future</w:t>
      </w:r>
      <w:commentRangeEnd w:id="291"/>
      <w:r w:rsidR="00794B32">
        <w:rPr>
          <w:rStyle w:val="CommentReference"/>
        </w:rPr>
        <w:commentReference w:id="291"/>
      </w:r>
      <w:r w:rsidRPr="000A2142">
        <w:rPr>
          <w:rFonts w:ascii="Times New Roman" w:hAnsi="Times New Roman" w:cs="Times New Roman"/>
        </w:rPr>
        <w:t>.</w:t>
      </w:r>
    </w:p>
    <w:p w14:paraId="7B70E072" w14:textId="157A041B" w:rsidR="001471FE" w:rsidRPr="000B4FDF" w:rsidRDefault="001471FE" w:rsidP="004510DD">
      <w:pPr>
        <w:pStyle w:val="Heading2"/>
        <w:numPr>
          <w:ilvl w:val="1"/>
          <w:numId w:val="87"/>
        </w:numPr>
      </w:pPr>
      <w:bookmarkStart w:id="294" w:name="_Toc183294333"/>
      <w:r w:rsidRPr="000B4FDF">
        <w:rPr>
          <w:rStyle w:val="Heading2Char"/>
          <w:b/>
          <w:bCs/>
        </w:rPr>
        <w:lastRenderedPageBreak/>
        <w:t>Findings from the Interviews</w:t>
      </w:r>
      <w:bookmarkEnd w:id="294"/>
    </w:p>
    <w:p w14:paraId="56D9B5D1" w14:textId="77777777" w:rsidR="000B4FDF" w:rsidRDefault="000B4FDF" w:rsidP="00742BBA">
      <w:pPr>
        <w:rPr>
          <w:rFonts w:ascii="Times New Roman" w:hAnsi="Times New Roman" w:cs="Times New Roman"/>
        </w:rPr>
      </w:pPr>
    </w:p>
    <w:p w14:paraId="345F716C" w14:textId="1E3448CD" w:rsidR="001471FE" w:rsidRPr="003455AD" w:rsidRDefault="001471FE" w:rsidP="00742BBA">
      <w:pPr>
        <w:rPr>
          <w:rFonts w:ascii="Times New Roman" w:hAnsi="Times New Roman" w:cs="Times New Roman"/>
        </w:rPr>
      </w:pPr>
      <w:r w:rsidRPr="003455AD">
        <w:rPr>
          <w:rFonts w:ascii="Times New Roman" w:hAnsi="Times New Roman" w:cs="Times New Roman"/>
        </w:rPr>
        <w:t>Interviews revealed critical insights:</w:t>
      </w:r>
    </w:p>
    <w:p w14:paraId="4C8F0763" w14:textId="637639C8" w:rsidR="001471FE" w:rsidRPr="008C0FFF" w:rsidRDefault="006175A5">
      <w:pPr>
        <w:pStyle w:val="ListParagraph"/>
        <w:numPr>
          <w:ilvl w:val="0"/>
          <w:numId w:val="10"/>
        </w:numPr>
        <w:jc w:val="both"/>
        <w:rPr>
          <w:rFonts w:ascii="Times New Roman" w:hAnsi="Times New Roman" w:cs="Times New Roman"/>
        </w:rPr>
        <w:pPrChange w:id="295" w:author="Haddy Njie" w:date="2024-11-25T12:13:00Z" w16du:dateUtc="2024-11-25T12:13:00Z">
          <w:pPr>
            <w:pStyle w:val="ListParagraph"/>
            <w:numPr>
              <w:numId w:val="10"/>
            </w:numPr>
            <w:ind w:hanging="360"/>
          </w:pPr>
        </w:pPrChange>
      </w:pPr>
      <w:ins w:id="296" w:author="Haddy Njie" w:date="2024-11-25T12:02:00Z" w16du:dateUtc="2024-11-25T12:02:00Z">
        <w:r>
          <w:rPr>
            <w:rFonts w:ascii="Times New Roman" w:hAnsi="Times New Roman" w:cs="Times New Roman"/>
          </w:rPr>
          <w:t xml:space="preserve">  </w:t>
        </w:r>
      </w:ins>
      <w:r w:rsidR="001471FE" w:rsidRPr="008C0FFF">
        <w:rPr>
          <w:rFonts w:ascii="Times New Roman" w:hAnsi="Times New Roman" w:cs="Times New Roman"/>
        </w:rPr>
        <w:t xml:space="preserve">Unauthorized </w:t>
      </w:r>
      <w:del w:id="297" w:author="Haddy Njie" w:date="2024-11-25T12:13:00Z" w16du:dateUtc="2024-11-25T12:13:00Z">
        <w:r w:rsidR="001471FE" w:rsidRPr="008C0FFF" w:rsidDel="00352889">
          <w:rPr>
            <w:rFonts w:ascii="Times New Roman" w:hAnsi="Times New Roman" w:cs="Times New Roman"/>
          </w:rPr>
          <w:delText>Subcontracting:</w:delText>
        </w:r>
      </w:del>
      <w:proofErr w:type="gramStart"/>
      <w:ins w:id="298" w:author="Haddy Njie" w:date="2024-11-25T12:13:00Z" w16du:dateUtc="2024-11-25T12:13:00Z">
        <w:r w:rsidR="00352889" w:rsidRPr="008C0FFF">
          <w:rPr>
            <w:rFonts w:ascii="Times New Roman" w:hAnsi="Times New Roman" w:cs="Times New Roman"/>
          </w:rPr>
          <w:t>Subcontracting</w:t>
        </w:r>
        <w:r w:rsidR="00352889">
          <w:rPr>
            <w:rFonts w:ascii="Times New Roman" w:hAnsi="Times New Roman" w:cs="Times New Roman"/>
          </w:rPr>
          <w:t xml:space="preserve"> :</w:t>
        </w:r>
      </w:ins>
      <w:proofErr w:type="gramEnd"/>
      <w:ins w:id="299" w:author="Haddy Njie" w:date="2024-11-25T12:03:00Z" w16du:dateUtc="2024-11-25T12:03:00Z">
        <w:r w:rsidR="00FC64E6">
          <w:rPr>
            <w:rFonts w:ascii="Times New Roman" w:hAnsi="Times New Roman" w:cs="Times New Roman"/>
          </w:rPr>
          <w:t xml:space="preserve"> First,</w:t>
        </w:r>
      </w:ins>
      <w:r w:rsidR="001471FE" w:rsidRPr="008C0FFF">
        <w:rPr>
          <w:rFonts w:ascii="Times New Roman" w:hAnsi="Times New Roman" w:cs="Times New Roman"/>
        </w:rPr>
        <w:t xml:space="preserve"> BB Electrical was not an approved subcontractor </w:t>
      </w:r>
      <w:ins w:id="300" w:author="Haddy Njie" w:date="2024-11-25T12:01:00Z" w16du:dateUtc="2024-11-25T12:01:00Z">
        <w:r w:rsidR="00411B86">
          <w:rPr>
            <w:rFonts w:ascii="Times New Roman" w:hAnsi="Times New Roman" w:cs="Times New Roman"/>
          </w:rPr>
          <w:t xml:space="preserve">for this contract </w:t>
        </w:r>
        <w:r>
          <w:rPr>
            <w:rFonts w:ascii="Times New Roman" w:hAnsi="Times New Roman" w:cs="Times New Roman"/>
          </w:rPr>
          <w:t xml:space="preserve"> by the client</w:t>
        </w:r>
      </w:ins>
      <w:ins w:id="301" w:author="Haddy Njie" w:date="2024-11-25T12:02:00Z" w16du:dateUtc="2024-11-25T12:02:00Z">
        <w:r>
          <w:rPr>
            <w:rFonts w:ascii="Times New Roman" w:hAnsi="Times New Roman" w:cs="Times New Roman"/>
          </w:rPr>
          <w:t>.</w:t>
        </w:r>
      </w:ins>
      <w:ins w:id="302" w:author="Haddy Njie" w:date="2024-11-25T12:01:00Z" w16du:dateUtc="2024-11-25T12:01:00Z">
        <w:r>
          <w:rPr>
            <w:rFonts w:ascii="Times New Roman" w:hAnsi="Times New Roman" w:cs="Times New Roman"/>
          </w:rPr>
          <w:t xml:space="preserve"> </w:t>
        </w:r>
      </w:ins>
      <w:del w:id="303" w:author="Haddy Njie" w:date="2024-11-25T12:01:00Z" w16du:dateUtc="2024-11-25T12:01:00Z">
        <w:r w:rsidR="001471FE" w:rsidRPr="008C0FFF" w:rsidDel="00411B86">
          <w:rPr>
            <w:rFonts w:ascii="Times New Roman" w:hAnsi="Times New Roman" w:cs="Times New Roman"/>
          </w:rPr>
          <w:delText>by NAWEC</w:delText>
        </w:r>
      </w:del>
      <w:ins w:id="304" w:author="Haddy Njie" w:date="2024-11-25T12:04:00Z" w16du:dateUtc="2024-11-25T12:04:00Z">
        <w:r w:rsidR="00FC64E6">
          <w:rPr>
            <w:rFonts w:ascii="Times New Roman" w:hAnsi="Times New Roman" w:cs="Times New Roman"/>
          </w:rPr>
          <w:t xml:space="preserve"> Second</w:t>
        </w:r>
      </w:ins>
      <w:del w:id="305" w:author="Haddy Njie" w:date="2024-11-25T12:04:00Z" w16du:dateUtc="2024-11-25T12:04:00Z">
        <w:r w:rsidR="001471FE" w:rsidRPr="008C0FFF" w:rsidDel="00FC64E6">
          <w:rPr>
            <w:rFonts w:ascii="Times New Roman" w:hAnsi="Times New Roman" w:cs="Times New Roman"/>
          </w:rPr>
          <w:delText>, yet</w:delText>
        </w:r>
      </w:del>
      <w:r w:rsidR="001471FE" w:rsidRPr="008C0FFF">
        <w:rPr>
          <w:rFonts w:ascii="Times New Roman" w:hAnsi="Times New Roman" w:cs="Times New Roman"/>
        </w:rPr>
        <w:t xml:space="preserve"> BKE</w:t>
      </w:r>
      <w:ins w:id="306" w:author="Haddy Njie" w:date="2024-11-25T12:04:00Z" w16du:dateUtc="2024-11-25T12:04:00Z">
        <w:r w:rsidR="00FC64E6">
          <w:rPr>
            <w:rFonts w:ascii="Times New Roman" w:hAnsi="Times New Roman" w:cs="Times New Roman"/>
          </w:rPr>
          <w:t xml:space="preserve">, a </w:t>
        </w:r>
      </w:ins>
      <w:r w:rsidR="001471FE" w:rsidRPr="008C0FFF">
        <w:rPr>
          <w:rFonts w:ascii="Times New Roman" w:hAnsi="Times New Roman" w:cs="Times New Roman"/>
        </w:rPr>
        <w:t xml:space="preserve"> </w:t>
      </w:r>
      <w:del w:id="307" w:author="Haddy Njie" w:date="2024-11-25T12:04:00Z" w16du:dateUtc="2024-11-25T12:04:00Z">
        <w:r w:rsidR="001471FE" w:rsidRPr="008C0FFF" w:rsidDel="00FC64E6">
          <w:rPr>
            <w:rFonts w:ascii="Times New Roman" w:hAnsi="Times New Roman" w:cs="Times New Roman"/>
          </w:rPr>
          <w:delText>was</w:delText>
        </w:r>
      </w:del>
      <w:r w:rsidR="001471FE" w:rsidRPr="008C0FFF">
        <w:rPr>
          <w:rFonts w:ascii="Times New Roman" w:hAnsi="Times New Roman" w:cs="Times New Roman"/>
        </w:rPr>
        <w:t xml:space="preserve"> subcontract</w:t>
      </w:r>
      <w:ins w:id="308" w:author="Haddy Njie" w:date="2024-11-25T12:04:00Z" w16du:dateUtc="2024-11-25T12:04:00Z">
        <w:r w:rsidR="00FC64E6">
          <w:rPr>
            <w:rFonts w:ascii="Times New Roman" w:hAnsi="Times New Roman" w:cs="Times New Roman"/>
          </w:rPr>
          <w:t xml:space="preserve">ee of BB Electrical was not also approved by the client </w:t>
        </w:r>
      </w:ins>
      <w:del w:id="309" w:author="Haddy Njie" w:date="2024-11-25T12:04:00Z" w16du:dateUtc="2024-11-25T12:04:00Z">
        <w:r w:rsidR="001471FE" w:rsidRPr="008C0FFF" w:rsidDel="00FC64E6">
          <w:rPr>
            <w:rFonts w:ascii="Times New Roman" w:hAnsi="Times New Roman" w:cs="Times New Roman"/>
          </w:rPr>
          <w:delText>ed</w:delText>
        </w:r>
      </w:del>
      <w:r w:rsidR="001471FE" w:rsidRPr="008C0FFF">
        <w:rPr>
          <w:rFonts w:ascii="Times New Roman" w:hAnsi="Times New Roman" w:cs="Times New Roman"/>
        </w:rPr>
        <w:t xml:space="preserve"> </w:t>
      </w:r>
      <w:del w:id="310" w:author="Haddy Njie" w:date="2024-11-25T12:04:00Z" w16du:dateUtc="2024-11-25T12:04:00Z">
        <w:r w:rsidR="001471FE" w:rsidRPr="008C0FFF" w:rsidDel="00FC64E6">
          <w:rPr>
            <w:rFonts w:ascii="Times New Roman" w:hAnsi="Times New Roman" w:cs="Times New Roman"/>
          </w:rPr>
          <w:delText>without proper approval.</w:delText>
        </w:r>
      </w:del>
      <w:ins w:id="311" w:author="Haddy Njie" w:date="2024-11-25T12:04:00Z" w16du:dateUtc="2024-11-25T12:04:00Z">
        <w:r w:rsidR="00FC64E6">
          <w:rPr>
            <w:rFonts w:ascii="Times New Roman" w:hAnsi="Times New Roman" w:cs="Times New Roman"/>
          </w:rPr>
          <w:t xml:space="preserve"> </w:t>
        </w:r>
      </w:ins>
    </w:p>
    <w:p w14:paraId="261B41ED" w14:textId="53768496" w:rsidR="001471FE" w:rsidRPr="008C0FFF" w:rsidRDefault="001471FE">
      <w:pPr>
        <w:pStyle w:val="ListParagraph"/>
        <w:numPr>
          <w:ilvl w:val="0"/>
          <w:numId w:val="10"/>
        </w:numPr>
        <w:jc w:val="both"/>
        <w:rPr>
          <w:rFonts w:ascii="Times New Roman" w:hAnsi="Times New Roman" w:cs="Times New Roman"/>
        </w:rPr>
        <w:pPrChange w:id="312" w:author="Haddy Njie" w:date="2024-11-25T12:13:00Z" w16du:dateUtc="2024-11-25T12:13:00Z">
          <w:pPr>
            <w:pStyle w:val="ListParagraph"/>
            <w:numPr>
              <w:numId w:val="10"/>
            </w:numPr>
            <w:ind w:hanging="360"/>
          </w:pPr>
        </w:pPrChange>
      </w:pPr>
      <w:r w:rsidRPr="008C0FFF">
        <w:rPr>
          <w:rFonts w:ascii="Times New Roman" w:hAnsi="Times New Roman" w:cs="Times New Roman"/>
        </w:rPr>
        <w:t>Inadequate Training</w:t>
      </w:r>
      <w:ins w:id="313" w:author="Haddy Njie" w:date="2024-11-25T12:08:00Z" w16du:dateUtc="2024-11-25T12:08:00Z">
        <w:r w:rsidR="00D67E99">
          <w:rPr>
            <w:rFonts w:ascii="Times New Roman" w:hAnsi="Times New Roman" w:cs="Times New Roman"/>
          </w:rPr>
          <w:t xml:space="preserve"> of BKE Workers</w:t>
        </w:r>
      </w:ins>
      <w:r w:rsidRPr="008C0FFF">
        <w:rPr>
          <w:rFonts w:ascii="Times New Roman" w:hAnsi="Times New Roman" w:cs="Times New Roman"/>
        </w:rPr>
        <w:t xml:space="preserve">: </w:t>
      </w:r>
      <w:ins w:id="314" w:author="Haddy Njie" w:date="2024-11-25T12:08:00Z" w16du:dateUtc="2024-11-25T12:08:00Z">
        <w:r w:rsidR="00D67E99">
          <w:rPr>
            <w:rFonts w:ascii="Times New Roman" w:hAnsi="Times New Roman" w:cs="Times New Roman"/>
          </w:rPr>
          <w:t xml:space="preserve"> Interview with survivors showed that they had no f</w:t>
        </w:r>
      </w:ins>
      <w:del w:id="315" w:author="Haddy Njie" w:date="2024-11-25T12:09:00Z" w16du:dateUtc="2024-11-25T12:09:00Z">
        <w:r w:rsidRPr="008C0FFF" w:rsidDel="00D67E99">
          <w:rPr>
            <w:rFonts w:ascii="Times New Roman" w:hAnsi="Times New Roman" w:cs="Times New Roman"/>
          </w:rPr>
          <w:delText>Many workers lacked</w:delText>
        </w:r>
      </w:del>
      <w:r w:rsidRPr="008C0FFF">
        <w:rPr>
          <w:rFonts w:ascii="Times New Roman" w:hAnsi="Times New Roman" w:cs="Times New Roman"/>
        </w:rPr>
        <w:t xml:space="preserve"> formal</w:t>
      </w:r>
      <w:ins w:id="316" w:author="Haddy Njie" w:date="2024-11-25T12:09:00Z" w16du:dateUtc="2024-11-25T12:09:00Z">
        <w:r w:rsidR="00D67E99">
          <w:rPr>
            <w:rFonts w:ascii="Times New Roman" w:hAnsi="Times New Roman" w:cs="Times New Roman"/>
          </w:rPr>
          <w:t xml:space="preserve"> induction</w:t>
        </w:r>
        <w:r w:rsidR="001E61D4">
          <w:rPr>
            <w:rFonts w:ascii="Times New Roman" w:hAnsi="Times New Roman" w:cs="Times New Roman"/>
          </w:rPr>
          <w:t xml:space="preserve"> training, daily </w:t>
        </w:r>
      </w:ins>
      <w:ins w:id="317" w:author="Haddy Njie" w:date="2024-11-25T12:13:00Z" w16du:dateUtc="2024-11-25T12:13:00Z">
        <w:r w:rsidR="00352889">
          <w:rPr>
            <w:rFonts w:ascii="Times New Roman" w:hAnsi="Times New Roman" w:cs="Times New Roman"/>
          </w:rPr>
          <w:t>toolbox</w:t>
        </w:r>
      </w:ins>
      <w:ins w:id="318" w:author="Haddy Njie" w:date="2024-11-25T12:09:00Z" w16du:dateUtc="2024-11-25T12:09:00Z">
        <w:r w:rsidR="001E61D4">
          <w:rPr>
            <w:rFonts w:ascii="Times New Roman" w:hAnsi="Times New Roman" w:cs="Times New Roman"/>
          </w:rPr>
          <w:t xml:space="preserve"> talks on health and safety</w:t>
        </w:r>
      </w:ins>
      <w:ins w:id="319" w:author="Haddy Njie" w:date="2024-11-25T12:10:00Z" w16du:dateUtc="2024-11-25T12:10:00Z">
        <w:r w:rsidR="00B42A54">
          <w:rPr>
            <w:rFonts w:ascii="Times New Roman" w:hAnsi="Times New Roman" w:cs="Times New Roman"/>
          </w:rPr>
          <w:t xml:space="preserve"> including </w:t>
        </w:r>
        <w:r w:rsidR="00A73B89">
          <w:rPr>
            <w:rFonts w:ascii="Times New Roman" w:hAnsi="Times New Roman" w:cs="Times New Roman"/>
          </w:rPr>
          <w:t>protocols for working near live lines.</w:t>
        </w:r>
      </w:ins>
      <w:ins w:id="320" w:author="Haddy Njie" w:date="2024-11-25T12:09:00Z" w16du:dateUtc="2024-11-25T12:09:00Z">
        <w:r w:rsidR="001E61D4">
          <w:rPr>
            <w:rFonts w:ascii="Times New Roman" w:hAnsi="Times New Roman" w:cs="Times New Roman"/>
          </w:rPr>
          <w:t xml:space="preserve"> </w:t>
        </w:r>
      </w:ins>
      <w:r w:rsidRPr="008C0FFF">
        <w:rPr>
          <w:rFonts w:ascii="Times New Roman" w:hAnsi="Times New Roman" w:cs="Times New Roman"/>
        </w:rPr>
        <w:t xml:space="preserve"> </w:t>
      </w:r>
      <w:del w:id="321" w:author="Haddy Njie" w:date="2024-11-25T12:10:00Z" w16du:dateUtc="2024-11-25T12:10:00Z">
        <w:r w:rsidRPr="008C0FFF" w:rsidDel="00B42A54">
          <w:rPr>
            <w:rFonts w:ascii="Times New Roman" w:hAnsi="Times New Roman" w:cs="Times New Roman"/>
          </w:rPr>
          <w:delText>health and safety training and were unaware of</w:delText>
        </w:r>
      </w:del>
      <w:ins w:id="322" w:author="Haddy Njie" w:date="2024-11-25T12:10:00Z" w16du:dateUtc="2024-11-25T12:10:00Z">
        <w:r w:rsidR="00B42A54">
          <w:rPr>
            <w:rFonts w:ascii="Times New Roman" w:hAnsi="Times New Roman" w:cs="Times New Roman"/>
          </w:rPr>
          <w:t xml:space="preserve"> </w:t>
        </w:r>
      </w:ins>
      <w:r w:rsidRPr="008C0FFF">
        <w:rPr>
          <w:rFonts w:ascii="Times New Roman" w:hAnsi="Times New Roman" w:cs="Times New Roman"/>
        </w:rPr>
        <w:t xml:space="preserve"> </w:t>
      </w:r>
      <w:del w:id="323" w:author="Haddy Njie" w:date="2024-11-25T12:10:00Z" w16du:dateUtc="2024-11-25T12:10:00Z">
        <w:r w:rsidRPr="008C0FFF" w:rsidDel="00B42A54">
          <w:rPr>
            <w:rFonts w:ascii="Times New Roman" w:hAnsi="Times New Roman" w:cs="Times New Roman"/>
          </w:rPr>
          <w:delText>protocols for working near live lines.</w:delText>
        </w:r>
      </w:del>
      <w:ins w:id="324" w:author="Haddy Njie" w:date="2024-11-25T12:10:00Z" w16du:dateUtc="2024-11-25T12:10:00Z">
        <w:r w:rsidR="00B42A54">
          <w:rPr>
            <w:rFonts w:ascii="Times New Roman" w:hAnsi="Times New Roman" w:cs="Times New Roman"/>
          </w:rPr>
          <w:t xml:space="preserve"> </w:t>
        </w:r>
      </w:ins>
    </w:p>
    <w:p w14:paraId="7EBCD638" w14:textId="37521017" w:rsidR="001471FE" w:rsidRPr="008C0FFF" w:rsidRDefault="001471FE">
      <w:pPr>
        <w:pStyle w:val="ListParagraph"/>
        <w:numPr>
          <w:ilvl w:val="0"/>
          <w:numId w:val="10"/>
        </w:numPr>
        <w:jc w:val="both"/>
        <w:rPr>
          <w:rFonts w:ascii="Times New Roman" w:hAnsi="Times New Roman" w:cs="Times New Roman"/>
        </w:rPr>
        <w:pPrChange w:id="325" w:author="Haddy Njie" w:date="2024-11-25T12:13:00Z" w16du:dateUtc="2024-11-25T12:13:00Z">
          <w:pPr>
            <w:pStyle w:val="ListParagraph"/>
            <w:numPr>
              <w:numId w:val="10"/>
            </w:numPr>
            <w:ind w:hanging="360"/>
          </w:pPr>
        </w:pPrChange>
      </w:pPr>
      <w:r w:rsidRPr="008C0FFF">
        <w:rPr>
          <w:rFonts w:ascii="Times New Roman" w:hAnsi="Times New Roman" w:cs="Times New Roman"/>
        </w:rPr>
        <w:t>Communication Failures: There was a</w:t>
      </w:r>
      <w:ins w:id="326" w:author="Haddy Njie" w:date="2024-11-25T12:11:00Z" w16du:dateUtc="2024-11-25T12:11:00Z">
        <w:r w:rsidR="00A73B89">
          <w:rPr>
            <w:rFonts w:ascii="Times New Roman" w:hAnsi="Times New Roman" w:cs="Times New Roman"/>
          </w:rPr>
          <w:t xml:space="preserve">n </w:t>
        </w:r>
      </w:ins>
      <w:ins w:id="327" w:author="Haddy Njie" w:date="2024-11-25T12:12:00Z" w16du:dateUtc="2024-11-25T12:12:00Z">
        <w:r w:rsidR="00A73B89">
          <w:rPr>
            <w:rFonts w:ascii="Times New Roman" w:hAnsi="Times New Roman" w:cs="Times New Roman"/>
          </w:rPr>
          <w:t>apparent</w:t>
        </w:r>
      </w:ins>
      <w:r w:rsidRPr="008C0FFF">
        <w:rPr>
          <w:rFonts w:ascii="Times New Roman" w:hAnsi="Times New Roman" w:cs="Times New Roman"/>
        </w:rPr>
        <w:t xml:space="preserve"> breakdown in communication between contractor</w:t>
      </w:r>
      <w:del w:id="328" w:author="Haddy Njie" w:date="2024-11-25T12:11:00Z" w16du:dateUtc="2024-11-25T12:11:00Z">
        <w:r w:rsidRPr="008C0FFF" w:rsidDel="00A73B89">
          <w:rPr>
            <w:rFonts w:ascii="Times New Roman" w:hAnsi="Times New Roman" w:cs="Times New Roman"/>
          </w:rPr>
          <w:delText>s</w:delText>
        </w:r>
      </w:del>
      <w:ins w:id="329" w:author="Haddy Njie" w:date="2024-11-25T12:11:00Z" w16du:dateUtc="2024-11-25T12:11:00Z">
        <w:r w:rsidR="00A73B89">
          <w:rPr>
            <w:rFonts w:ascii="Times New Roman" w:hAnsi="Times New Roman" w:cs="Times New Roman"/>
          </w:rPr>
          <w:t xml:space="preserve"> and its team</w:t>
        </w:r>
      </w:ins>
      <w:del w:id="330" w:author="Haddy Njie" w:date="2024-11-25T12:11:00Z" w16du:dateUtc="2024-11-25T12:11:00Z">
        <w:r w:rsidRPr="008C0FFF" w:rsidDel="00A73B89">
          <w:rPr>
            <w:rFonts w:ascii="Times New Roman" w:hAnsi="Times New Roman" w:cs="Times New Roman"/>
          </w:rPr>
          <w:delText>,</w:delText>
        </w:r>
      </w:del>
      <w:ins w:id="331" w:author="Haddy Njie" w:date="2024-11-25T12:11:00Z" w16du:dateUtc="2024-11-25T12:11:00Z">
        <w:r w:rsidR="00A73B89">
          <w:rPr>
            <w:rFonts w:ascii="Times New Roman" w:hAnsi="Times New Roman" w:cs="Times New Roman"/>
          </w:rPr>
          <w:t xml:space="preserve">( BB Electrical and BKE) </w:t>
        </w:r>
      </w:ins>
      <w:del w:id="332" w:author="Haddy Njie" w:date="2024-11-25T12:11:00Z" w16du:dateUtc="2024-11-25T12:11:00Z">
        <w:r w:rsidRPr="008C0FFF" w:rsidDel="00A73B89">
          <w:rPr>
            <w:rFonts w:ascii="Times New Roman" w:hAnsi="Times New Roman" w:cs="Times New Roman"/>
          </w:rPr>
          <w:delText xml:space="preserve"> subcontractors</w:delText>
        </w:r>
      </w:del>
      <w:r w:rsidRPr="008C0FFF">
        <w:rPr>
          <w:rFonts w:ascii="Times New Roman" w:hAnsi="Times New Roman" w:cs="Times New Roman"/>
        </w:rPr>
        <w:t xml:space="preserve">, and the </w:t>
      </w:r>
      <w:ins w:id="333" w:author="Haddy Njie" w:date="2024-11-25T12:12:00Z" w16du:dateUtc="2024-11-25T12:12:00Z">
        <w:r w:rsidR="00A73B89">
          <w:rPr>
            <w:rFonts w:ascii="Times New Roman" w:hAnsi="Times New Roman" w:cs="Times New Roman"/>
          </w:rPr>
          <w:t xml:space="preserve">Owner’s Engineer </w:t>
        </w:r>
      </w:ins>
      <w:del w:id="334" w:author="Haddy Njie" w:date="2024-11-25T12:12:00Z" w16du:dateUtc="2024-11-25T12:12:00Z">
        <w:r w:rsidRPr="008C0FFF" w:rsidDel="00A73B89">
          <w:rPr>
            <w:rFonts w:ascii="Times New Roman" w:hAnsi="Times New Roman" w:cs="Times New Roman"/>
          </w:rPr>
          <w:delText>PIU,</w:delText>
        </w:r>
      </w:del>
      <w:r w:rsidRPr="008C0FFF">
        <w:rPr>
          <w:rFonts w:ascii="Times New Roman" w:hAnsi="Times New Roman" w:cs="Times New Roman"/>
        </w:rPr>
        <w:t xml:space="preserve"> </w:t>
      </w:r>
      <w:del w:id="335" w:author="Haddy Njie" w:date="2024-11-25T12:12:00Z" w16du:dateUtc="2024-11-25T12:12:00Z">
        <w:r w:rsidRPr="008C0FFF" w:rsidDel="00352889">
          <w:rPr>
            <w:rFonts w:ascii="Times New Roman" w:hAnsi="Times New Roman" w:cs="Times New Roman"/>
          </w:rPr>
          <w:delText>leading to unplanned and unauthorized work activities</w:delText>
        </w:r>
      </w:del>
      <w:ins w:id="336" w:author="Haddy Njie" w:date="2024-11-25T12:12:00Z" w16du:dateUtc="2024-11-25T12:12:00Z">
        <w:r w:rsidR="00352889">
          <w:rPr>
            <w:rFonts w:ascii="Times New Roman" w:hAnsi="Times New Roman" w:cs="Times New Roman"/>
          </w:rPr>
          <w:t xml:space="preserve"> </w:t>
        </w:r>
      </w:ins>
      <w:r w:rsidRPr="008C0FFF">
        <w:rPr>
          <w:rFonts w:ascii="Times New Roman" w:hAnsi="Times New Roman" w:cs="Times New Roman"/>
        </w:rPr>
        <w:t>.</w:t>
      </w:r>
    </w:p>
    <w:p w14:paraId="33C214E3" w14:textId="2953A90E" w:rsidR="001471FE" w:rsidRPr="008C0FFF" w:rsidRDefault="008D248C">
      <w:pPr>
        <w:pStyle w:val="ListParagraph"/>
        <w:numPr>
          <w:ilvl w:val="0"/>
          <w:numId w:val="10"/>
        </w:numPr>
        <w:jc w:val="both"/>
        <w:rPr>
          <w:rFonts w:ascii="Times New Roman" w:hAnsi="Times New Roman" w:cs="Times New Roman"/>
        </w:rPr>
        <w:pPrChange w:id="337" w:author="Haddy Njie" w:date="2024-11-25T12:13:00Z" w16du:dateUtc="2024-11-25T12:13:00Z">
          <w:pPr>
            <w:pStyle w:val="ListParagraph"/>
            <w:numPr>
              <w:numId w:val="10"/>
            </w:numPr>
            <w:ind w:hanging="360"/>
          </w:pPr>
        </w:pPrChange>
      </w:pPr>
      <w:ins w:id="338" w:author="Modou Sarr" w:date="2024-11-25T12:45:00Z" w16du:dateUtc="2024-11-25T12:45:00Z">
        <w:r>
          <w:rPr>
            <w:rFonts w:ascii="Times New Roman" w:hAnsi="Times New Roman" w:cs="Times New Roman"/>
          </w:rPr>
          <w:t xml:space="preserve">Inadequate </w:t>
        </w:r>
      </w:ins>
      <w:del w:id="339" w:author="Modou Sarr" w:date="2024-11-25T12:45:00Z" w16du:dateUtc="2024-11-25T12:45:00Z">
        <w:r w:rsidR="001471FE" w:rsidRPr="008C0FFF" w:rsidDel="008D248C">
          <w:rPr>
            <w:rFonts w:ascii="Times New Roman" w:hAnsi="Times New Roman" w:cs="Times New Roman"/>
          </w:rPr>
          <w:delText>Lack</w:delText>
        </w:r>
      </w:del>
      <w:r w:rsidR="001471FE" w:rsidRPr="008C0FFF">
        <w:rPr>
          <w:rFonts w:ascii="Times New Roman" w:hAnsi="Times New Roman" w:cs="Times New Roman"/>
        </w:rPr>
        <w:t xml:space="preserve"> of Supervision: On-site supervision was insufficient, and safety protocols were not enforced </w:t>
      </w:r>
      <w:commentRangeStart w:id="340"/>
      <w:r w:rsidR="001471FE" w:rsidRPr="008C0FFF">
        <w:rPr>
          <w:rFonts w:ascii="Times New Roman" w:hAnsi="Times New Roman" w:cs="Times New Roman"/>
        </w:rPr>
        <w:t>consistently</w:t>
      </w:r>
      <w:commentRangeEnd w:id="340"/>
      <w:r>
        <w:rPr>
          <w:rStyle w:val="CommentReference"/>
        </w:rPr>
        <w:commentReference w:id="340"/>
      </w:r>
      <w:r w:rsidR="001471FE" w:rsidRPr="008C0FFF">
        <w:rPr>
          <w:rFonts w:ascii="Times New Roman" w:hAnsi="Times New Roman" w:cs="Times New Roman"/>
        </w:rPr>
        <w:t>.</w:t>
      </w:r>
    </w:p>
    <w:p w14:paraId="2CA074DA" w14:textId="194B8B74" w:rsidR="000B4FDF" w:rsidRPr="000B4FDF" w:rsidRDefault="001471FE" w:rsidP="00103BE2">
      <w:pPr>
        <w:pStyle w:val="Heading1"/>
        <w:numPr>
          <w:ilvl w:val="0"/>
          <w:numId w:val="87"/>
        </w:numPr>
      </w:pPr>
      <w:bookmarkStart w:id="341" w:name="_Toc183294334"/>
      <w:r w:rsidRPr="001F34CC">
        <w:t>DETAILED STATEMENTS FROM THE INTERVIEWED PERSONS</w:t>
      </w:r>
      <w:bookmarkEnd w:id="341"/>
    </w:p>
    <w:p w14:paraId="45CB644A" w14:textId="77777777" w:rsidR="000B4FDF" w:rsidRDefault="000B4FDF" w:rsidP="00B7291E">
      <w:pPr>
        <w:jc w:val="both"/>
        <w:rPr>
          <w:rFonts w:ascii="Times New Roman" w:hAnsi="Times New Roman" w:cs="Times New Roman"/>
          <w:b/>
          <w:bCs/>
        </w:rPr>
      </w:pPr>
    </w:p>
    <w:p w14:paraId="7B523669" w14:textId="20BB8F54" w:rsidR="00B7291E" w:rsidRPr="00B7291E" w:rsidRDefault="00B7291E" w:rsidP="00402DD4">
      <w:pPr>
        <w:pStyle w:val="Heading2"/>
        <w:numPr>
          <w:ilvl w:val="1"/>
          <w:numId w:val="87"/>
        </w:numPr>
      </w:pPr>
      <w:bookmarkStart w:id="342" w:name="_Toc183294335"/>
      <w:r>
        <w:t>S</w:t>
      </w:r>
      <w:r w:rsidRPr="00E60749">
        <w:t>tatement by NAWEC Electrical Engineer, Ousainou Joof</w:t>
      </w:r>
      <w:bookmarkEnd w:id="342"/>
    </w:p>
    <w:p w14:paraId="0DA589A2" w14:textId="77777777" w:rsidR="006433F0" w:rsidRDefault="006433F0" w:rsidP="00B7291E">
      <w:pPr>
        <w:jc w:val="both"/>
        <w:rPr>
          <w:rFonts w:ascii="Times New Roman" w:hAnsi="Times New Roman" w:cs="Times New Roman"/>
          <w:b/>
          <w:bCs/>
        </w:rPr>
      </w:pPr>
    </w:p>
    <w:p w14:paraId="1BFE6211" w14:textId="1B3E1DA2" w:rsidR="00B7291E" w:rsidRPr="006F46CF" w:rsidRDefault="00B7291E" w:rsidP="006F46CF">
      <w:pPr>
        <w:pStyle w:val="ListParagraph"/>
        <w:numPr>
          <w:ilvl w:val="2"/>
          <w:numId w:val="87"/>
        </w:numPr>
        <w:rPr>
          <w:rFonts w:ascii="Times New Roman" w:hAnsi="Times New Roman" w:cs="Times New Roman"/>
          <w:b/>
          <w:bCs/>
        </w:rPr>
      </w:pPr>
      <w:del w:id="343" w:author="Haddy Njie" w:date="2024-11-25T11:42:00Z" w16du:dateUtc="2024-11-25T11:42:00Z">
        <w:r w:rsidRPr="006F46CF" w:rsidDel="00DB5F63">
          <w:rPr>
            <w:rFonts w:ascii="Times New Roman" w:hAnsi="Times New Roman" w:cs="Times New Roman"/>
            <w:b/>
            <w:bCs/>
          </w:rPr>
          <w:delText>Incident</w:delText>
        </w:r>
      </w:del>
      <w:ins w:id="344" w:author="Haddy Njie" w:date="2024-11-25T11:42:00Z" w16du:dateUtc="2024-11-25T11:42:00Z">
        <w:r w:rsidR="00DB5F63">
          <w:rPr>
            <w:rFonts w:ascii="Times New Roman" w:hAnsi="Times New Roman" w:cs="Times New Roman"/>
            <w:b/>
            <w:bCs/>
          </w:rPr>
          <w:t>Accident</w:t>
        </w:r>
      </w:ins>
      <w:r w:rsidRPr="006F46CF">
        <w:rPr>
          <w:rFonts w:ascii="Times New Roman" w:hAnsi="Times New Roman" w:cs="Times New Roman"/>
          <w:b/>
          <w:bCs/>
        </w:rPr>
        <w:t xml:space="preserve"> Response and Coordination</w:t>
      </w:r>
    </w:p>
    <w:p w14:paraId="0904ECD6" w14:textId="77777777" w:rsidR="00B7291E" w:rsidRPr="00E60749" w:rsidRDefault="00B7291E" w:rsidP="00B7291E">
      <w:pPr>
        <w:jc w:val="both"/>
        <w:rPr>
          <w:rFonts w:ascii="Times New Roman" w:hAnsi="Times New Roman" w:cs="Times New Roman"/>
        </w:rPr>
      </w:pPr>
      <w:r w:rsidRPr="00E60749">
        <w:rPr>
          <w:rFonts w:ascii="Times New Roman" w:hAnsi="Times New Roman" w:cs="Times New Roman"/>
        </w:rPr>
        <w:t>In projects such as these, a communication matrix is utilized to request shutdowns. The contractor initiates the request, which is routed through the project manager and forwarded to the unit responsible for the area in question. This unit then liaises with the team on-site to coordinate with the contractor and the Owner’s Engineer (OE) for both the shutdown and restoration processes.</w:t>
      </w:r>
    </w:p>
    <w:p w14:paraId="1CFE8C3C" w14:textId="39039DDA" w:rsidR="00B7291E" w:rsidRPr="00E60749" w:rsidRDefault="00B7291E" w:rsidP="00B7291E">
      <w:pPr>
        <w:jc w:val="both"/>
        <w:rPr>
          <w:rFonts w:ascii="Times New Roman" w:hAnsi="Times New Roman" w:cs="Times New Roman"/>
        </w:rPr>
      </w:pPr>
      <w:r w:rsidRPr="00E60749">
        <w:rPr>
          <w:rFonts w:ascii="Times New Roman" w:hAnsi="Times New Roman" w:cs="Times New Roman"/>
        </w:rPr>
        <w:t xml:space="preserve">For the area where this </w:t>
      </w:r>
      <w:del w:id="345" w:author="Haddy Njie" w:date="2024-11-25T11:42:00Z" w16du:dateUtc="2024-11-25T11:42:00Z">
        <w:r w:rsidRPr="00E60749" w:rsidDel="00DB5F63">
          <w:rPr>
            <w:rFonts w:ascii="Times New Roman" w:hAnsi="Times New Roman" w:cs="Times New Roman"/>
          </w:rPr>
          <w:delText>incident</w:delText>
        </w:r>
      </w:del>
      <w:ins w:id="346" w:author="Haddy Njie" w:date="2024-11-25T11:42:00Z" w16du:dateUtc="2024-11-25T11:42:00Z">
        <w:r w:rsidR="00DB5F63">
          <w:rPr>
            <w:rFonts w:ascii="Times New Roman" w:hAnsi="Times New Roman" w:cs="Times New Roman"/>
          </w:rPr>
          <w:t>accident</w:t>
        </w:r>
      </w:ins>
      <w:r w:rsidRPr="00E60749">
        <w:rPr>
          <w:rFonts w:ascii="Times New Roman" w:hAnsi="Times New Roman" w:cs="Times New Roman"/>
        </w:rPr>
        <w:t xml:space="preserve"> occurred, no shutdown request was made, indicating a lapse in adherence to the standard procedure.</w:t>
      </w:r>
    </w:p>
    <w:p w14:paraId="6C56A001" w14:textId="77777777" w:rsidR="00B7291E" w:rsidRPr="00E60749" w:rsidRDefault="00B7291E" w:rsidP="00B7291E">
      <w:pPr>
        <w:jc w:val="both"/>
        <w:rPr>
          <w:rFonts w:ascii="Times New Roman" w:hAnsi="Times New Roman" w:cs="Times New Roman"/>
        </w:rPr>
      </w:pPr>
      <w:r w:rsidRPr="00E60749">
        <w:rPr>
          <w:rFonts w:ascii="Times New Roman" w:hAnsi="Times New Roman" w:cs="Times New Roman"/>
        </w:rPr>
        <w:t>On the day of a planned shutdown, the OE, NAWEC engineer, and the contractor’s representative are required to be physically present on-site to oversee the shutdown. Once the work is completed, the same team facilitates the restoration of service. To ensure safety and accountability, the contractor is entrusted with the keys until the work is finalized, after which they participate in the re-energizing process.</w:t>
      </w:r>
    </w:p>
    <w:p w14:paraId="524527C5" w14:textId="650E9E3B" w:rsidR="00B7291E" w:rsidRPr="000965AC" w:rsidRDefault="00B7291E" w:rsidP="000965AC">
      <w:pPr>
        <w:pStyle w:val="ListParagraph"/>
        <w:numPr>
          <w:ilvl w:val="2"/>
          <w:numId w:val="87"/>
        </w:numPr>
        <w:rPr>
          <w:rFonts w:ascii="Times New Roman" w:hAnsi="Times New Roman" w:cs="Times New Roman"/>
          <w:b/>
          <w:bCs/>
        </w:rPr>
      </w:pPr>
      <w:r w:rsidRPr="000965AC">
        <w:rPr>
          <w:rFonts w:ascii="Times New Roman" w:hAnsi="Times New Roman" w:cs="Times New Roman"/>
          <w:b/>
          <w:bCs/>
        </w:rPr>
        <w:t>Safety Protocols and Compliance</w:t>
      </w:r>
    </w:p>
    <w:p w14:paraId="42138F80" w14:textId="77777777" w:rsidR="00B7291E" w:rsidRPr="00E60749" w:rsidRDefault="00B7291E" w:rsidP="00B7291E">
      <w:pPr>
        <w:jc w:val="both"/>
        <w:rPr>
          <w:rFonts w:ascii="Times New Roman" w:hAnsi="Times New Roman" w:cs="Times New Roman"/>
        </w:rPr>
      </w:pPr>
      <w:r w:rsidRPr="00E60749">
        <w:rPr>
          <w:rFonts w:ascii="Times New Roman" w:hAnsi="Times New Roman" w:cs="Times New Roman"/>
        </w:rPr>
        <w:t>Standard safety practices dictate that anyone working on live lines must implement protective measures such as earthing the line. The contractor bears the responsibility for ensuring that this earthing is effectively applied.</w:t>
      </w:r>
    </w:p>
    <w:p w14:paraId="037500AA" w14:textId="77777777" w:rsidR="00B7291E" w:rsidRPr="00E60749" w:rsidRDefault="00B7291E" w:rsidP="00B7291E">
      <w:pPr>
        <w:jc w:val="both"/>
        <w:rPr>
          <w:rFonts w:ascii="Times New Roman" w:hAnsi="Times New Roman" w:cs="Times New Roman"/>
        </w:rPr>
      </w:pPr>
      <w:r w:rsidRPr="00E60749">
        <w:rPr>
          <w:rFonts w:ascii="Times New Roman" w:hAnsi="Times New Roman" w:cs="Times New Roman"/>
        </w:rPr>
        <w:t>To improve compliance with safety protocols, it is crucial that all safety rules be strictly adhered to. A formal shutdown request, such as the one submitted on September 25 for the September 28 shutdown of the Essau line DCS, serves as an example of the required process. Going forward, strict enforcement of safety protocols, including penalties for non-compliance, is imperative.</w:t>
      </w:r>
    </w:p>
    <w:p w14:paraId="3AA72119" w14:textId="67E7EBB0" w:rsidR="00B7291E" w:rsidRPr="000965AC" w:rsidRDefault="00B7291E" w:rsidP="000965AC">
      <w:pPr>
        <w:pStyle w:val="ListParagraph"/>
        <w:numPr>
          <w:ilvl w:val="2"/>
          <w:numId w:val="87"/>
        </w:numPr>
        <w:rPr>
          <w:rFonts w:ascii="Times New Roman" w:hAnsi="Times New Roman" w:cs="Times New Roman"/>
          <w:b/>
          <w:bCs/>
        </w:rPr>
      </w:pPr>
      <w:r w:rsidRPr="000965AC">
        <w:rPr>
          <w:rFonts w:ascii="Times New Roman" w:hAnsi="Times New Roman" w:cs="Times New Roman"/>
          <w:b/>
          <w:bCs/>
        </w:rPr>
        <w:t>Shutdown Requests and Scheduling</w:t>
      </w:r>
    </w:p>
    <w:p w14:paraId="38AD7D6C" w14:textId="77777777" w:rsidR="00B7291E" w:rsidRPr="00E60749" w:rsidRDefault="00B7291E" w:rsidP="00B7291E">
      <w:pPr>
        <w:jc w:val="both"/>
        <w:rPr>
          <w:rFonts w:ascii="Times New Roman" w:hAnsi="Times New Roman" w:cs="Times New Roman"/>
        </w:rPr>
      </w:pPr>
      <w:r w:rsidRPr="00E60749">
        <w:rPr>
          <w:rFonts w:ascii="Times New Roman" w:hAnsi="Times New Roman" w:cs="Times New Roman"/>
        </w:rPr>
        <w:t>Shutdowns are typically scheduled following discussions and agreements with all relevant stakeholders. The duration of the shutdown is determined by the scope of work to be carried out.</w:t>
      </w:r>
    </w:p>
    <w:p w14:paraId="72B15AB1" w14:textId="77777777" w:rsidR="00B7291E" w:rsidRPr="00E60749" w:rsidRDefault="00B7291E" w:rsidP="00B7291E">
      <w:pPr>
        <w:jc w:val="both"/>
        <w:rPr>
          <w:rFonts w:ascii="Times New Roman" w:hAnsi="Times New Roman" w:cs="Times New Roman"/>
        </w:rPr>
      </w:pPr>
      <w:r w:rsidRPr="00E60749">
        <w:rPr>
          <w:rFonts w:ascii="Times New Roman" w:hAnsi="Times New Roman" w:cs="Times New Roman"/>
        </w:rPr>
        <w:lastRenderedPageBreak/>
        <w:t>To mitigate risks and enhance accountability, a new system will be introduced. A guideline will be developed, requiring a standardized form to be completed and signed by all present during the shutdown process. This form will confirm that all safety measures are in place. The same form will be signed post-restoration to ensure proper documentation and accountability.</w:t>
      </w:r>
    </w:p>
    <w:p w14:paraId="18F13CED" w14:textId="41B15C33" w:rsidR="00B7291E" w:rsidRPr="000965AC" w:rsidRDefault="00B7291E" w:rsidP="000965AC">
      <w:pPr>
        <w:pStyle w:val="ListParagraph"/>
        <w:numPr>
          <w:ilvl w:val="2"/>
          <w:numId w:val="87"/>
        </w:numPr>
        <w:rPr>
          <w:rFonts w:ascii="Times New Roman" w:hAnsi="Times New Roman" w:cs="Times New Roman"/>
          <w:b/>
          <w:bCs/>
        </w:rPr>
      </w:pPr>
      <w:r w:rsidRPr="000965AC">
        <w:rPr>
          <w:rFonts w:ascii="Times New Roman" w:hAnsi="Times New Roman" w:cs="Times New Roman"/>
          <w:b/>
          <w:bCs/>
        </w:rPr>
        <w:t>Improving Communication and Oversight</w:t>
      </w:r>
    </w:p>
    <w:p w14:paraId="65FC7509" w14:textId="5ACB9168" w:rsidR="001471FE" w:rsidRPr="00B7291E" w:rsidRDefault="00B7291E" w:rsidP="001F34CC">
      <w:pPr>
        <w:jc w:val="both"/>
        <w:rPr>
          <w:rFonts w:ascii="Times New Roman" w:hAnsi="Times New Roman" w:cs="Times New Roman"/>
        </w:rPr>
      </w:pPr>
      <w:r w:rsidRPr="00E60749">
        <w:rPr>
          <w:rFonts w:ascii="Times New Roman" w:hAnsi="Times New Roman" w:cs="Times New Roman"/>
        </w:rPr>
        <w:t xml:space="preserve">This </w:t>
      </w:r>
      <w:del w:id="347" w:author="Haddy Njie" w:date="2024-11-25T11:42:00Z" w16du:dateUtc="2024-11-25T11:42:00Z">
        <w:r w:rsidRPr="00E60749" w:rsidDel="00DB5F63">
          <w:rPr>
            <w:rFonts w:ascii="Times New Roman" w:hAnsi="Times New Roman" w:cs="Times New Roman"/>
          </w:rPr>
          <w:delText>incident</w:delText>
        </w:r>
      </w:del>
      <w:ins w:id="348" w:author="Haddy Njie" w:date="2024-11-25T11:42:00Z" w16du:dateUtc="2024-11-25T11:42:00Z">
        <w:r w:rsidR="00DB5F63">
          <w:rPr>
            <w:rFonts w:ascii="Times New Roman" w:hAnsi="Times New Roman" w:cs="Times New Roman"/>
          </w:rPr>
          <w:t>accident</w:t>
        </w:r>
      </w:ins>
      <w:r w:rsidRPr="00E60749">
        <w:rPr>
          <w:rFonts w:ascii="Times New Roman" w:hAnsi="Times New Roman" w:cs="Times New Roman"/>
        </w:rPr>
        <w:t xml:space="preserve"> has underscored the need for improved communication and oversight protocols. NAWEC now plans to implement stricter measures, including a mandatory commitment by contractors that any subcontractor working on live lines is their sole responsibility. This clause will be integrated into future contracts to ensure that NAWEC is adequately protected.</w:t>
      </w:r>
    </w:p>
    <w:p w14:paraId="186E340C" w14:textId="39AB0332" w:rsidR="00F17A32" w:rsidRPr="002B2AC6" w:rsidRDefault="00F17A32" w:rsidP="00EB381A">
      <w:pPr>
        <w:pStyle w:val="Heading2"/>
        <w:numPr>
          <w:ilvl w:val="1"/>
          <w:numId w:val="87"/>
        </w:numPr>
      </w:pPr>
      <w:bookmarkStart w:id="349" w:name="_Toc183294336"/>
      <w:r w:rsidRPr="00041DFC">
        <w:t>Statement by Haddy Njie, Project Coordinator, PIU</w:t>
      </w:r>
      <w:r w:rsidR="002B2AC6">
        <w:t xml:space="preserve"> NAWEC</w:t>
      </w:r>
      <w:bookmarkEnd w:id="349"/>
    </w:p>
    <w:p w14:paraId="0FD6F00D" w14:textId="77777777" w:rsidR="008F2348" w:rsidRDefault="008F2348" w:rsidP="008F2348">
      <w:pPr>
        <w:pStyle w:val="Heading3"/>
      </w:pPr>
    </w:p>
    <w:p w14:paraId="493708A2" w14:textId="5721E31A" w:rsidR="008F2348" w:rsidRPr="00CC5756" w:rsidRDefault="00F17A32" w:rsidP="00CC5756">
      <w:pPr>
        <w:pStyle w:val="ListParagraph"/>
        <w:numPr>
          <w:ilvl w:val="2"/>
          <w:numId w:val="87"/>
        </w:numPr>
        <w:rPr>
          <w:rFonts w:ascii="Times New Roman" w:hAnsi="Times New Roman" w:cs="Times New Roman"/>
          <w:b/>
          <w:bCs/>
        </w:rPr>
      </w:pPr>
      <w:r w:rsidRPr="00CC5756">
        <w:rPr>
          <w:rFonts w:ascii="Times New Roman" w:hAnsi="Times New Roman" w:cs="Times New Roman"/>
          <w:b/>
          <w:bCs/>
        </w:rPr>
        <w:t xml:space="preserve">Overview of </w:t>
      </w:r>
      <w:proofErr w:type="spellStart"/>
      <w:r w:rsidRPr="00CC5756">
        <w:rPr>
          <w:rFonts w:ascii="Times New Roman" w:hAnsi="Times New Roman" w:cs="Times New Roman"/>
          <w:b/>
          <w:bCs/>
        </w:rPr>
        <w:t>PIU's</w:t>
      </w:r>
      <w:proofErr w:type="spellEnd"/>
      <w:r w:rsidRPr="00CC5756">
        <w:rPr>
          <w:rFonts w:ascii="Times New Roman" w:hAnsi="Times New Roman" w:cs="Times New Roman"/>
          <w:b/>
          <w:bCs/>
        </w:rPr>
        <w:t xml:space="preserve"> Role in Compliance Oversight</w:t>
      </w:r>
    </w:p>
    <w:p w14:paraId="71B3A6AE" w14:textId="7F2677A2" w:rsidR="00F17A32" w:rsidRPr="00041DFC" w:rsidRDefault="00F17A32" w:rsidP="00F17A32">
      <w:pPr>
        <w:jc w:val="both"/>
        <w:rPr>
          <w:rFonts w:ascii="Times New Roman" w:hAnsi="Times New Roman" w:cs="Times New Roman"/>
        </w:rPr>
      </w:pPr>
      <w:r w:rsidRPr="00041DFC">
        <w:rPr>
          <w:rFonts w:ascii="Times New Roman" w:hAnsi="Times New Roman" w:cs="Times New Roman"/>
        </w:rPr>
        <w:t>The Occupational Health and Safety (OHS) and Environmental Safeguards (ES) responsibilities under this contract lie solely with the contractor, KEI. During the tender process, KEI was evaluated for its expertise in ES safeguards, including personnel qualifications, and their team includes an Environmental Health and Safety (EHS) Manager. As part of the contract requirements, KEI submitted an approved Con</w:t>
      </w:r>
      <w:ins w:id="350" w:author="Haddy Njie" w:date="2024-11-26T08:57:00Z" w16du:dateUtc="2024-11-26T08:57:00Z">
        <w:r w:rsidR="00C51002">
          <w:rPr>
            <w:rFonts w:ascii="Times New Roman" w:hAnsi="Times New Roman" w:cs="Times New Roman"/>
          </w:rPr>
          <w:t xml:space="preserve">tractor’s </w:t>
        </w:r>
      </w:ins>
      <w:del w:id="351" w:author="Haddy Njie" w:date="2024-11-26T08:57:00Z" w16du:dateUtc="2024-11-26T08:57:00Z">
        <w:r w:rsidRPr="00041DFC" w:rsidDel="00C51002">
          <w:rPr>
            <w:rFonts w:ascii="Times New Roman" w:hAnsi="Times New Roman" w:cs="Times New Roman"/>
          </w:rPr>
          <w:delText>struction</w:delText>
        </w:r>
      </w:del>
      <w:r w:rsidRPr="00041DFC">
        <w:rPr>
          <w:rFonts w:ascii="Times New Roman" w:hAnsi="Times New Roman" w:cs="Times New Roman"/>
        </w:rPr>
        <w:t xml:space="preserve"> Environmental and Social Management Plan (C</w:t>
      </w:r>
      <w:ins w:id="352" w:author="Haddy Njie" w:date="2024-11-26T08:57:00Z" w16du:dateUtc="2024-11-26T08:57:00Z">
        <w:r w:rsidR="00C51002">
          <w:rPr>
            <w:rFonts w:ascii="Times New Roman" w:hAnsi="Times New Roman" w:cs="Times New Roman"/>
          </w:rPr>
          <w:t>-</w:t>
        </w:r>
      </w:ins>
      <w:r w:rsidRPr="00041DFC">
        <w:rPr>
          <w:rFonts w:ascii="Times New Roman" w:hAnsi="Times New Roman" w:cs="Times New Roman"/>
        </w:rPr>
        <w:t>ESMP), which serves as a dynamic document, updated as</w:t>
      </w:r>
      <w:ins w:id="353" w:author="Haddy Njie" w:date="2024-11-26T08:58:00Z" w16du:dateUtc="2024-11-26T08:58:00Z">
        <w:r w:rsidR="009F4E34">
          <w:rPr>
            <w:rFonts w:ascii="Times New Roman" w:hAnsi="Times New Roman" w:cs="Times New Roman"/>
          </w:rPr>
          <w:t xml:space="preserve"> and when </w:t>
        </w:r>
        <w:proofErr w:type="gramStart"/>
        <w:r w:rsidR="00D547E0">
          <w:rPr>
            <w:rFonts w:ascii="Times New Roman" w:hAnsi="Times New Roman" w:cs="Times New Roman"/>
          </w:rPr>
          <w:t>necessary</w:t>
        </w:r>
        <w:proofErr w:type="gramEnd"/>
        <w:r w:rsidR="00D547E0">
          <w:rPr>
            <w:rFonts w:ascii="Times New Roman" w:hAnsi="Times New Roman" w:cs="Times New Roman"/>
          </w:rPr>
          <w:t xml:space="preserve"> during contract implementation</w:t>
        </w:r>
      </w:ins>
      <w:del w:id="354" w:author="Haddy Njie" w:date="2024-11-26T08:58:00Z" w16du:dateUtc="2024-11-26T08:58:00Z">
        <w:r w:rsidRPr="00041DFC" w:rsidDel="00D547E0">
          <w:rPr>
            <w:rFonts w:ascii="Times New Roman" w:hAnsi="Times New Roman" w:cs="Times New Roman"/>
          </w:rPr>
          <w:delText xml:space="preserve"> work progresses</w:delText>
        </w:r>
      </w:del>
      <w:r w:rsidRPr="00041DFC">
        <w:rPr>
          <w:rFonts w:ascii="Times New Roman" w:hAnsi="Times New Roman" w:cs="Times New Roman"/>
        </w:rPr>
        <w:t>.</w:t>
      </w:r>
    </w:p>
    <w:p w14:paraId="140E622A" w14:textId="4E961B1F" w:rsidR="00F17A32" w:rsidRPr="00CC5756" w:rsidRDefault="00F17A32" w:rsidP="00CC5756">
      <w:pPr>
        <w:pStyle w:val="ListParagraph"/>
        <w:numPr>
          <w:ilvl w:val="2"/>
          <w:numId w:val="87"/>
        </w:numPr>
        <w:rPr>
          <w:rFonts w:ascii="Times New Roman" w:hAnsi="Times New Roman" w:cs="Times New Roman"/>
          <w:b/>
          <w:bCs/>
        </w:rPr>
      </w:pPr>
      <w:del w:id="355" w:author="Haddy Njie" w:date="2024-11-25T11:42:00Z" w16du:dateUtc="2024-11-25T11:42:00Z">
        <w:r w:rsidRPr="00CC5756" w:rsidDel="00DB5F63">
          <w:rPr>
            <w:rFonts w:ascii="Times New Roman" w:hAnsi="Times New Roman" w:cs="Times New Roman"/>
            <w:b/>
            <w:bCs/>
          </w:rPr>
          <w:delText>Incident</w:delText>
        </w:r>
      </w:del>
      <w:ins w:id="356" w:author="Haddy Njie" w:date="2024-11-25T11:42:00Z" w16du:dateUtc="2024-11-25T11:42:00Z">
        <w:r w:rsidR="00DB5F63">
          <w:rPr>
            <w:rFonts w:ascii="Times New Roman" w:hAnsi="Times New Roman" w:cs="Times New Roman"/>
            <w:b/>
            <w:bCs/>
          </w:rPr>
          <w:t>Accident</w:t>
        </w:r>
      </w:ins>
      <w:r w:rsidRPr="00CC5756">
        <w:rPr>
          <w:rFonts w:ascii="Times New Roman" w:hAnsi="Times New Roman" w:cs="Times New Roman"/>
          <w:b/>
          <w:bCs/>
        </w:rPr>
        <w:t xml:space="preserve"> Response and Investigation Process</w:t>
      </w:r>
    </w:p>
    <w:p w14:paraId="06D8AFF7" w14:textId="6E8EBEB9" w:rsidR="00F17A32" w:rsidRPr="00041DFC" w:rsidRDefault="00F17A32" w:rsidP="00F17A32">
      <w:pPr>
        <w:jc w:val="both"/>
        <w:rPr>
          <w:rFonts w:ascii="Times New Roman" w:hAnsi="Times New Roman" w:cs="Times New Roman"/>
        </w:rPr>
      </w:pPr>
      <w:r w:rsidRPr="00041DFC">
        <w:rPr>
          <w:rFonts w:ascii="Times New Roman" w:hAnsi="Times New Roman" w:cs="Times New Roman"/>
        </w:rPr>
        <w:t xml:space="preserve">This </w:t>
      </w:r>
      <w:del w:id="357" w:author="Haddy Njie" w:date="2024-11-25T11:42:00Z" w16du:dateUtc="2024-11-25T11:42:00Z">
        <w:r w:rsidRPr="00041DFC" w:rsidDel="00DB5F63">
          <w:rPr>
            <w:rFonts w:ascii="Times New Roman" w:hAnsi="Times New Roman" w:cs="Times New Roman"/>
          </w:rPr>
          <w:delText>incident</w:delText>
        </w:r>
      </w:del>
      <w:ins w:id="358" w:author="Haddy Njie" w:date="2024-11-25T11:42:00Z" w16du:dateUtc="2024-11-25T11:42:00Z">
        <w:r w:rsidR="00DB5F63">
          <w:rPr>
            <w:rFonts w:ascii="Times New Roman" w:hAnsi="Times New Roman" w:cs="Times New Roman"/>
          </w:rPr>
          <w:t>accident</w:t>
        </w:r>
      </w:ins>
      <w:r w:rsidRPr="00041DFC">
        <w:rPr>
          <w:rFonts w:ascii="Times New Roman" w:hAnsi="Times New Roman" w:cs="Times New Roman"/>
        </w:rPr>
        <w:t xml:space="preserve"> at Ker Galo marks the first of its kind under the ECOREAP initiative. Per World Bank (WB) procedures, the contractor must report such </w:t>
      </w:r>
      <w:del w:id="359" w:author="Haddy Njie" w:date="2024-11-25T11:42:00Z" w16du:dateUtc="2024-11-25T11:42:00Z">
        <w:r w:rsidRPr="00041DFC" w:rsidDel="00DB5F63">
          <w:rPr>
            <w:rFonts w:ascii="Times New Roman" w:hAnsi="Times New Roman" w:cs="Times New Roman"/>
          </w:rPr>
          <w:delText>incident</w:delText>
        </w:r>
      </w:del>
      <w:ins w:id="360" w:author="Haddy Njie" w:date="2024-11-25T11:42:00Z" w16du:dateUtc="2024-11-25T11:42:00Z">
        <w:r w:rsidR="00DB5F63">
          <w:rPr>
            <w:rFonts w:ascii="Times New Roman" w:hAnsi="Times New Roman" w:cs="Times New Roman"/>
          </w:rPr>
          <w:t>accident</w:t>
        </w:r>
      </w:ins>
      <w:r w:rsidRPr="00041DFC">
        <w:rPr>
          <w:rFonts w:ascii="Times New Roman" w:hAnsi="Times New Roman" w:cs="Times New Roman"/>
        </w:rPr>
        <w:t xml:space="preserve">s to the client (PIU) within 24 hours, and the PIU must, in turn, report to the Bank within the same timeframe. A designated form is used for such </w:t>
      </w:r>
      <w:del w:id="361" w:author="Haddy Njie" w:date="2024-11-25T11:42:00Z" w16du:dateUtc="2024-11-25T11:42:00Z">
        <w:r w:rsidRPr="00041DFC" w:rsidDel="00DB5F63">
          <w:rPr>
            <w:rFonts w:ascii="Times New Roman" w:hAnsi="Times New Roman" w:cs="Times New Roman"/>
          </w:rPr>
          <w:delText>incident</w:delText>
        </w:r>
      </w:del>
      <w:ins w:id="362" w:author="Haddy Njie" w:date="2024-11-25T11:42:00Z" w16du:dateUtc="2024-11-25T11:42:00Z">
        <w:r w:rsidR="00DB5F63">
          <w:rPr>
            <w:rFonts w:ascii="Times New Roman" w:hAnsi="Times New Roman" w:cs="Times New Roman"/>
          </w:rPr>
          <w:t>accident</w:t>
        </w:r>
      </w:ins>
      <w:r w:rsidRPr="00041DFC">
        <w:rPr>
          <w:rFonts w:ascii="Times New Roman" w:hAnsi="Times New Roman" w:cs="Times New Roman"/>
        </w:rPr>
        <w:t xml:space="preserve"> reporting to ensure consistency and documentation.</w:t>
      </w:r>
    </w:p>
    <w:p w14:paraId="41E34DE1" w14:textId="7537B1FF" w:rsidR="00F17A32" w:rsidRPr="00CC5756" w:rsidRDefault="00F17A32" w:rsidP="00CC5756">
      <w:pPr>
        <w:pStyle w:val="ListParagraph"/>
        <w:numPr>
          <w:ilvl w:val="2"/>
          <w:numId w:val="87"/>
        </w:numPr>
        <w:rPr>
          <w:rFonts w:ascii="Times New Roman" w:hAnsi="Times New Roman" w:cs="Times New Roman"/>
          <w:b/>
          <w:bCs/>
        </w:rPr>
      </w:pPr>
      <w:r w:rsidRPr="00CC5756">
        <w:rPr>
          <w:rFonts w:ascii="Times New Roman" w:hAnsi="Times New Roman" w:cs="Times New Roman"/>
          <w:b/>
          <w:bCs/>
        </w:rPr>
        <w:t>Pre-</w:t>
      </w:r>
      <w:del w:id="363" w:author="Haddy Njie" w:date="2024-11-25T11:42:00Z" w16du:dateUtc="2024-11-25T11:42:00Z">
        <w:r w:rsidRPr="00CC5756" w:rsidDel="00DB5F63">
          <w:rPr>
            <w:rFonts w:ascii="Times New Roman" w:hAnsi="Times New Roman" w:cs="Times New Roman"/>
            <w:b/>
            <w:bCs/>
          </w:rPr>
          <w:delText>Incident</w:delText>
        </w:r>
      </w:del>
      <w:ins w:id="364" w:author="Haddy Njie" w:date="2024-11-25T11:42:00Z" w16du:dateUtc="2024-11-25T11:42:00Z">
        <w:r w:rsidR="00DB5F63">
          <w:rPr>
            <w:rFonts w:ascii="Times New Roman" w:hAnsi="Times New Roman" w:cs="Times New Roman"/>
            <w:b/>
            <w:bCs/>
          </w:rPr>
          <w:t>Accident</w:t>
        </w:r>
      </w:ins>
      <w:r w:rsidRPr="00CC5756">
        <w:rPr>
          <w:rFonts w:ascii="Times New Roman" w:hAnsi="Times New Roman" w:cs="Times New Roman"/>
          <w:b/>
          <w:bCs/>
        </w:rPr>
        <w:t xml:space="preserve"> Safety Measures</w:t>
      </w:r>
    </w:p>
    <w:p w14:paraId="482F7E97" w14:textId="77777777" w:rsidR="00F17A32" w:rsidRDefault="00F17A32" w:rsidP="00F17A32">
      <w:pPr>
        <w:jc w:val="both"/>
        <w:rPr>
          <w:rFonts w:ascii="Times New Roman" w:hAnsi="Times New Roman" w:cs="Times New Roman"/>
        </w:rPr>
      </w:pPr>
      <w:r w:rsidRPr="00041DFC">
        <w:rPr>
          <w:rFonts w:ascii="Times New Roman" w:hAnsi="Times New Roman" w:cs="Times New Roman"/>
        </w:rPr>
        <w:t>To monitor compliance, the safeguard team conducts regular inspections, initially biweekly but now on a weekly basis. During these inspections, non-compliance issues are documented and shared with the contractor through the Owner’s Engineer (OE), along with timelines for rectification. In cases of persistent non-compliance, warning letters are issued. For instance, warning letters were sent after the team identified uncovered pits near a school and insufficient use of personal protective equipment (PPE). These findings were documented and followed up for resolution.</w:t>
      </w:r>
    </w:p>
    <w:p w14:paraId="4D0E0AAD" w14:textId="4F8A9B87" w:rsidR="002800B0" w:rsidRPr="00041DFC" w:rsidRDefault="002800B0" w:rsidP="00F17A32">
      <w:pPr>
        <w:jc w:val="both"/>
        <w:rPr>
          <w:rFonts w:ascii="Times New Roman" w:hAnsi="Times New Roman" w:cs="Times New Roman"/>
        </w:rPr>
      </w:pPr>
      <w:r>
        <w:rPr>
          <w:rFonts w:ascii="Times New Roman" w:hAnsi="Times New Roman" w:cs="Times New Roman"/>
        </w:rPr>
        <w:t>The warning letters are attached.</w:t>
      </w:r>
    </w:p>
    <w:p w14:paraId="61183621" w14:textId="6AA094FD" w:rsidR="00F17A32" w:rsidRPr="006C0AD7" w:rsidRDefault="00F17A32" w:rsidP="006C0AD7">
      <w:pPr>
        <w:pStyle w:val="ListParagraph"/>
        <w:numPr>
          <w:ilvl w:val="2"/>
          <w:numId w:val="87"/>
        </w:numPr>
        <w:rPr>
          <w:rFonts w:ascii="Times New Roman" w:hAnsi="Times New Roman" w:cs="Times New Roman"/>
          <w:b/>
          <w:bCs/>
        </w:rPr>
      </w:pPr>
      <w:r w:rsidRPr="006C0AD7">
        <w:rPr>
          <w:rFonts w:ascii="Times New Roman" w:hAnsi="Times New Roman" w:cs="Times New Roman"/>
          <w:b/>
          <w:bCs/>
        </w:rPr>
        <w:t>Verifying Contractor Compliance</w:t>
      </w:r>
    </w:p>
    <w:p w14:paraId="78E17091" w14:textId="74B467F6" w:rsidR="00F17A32" w:rsidRPr="00041DFC" w:rsidRDefault="00F17A32" w:rsidP="00F17A32">
      <w:pPr>
        <w:jc w:val="both"/>
        <w:rPr>
          <w:rFonts w:ascii="Times New Roman" w:hAnsi="Times New Roman" w:cs="Times New Roman"/>
        </w:rPr>
      </w:pPr>
      <w:r w:rsidRPr="00041DFC">
        <w:rPr>
          <w:rFonts w:ascii="Times New Roman" w:hAnsi="Times New Roman" w:cs="Times New Roman"/>
        </w:rPr>
        <w:t xml:space="preserve">KEI submits monthly EHS reports, including photographs, records of meetings, and training sessions. The safeguard team reviews these reports and cross-verifies compliance through site visits. However, it was noted that no work activity had been observed at the Ker Galo site during recent inspections prior to the </w:t>
      </w:r>
      <w:del w:id="365" w:author="Haddy Njie" w:date="2024-11-25T11:42:00Z" w16du:dateUtc="2024-11-25T11:42:00Z">
        <w:r w:rsidRPr="00041DFC" w:rsidDel="00DB5F63">
          <w:rPr>
            <w:rFonts w:ascii="Times New Roman" w:hAnsi="Times New Roman" w:cs="Times New Roman"/>
          </w:rPr>
          <w:delText>incident</w:delText>
        </w:r>
      </w:del>
      <w:ins w:id="366" w:author="Haddy Njie" w:date="2024-11-25T11:42:00Z" w16du:dateUtc="2024-11-25T11:42:00Z">
        <w:r w:rsidR="00DB5F63">
          <w:rPr>
            <w:rFonts w:ascii="Times New Roman" w:hAnsi="Times New Roman" w:cs="Times New Roman"/>
          </w:rPr>
          <w:t>accident</w:t>
        </w:r>
      </w:ins>
      <w:r w:rsidRPr="00041DFC">
        <w:rPr>
          <w:rFonts w:ascii="Times New Roman" w:hAnsi="Times New Roman" w:cs="Times New Roman"/>
        </w:rPr>
        <w:t>.</w:t>
      </w:r>
    </w:p>
    <w:p w14:paraId="7BA8700B" w14:textId="56DC5B29" w:rsidR="00F17A32" w:rsidRPr="006C0AD7" w:rsidRDefault="00F17A32" w:rsidP="006C0AD7">
      <w:pPr>
        <w:pStyle w:val="ListParagraph"/>
        <w:numPr>
          <w:ilvl w:val="2"/>
          <w:numId w:val="87"/>
        </w:numPr>
        <w:rPr>
          <w:rFonts w:ascii="Times New Roman" w:hAnsi="Times New Roman" w:cs="Times New Roman"/>
          <w:b/>
          <w:bCs/>
        </w:rPr>
      </w:pPr>
      <w:r w:rsidRPr="006C0AD7">
        <w:rPr>
          <w:rFonts w:ascii="Times New Roman" w:hAnsi="Times New Roman" w:cs="Times New Roman"/>
          <w:b/>
          <w:bCs/>
        </w:rPr>
        <w:t>Owner’s Engineer's Role in Compliance Monitoring</w:t>
      </w:r>
    </w:p>
    <w:p w14:paraId="07DF627E" w14:textId="77777777" w:rsidR="00F17A32" w:rsidRPr="00041DFC" w:rsidRDefault="00F17A32" w:rsidP="00F17A32">
      <w:pPr>
        <w:jc w:val="both"/>
        <w:rPr>
          <w:rFonts w:ascii="Times New Roman" w:hAnsi="Times New Roman" w:cs="Times New Roman"/>
        </w:rPr>
      </w:pPr>
      <w:r w:rsidRPr="00041DFC">
        <w:rPr>
          <w:rFonts w:ascii="Times New Roman" w:hAnsi="Times New Roman" w:cs="Times New Roman"/>
        </w:rPr>
        <w:t>At the bidding stage, the OE included ES specialists, but it was later observed that their involvement was limited to monthly visits. To address this, the PIU proposed strengthening its safeguard team and increasing the number of resident engineers from one to two. The OE communicates issues to the contractor, and the PIU ensures follow-up through written correspondence.</w:t>
      </w:r>
    </w:p>
    <w:p w14:paraId="1FD21F11" w14:textId="73BC05CA" w:rsidR="00F17A32" w:rsidRPr="006C0AD7" w:rsidRDefault="00F17A32" w:rsidP="006C0AD7">
      <w:pPr>
        <w:pStyle w:val="ListParagraph"/>
        <w:numPr>
          <w:ilvl w:val="2"/>
          <w:numId w:val="87"/>
        </w:numPr>
        <w:rPr>
          <w:rFonts w:ascii="Times New Roman" w:hAnsi="Times New Roman" w:cs="Times New Roman"/>
          <w:b/>
          <w:bCs/>
        </w:rPr>
      </w:pPr>
      <w:r w:rsidRPr="006C0AD7">
        <w:rPr>
          <w:rFonts w:ascii="Times New Roman" w:hAnsi="Times New Roman" w:cs="Times New Roman"/>
          <w:b/>
          <w:bCs/>
        </w:rPr>
        <w:lastRenderedPageBreak/>
        <w:t>Future Contract Amendments and Enhancements</w:t>
      </w:r>
    </w:p>
    <w:p w14:paraId="5AFE97DB" w14:textId="6C2C8139" w:rsidR="00F17A32" w:rsidRPr="00041DFC" w:rsidRDefault="00F17A32" w:rsidP="00F17A32">
      <w:pPr>
        <w:jc w:val="both"/>
        <w:rPr>
          <w:rFonts w:ascii="Times New Roman" w:hAnsi="Times New Roman" w:cs="Times New Roman"/>
        </w:rPr>
      </w:pPr>
      <w:r w:rsidRPr="00041DFC">
        <w:rPr>
          <w:rFonts w:ascii="Times New Roman" w:hAnsi="Times New Roman" w:cs="Times New Roman"/>
        </w:rPr>
        <w:t>To enhance safety, the PIU plans to introduce more stringent penalties for non-compliance in future contracts, particularly for design and installation phases. There is also a proposal to amend the CESMP to include mandatory reporting and detailed documentation of safety measures. The PIU has already revised the Terms of Reference (TOR)</w:t>
      </w:r>
      <w:ins w:id="367" w:author="Haddy Njie" w:date="2024-11-26T09:01:00Z" w16du:dateUtc="2024-11-26T09:01:00Z">
        <w:r w:rsidR="006D376A">
          <w:rPr>
            <w:rFonts w:ascii="Times New Roman" w:hAnsi="Times New Roman" w:cs="Times New Roman"/>
          </w:rPr>
          <w:t xml:space="preserve"> of Owner’s Engineer</w:t>
        </w:r>
      </w:ins>
      <w:r w:rsidRPr="00041DFC">
        <w:rPr>
          <w:rFonts w:ascii="Times New Roman" w:hAnsi="Times New Roman" w:cs="Times New Roman"/>
        </w:rPr>
        <w:t xml:space="preserve"> to incorporate additional OHS specialists</w:t>
      </w:r>
      <w:ins w:id="368" w:author="Haddy Njie" w:date="2024-11-26T09:01:00Z" w16du:dateUtc="2024-11-26T09:01:00Z">
        <w:r w:rsidR="00BB7A61">
          <w:rPr>
            <w:rFonts w:ascii="Times New Roman" w:hAnsi="Times New Roman" w:cs="Times New Roman"/>
          </w:rPr>
          <w:t xml:space="preserve"> as part of their </w:t>
        </w:r>
        <w:proofErr w:type="gramStart"/>
        <w:r w:rsidR="00BB7A61">
          <w:rPr>
            <w:rFonts w:ascii="Times New Roman" w:hAnsi="Times New Roman" w:cs="Times New Roman"/>
          </w:rPr>
          <w:t xml:space="preserve">team </w:t>
        </w:r>
        <w:r w:rsidR="00024C7D">
          <w:rPr>
            <w:rFonts w:ascii="Times New Roman" w:hAnsi="Times New Roman" w:cs="Times New Roman"/>
          </w:rPr>
          <w:t>.</w:t>
        </w:r>
        <w:proofErr w:type="gramEnd"/>
        <w:r w:rsidR="00024C7D">
          <w:rPr>
            <w:rFonts w:ascii="Times New Roman" w:hAnsi="Times New Roman" w:cs="Times New Roman"/>
          </w:rPr>
          <w:t xml:space="preserve"> The</w:t>
        </w:r>
      </w:ins>
      <w:ins w:id="369" w:author="Haddy Njie" w:date="2024-11-26T09:02:00Z" w16du:dateUtc="2024-11-26T09:02:00Z">
        <w:r w:rsidR="00024C7D">
          <w:rPr>
            <w:rFonts w:ascii="Times New Roman" w:hAnsi="Times New Roman" w:cs="Times New Roman"/>
          </w:rPr>
          <w:t xml:space="preserve"> </w:t>
        </w:r>
      </w:ins>
      <w:del w:id="370" w:author="Haddy Njie" w:date="2024-11-26T09:01:00Z" w16du:dateUtc="2024-11-26T09:01:00Z">
        <w:r w:rsidRPr="00041DFC" w:rsidDel="00BB7A61">
          <w:rPr>
            <w:rFonts w:ascii="Times New Roman" w:hAnsi="Times New Roman" w:cs="Times New Roman"/>
          </w:rPr>
          <w:delText>,</w:delText>
        </w:r>
        <w:r w:rsidRPr="00041DFC" w:rsidDel="00024C7D">
          <w:rPr>
            <w:rFonts w:ascii="Times New Roman" w:hAnsi="Times New Roman" w:cs="Times New Roman"/>
          </w:rPr>
          <w:delText xml:space="preserve"> with</w:delText>
        </w:r>
      </w:del>
      <w:r w:rsidRPr="00041DFC">
        <w:rPr>
          <w:rFonts w:ascii="Times New Roman" w:hAnsi="Times New Roman" w:cs="Times New Roman"/>
        </w:rPr>
        <w:t xml:space="preserve"> </w:t>
      </w:r>
      <w:proofErr w:type="gramStart"/>
      <w:r w:rsidRPr="00041DFC">
        <w:rPr>
          <w:rFonts w:ascii="Times New Roman" w:hAnsi="Times New Roman" w:cs="Times New Roman"/>
        </w:rPr>
        <w:t xml:space="preserve">recruitment </w:t>
      </w:r>
      <w:ins w:id="371" w:author="Haddy Njie" w:date="2024-11-26T09:02:00Z" w16du:dateUtc="2024-11-26T09:02:00Z">
        <w:r w:rsidR="00024C7D">
          <w:rPr>
            <w:rFonts w:ascii="Times New Roman" w:hAnsi="Times New Roman" w:cs="Times New Roman"/>
          </w:rPr>
          <w:t xml:space="preserve"> </w:t>
        </w:r>
      </w:ins>
      <w:r w:rsidRPr="00041DFC">
        <w:rPr>
          <w:rFonts w:ascii="Times New Roman" w:hAnsi="Times New Roman" w:cs="Times New Roman"/>
        </w:rPr>
        <w:t>processes</w:t>
      </w:r>
      <w:proofErr w:type="gramEnd"/>
      <w:ins w:id="372" w:author="Haddy Njie" w:date="2024-11-26T09:02:00Z" w16du:dateUtc="2024-11-26T09:02:00Z">
        <w:r w:rsidR="00024C7D">
          <w:rPr>
            <w:rFonts w:ascii="Times New Roman" w:hAnsi="Times New Roman" w:cs="Times New Roman"/>
          </w:rPr>
          <w:t xml:space="preserve"> are </w:t>
        </w:r>
      </w:ins>
      <w:r w:rsidRPr="00041DFC">
        <w:rPr>
          <w:rFonts w:ascii="Times New Roman" w:hAnsi="Times New Roman" w:cs="Times New Roman"/>
        </w:rPr>
        <w:t xml:space="preserve"> underway.</w:t>
      </w:r>
    </w:p>
    <w:p w14:paraId="74148DBD" w14:textId="557318B6" w:rsidR="00F17A32" w:rsidRPr="006C0AD7" w:rsidRDefault="00F17A32" w:rsidP="006C0AD7">
      <w:pPr>
        <w:pStyle w:val="ListParagraph"/>
        <w:numPr>
          <w:ilvl w:val="2"/>
          <w:numId w:val="87"/>
        </w:numPr>
        <w:rPr>
          <w:rFonts w:ascii="Times New Roman" w:hAnsi="Times New Roman" w:cs="Times New Roman"/>
          <w:b/>
          <w:bCs/>
        </w:rPr>
      </w:pPr>
      <w:r w:rsidRPr="006C0AD7">
        <w:rPr>
          <w:rFonts w:ascii="Times New Roman" w:hAnsi="Times New Roman" w:cs="Times New Roman"/>
          <w:b/>
          <w:bCs/>
        </w:rPr>
        <w:t>Lessons Learned and Changes in Approach</w:t>
      </w:r>
    </w:p>
    <w:p w14:paraId="538E7C0D" w14:textId="480550F6" w:rsidR="00F17A32" w:rsidRPr="000578D4" w:rsidRDefault="00F17A32" w:rsidP="000578D4">
      <w:pPr>
        <w:rPr>
          <w:rFonts w:ascii="Times New Roman" w:hAnsi="Times New Roman" w:cs="Times New Roman"/>
          <w:b/>
          <w:bCs/>
        </w:rPr>
      </w:pPr>
      <w:r w:rsidRPr="000578D4">
        <w:rPr>
          <w:rFonts w:ascii="Times New Roman" w:hAnsi="Times New Roman" w:cs="Times New Roman"/>
          <w:b/>
          <w:bCs/>
        </w:rPr>
        <w:t xml:space="preserve">Key lessons from the </w:t>
      </w:r>
      <w:del w:id="373" w:author="Haddy Njie" w:date="2024-11-25T11:42:00Z" w16du:dateUtc="2024-11-25T11:42:00Z">
        <w:r w:rsidRPr="000578D4" w:rsidDel="00DB5F63">
          <w:rPr>
            <w:rFonts w:ascii="Times New Roman" w:hAnsi="Times New Roman" w:cs="Times New Roman"/>
            <w:b/>
            <w:bCs/>
          </w:rPr>
          <w:delText>incident</w:delText>
        </w:r>
      </w:del>
      <w:ins w:id="374" w:author="Haddy Njie" w:date="2024-11-25T11:42:00Z" w16du:dateUtc="2024-11-25T11:42:00Z">
        <w:r w:rsidR="00DB5F63">
          <w:rPr>
            <w:rFonts w:ascii="Times New Roman" w:hAnsi="Times New Roman" w:cs="Times New Roman"/>
            <w:b/>
            <w:bCs/>
          </w:rPr>
          <w:t>accident</w:t>
        </w:r>
      </w:ins>
      <w:r w:rsidRPr="000578D4">
        <w:rPr>
          <w:rFonts w:ascii="Times New Roman" w:hAnsi="Times New Roman" w:cs="Times New Roman"/>
          <w:b/>
          <w:bCs/>
        </w:rPr>
        <w:t xml:space="preserve"> include:</w:t>
      </w:r>
    </w:p>
    <w:p w14:paraId="1C39EA3F" w14:textId="77777777" w:rsidR="00F17A32" w:rsidRPr="00041DFC" w:rsidRDefault="00F17A32" w:rsidP="00F17A32">
      <w:pPr>
        <w:pStyle w:val="ListParagraph"/>
        <w:numPr>
          <w:ilvl w:val="0"/>
          <w:numId w:val="18"/>
        </w:numPr>
        <w:jc w:val="both"/>
        <w:rPr>
          <w:rFonts w:ascii="Times New Roman" w:hAnsi="Times New Roman" w:cs="Times New Roman"/>
        </w:rPr>
      </w:pPr>
      <w:r w:rsidRPr="00041DFC">
        <w:rPr>
          <w:rFonts w:ascii="Times New Roman" w:hAnsi="Times New Roman" w:cs="Times New Roman"/>
        </w:rPr>
        <w:t>A need for improved communication and coordination between contractors and subcontractors.</w:t>
      </w:r>
    </w:p>
    <w:p w14:paraId="74DC3F76" w14:textId="77777777" w:rsidR="00F17A32" w:rsidRPr="00041DFC" w:rsidRDefault="00F17A32" w:rsidP="00F17A32">
      <w:pPr>
        <w:pStyle w:val="ListParagraph"/>
        <w:numPr>
          <w:ilvl w:val="0"/>
          <w:numId w:val="18"/>
        </w:numPr>
        <w:jc w:val="both"/>
        <w:rPr>
          <w:rFonts w:ascii="Times New Roman" w:hAnsi="Times New Roman" w:cs="Times New Roman"/>
        </w:rPr>
      </w:pPr>
      <w:r w:rsidRPr="00041DFC">
        <w:rPr>
          <w:rFonts w:ascii="Times New Roman" w:hAnsi="Times New Roman" w:cs="Times New Roman"/>
        </w:rPr>
        <w:t>Strengthened oversight and monitoring by the OE, including embedding OHS specialists in the PIU and ensuring their daily presence on-site.</w:t>
      </w:r>
    </w:p>
    <w:p w14:paraId="407B8422" w14:textId="77777777" w:rsidR="00F17A32" w:rsidRPr="00041DFC" w:rsidRDefault="00F17A32" w:rsidP="00F17A32">
      <w:pPr>
        <w:pStyle w:val="ListParagraph"/>
        <w:numPr>
          <w:ilvl w:val="0"/>
          <w:numId w:val="18"/>
        </w:numPr>
        <w:jc w:val="both"/>
        <w:rPr>
          <w:rFonts w:ascii="Times New Roman" w:hAnsi="Times New Roman" w:cs="Times New Roman"/>
        </w:rPr>
      </w:pPr>
      <w:r w:rsidRPr="00041DFC">
        <w:rPr>
          <w:rFonts w:ascii="Times New Roman" w:hAnsi="Times New Roman" w:cs="Times New Roman"/>
        </w:rPr>
        <w:t>Continuous OHS training for the safeguard team and contractors.</w:t>
      </w:r>
    </w:p>
    <w:p w14:paraId="7D0A5520" w14:textId="77777777" w:rsidR="00020337" w:rsidRDefault="00020337" w:rsidP="00020337">
      <w:pPr>
        <w:pStyle w:val="ListParagraph"/>
        <w:ind w:left="2160"/>
        <w:rPr>
          <w:rFonts w:ascii="Times New Roman" w:hAnsi="Times New Roman" w:cs="Times New Roman"/>
          <w:b/>
          <w:bCs/>
        </w:rPr>
      </w:pPr>
    </w:p>
    <w:p w14:paraId="5D88E657" w14:textId="16DED126" w:rsidR="00F17A32" w:rsidRPr="00020337" w:rsidRDefault="00F17A32" w:rsidP="00020337">
      <w:pPr>
        <w:pStyle w:val="ListParagraph"/>
        <w:numPr>
          <w:ilvl w:val="2"/>
          <w:numId w:val="87"/>
        </w:numPr>
        <w:rPr>
          <w:rFonts w:ascii="Times New Roman" w:hAnsi="Times New Roman" w:cs="Times New Roman"/>
          <w:b/>
          <w:bCs/>
        </w:rPr>
      </w:pPr>
      <w:r w:rsidRPr="00020337">
        <w:rPr>
          <w:rFonts w:ascii="Times New Roman" w:hAnsi="Times New Roman" w:cs="Times New Roman"/>
          <w:b/>
          <w:bCs/>
        </w:rPr>
        <w:t>Future Risk Mitigation and Project Management Strategies</w:t>
      </w:r>
    </w:p>
    <w:p w14:paraId="67F97736" w14:textId="77777777" w:rsidR="00F17A32" w:rsidRPr="00041DFC" w:rsidRDefault="00F17A32" w:rsidP="00F17A32">
      <w:pPr>
        <w:jc w:val="both"/>
        <w:rPr>
          <w:rFonts w:ascii="Times New Roman" w:hAnsi="Times New Roman" w:cs="Times New Roman"/>
        </w:rPr>
      </w:pPr>
      <w:r w:rsidRPr="00041DFC">
        <w:rPr>
          <w:rFonts w:ascii="Times New Roman" w:hAnsi="Times New Roman" w:cs="Times New Roman"/>
        </w:rPr>
        <w:t>The PIU recognizes the importance of confirming contractor statements and plans to introduce quarterly training sessions for contractors to enhance safety compliance. These sessions will be conducted by trainers equipped with formal training resources.</w:t>
      </w:r>
    </w:p>
    <w:p w14:paraId="685F4A20" w14:textId="37C76006" w:rsidR="00F17A32" w:rsidRPr="00020337" w:rsidRDefault="00F17A32" w:rsidP="00020337">
      <w:pPr>
        <w:pStyle w:val="ListParagraph"/>
        <w:numPr>
          <w:ilvl w:val="2"/>
          <w:numId w:val="87"/>
        </w:numPr>
        <w:rPr>
          <w:rFonts w:ascii="Times New Roman" w:hAnsi="Times New Roman" w:cs="Times New Roman"/>
          <w:b/>
          <w:bCs/>
        </w:rPr>
      </w:pPr>
      <w:r w:rsidRPr="00020337">
        <w:rPr>
          <w:rFonts w:ascii="Times New Roman" w:hAnsi="Times New Roman" w:cs="Times New Roman"/>
          <w:b/>
          <w:bCs/>
        </w:rPr>
        <w:t>Addressing Oversight Gaps</w:t>
      </w:r>
    </w:p>
    <w:p w14:paraId="2AABA2F7" w14:textId="0EFFCC4E" w:rsidR="00F17A32" w:rsidRPr="00041DFC" w:rsidRDefault="00F17A32" w:rsidP="00F17A32">
      <w:pPr>
        <w:jc w:val="both"/>
        <w:rPr>
          <w:rFonts w:ascii="Times New Roman" w:hAnsi="Times New Roman" w:cs="Times New Roman"/>
        </w:rPr>
      </w:pPr>
      <w:r w:rsidRPr="00041DFC">
        <w:rPr>
          <w:rFonts w:ascii="Times New Roman" w:hAnsi="Times New Roman" w:cs="Times New Roman"/>
        </w:rPr>
        <w:t xml:space="preserve">The most significant gap identified was inadequate planning and oversight. For example, KEI reported no scheduled work at the time of the </w:t>
      </w:r>
      <w:del w:id="375" w:author="Haddy Njie" w:date="2024-11-25T11:42:00Z" w16du:dateUtc="2024-11-25T11:42:00Z">
        <w:r w:rsidRPr="00041DFC" w:rsidDel="00DB5F63">
          <w:rPr>
            <w:rFonts w:ascii="Times New Roman" w:hAnsi="Times New Roman" w:cs="Times New Roman"/>
          </w:rPr>
          <w:delText>incident</w:delText>
        </w:r>
      </w:del>
      <w:ins w:id="376" w:author="Haddy Njie" w:date="2024-11-25T11:42:00Z" w16du:dateUtc="2024-11-25T11:42:00Z">
        <w:r w:rsidR="00DB5F63">
          <w:rPr>
            <w:rFonts w:ascii="Times New Roman" w:hAnsi="Times New Roman" w:cs="Times New Roman"/>
          </w:rPr>
          <w:t>accident</w:t>
        </w:r>
      </w:ins>
      <w:r w:rsidRPr="00041DFC">
        <w:rPr>
          <w:rFonts w:ascii="Times New Roman" w:hAnsi="Times New Roman" w:cs="Times New Roman"/>
        </w:rPr>
        <w:t>, highlighting a failure in monitoring subcontractor activities. Enhanced planning, proactive monitoring, and the introduction of additional technical staff to support resident engineers are among the measures proposed to address such gaps.</w:t>
      </w:r>
    </w:p>
    <w:p w14:paraId="4CDFD6C6" w14:textId="73F851FC" w:rsidR="001471FE" w:rsidRPr="00F17A32" w:rsidRDefault="001471FE" w:rsidP="001F34CC">
      <w:pPr>
        <w:jc w:val="both"/>
        <w:rPr>
          <w:rFonts w:ascii="Times New Roman" w:hAnsi="Times New Roman" w:cs="Times New Roman"/>
        </w:rPr>
      </w:pPr>
    </w:p>
    <w:p w14:paraId="140136E8" w14:textId="201F6177" w:rsidR="00CF3A3C" w:rsidRPr="000578D4" w:rsidRDefault="00CF3A3C" w:rsidP="000578D4">
      <w:pPr>
        <w:pStyle w:val="ListParagraph"/>
        <w:numPr>
          <w:ilvl w:val="1"/>
          <w:numId w:val="87"/>
        </w:numPr>
        <w:jc w:val="both"/>
        <w:rPr>
          <w:rFonts w:ascii="Times New Roman" w:hAnsi="Times New Roman" w:cs="Times New Roman"/>
        </w:rPr>
      </w:pPr>
      <w:bookmarkStart w:id="377" w:name="_Toc183294337"/>
      <w:r w:rsidRPr="000578D4">
        <w:rPr>
          <w:rStyle w:val="Heading2Char"/>
          <w:rFonts w:eastAsiaTheme="minorHAnsi"/>
        </w:rPr>
        <w:t>Statement by Ousman Mankara, Social Risk Management Specialist, PIU NAWEC</w:t>
      </w:r>
      <w:bookmarkEnd w:id="377"/>
    </w:p>
    <w:p w14:paraId="1DC3FA17" w14:textId="77777777" w:rsidR="00E77EF4" w:rsidRDefault="00E77EF4" w:rsidP="00E77EF4">
      <w:pPr>
        <w:pStyle w:val="ListParagraph"/>
        <w:ind w:left="2160"/>
        <w:rPr>
          <w:rFonts w:ascii="Times New Roman" w:hAnsi="Times New Roman" w:cs="Times New Roman"/>
          <w:b/>
          <w:bCs/>
        </w:rPr>
      </w:pPr>
    </w:p>
    <w:p w14:paraId="0DA42113" w14:textId="3A9C6B0F" w:rsidR="00CF3A3C" w:rsidRPr="00E77EF4" w:rsidRDefault="00CF3A3C" w:rsidP="00E77EF4">
      <w:pPr>
        <w:pStyle w:val="ListParagraph"/>
        <w:numPr>
          <w:ilvl w:val="2"/>
          <w:numId w:val="87"/>
        </w:numPr>
        <w:rPr>
          <w:rFonts w:ascii="Times New Roman" w:hAnsi="Times New Roman" w:cs="Times New Roman"/>
          <w:b/>
          <w:bCs/>
        </w:rPr>
      </w:pPr>
      <w:r w:rsidRPr="00E77EF4">
        <w:rPr>
          <w:rFonts w:ascii="Times New Roman" w:hAnsi="Times New Roman" w:cs="Times New Roman"/>
          <w:b/>
          <w:bCs/>
        </w:rPr>
        <w:t>Social Risk Management Frameworks</w:t>
      </w:r>
    </w:p>
    <w:p w14:paraId="6C95919E" w14:textId="77777777" w:rsidR="00CF3A3C" w:rsidRPr="002D06FB" w:rsidRDefault="00CF3A3C" w:rsidP="00CF3A3C">
      <w:pPr>
        <w:jc w:val="both"/>
        <w:rPr>
          <w:rFonts w:ascii="Times New Roman" w:hAnsi="Times New Roman" w:cs="Times New Roman"/>
        </w:rPr>
      </w:pPr>
      <w:r w:rsidRPr="002D06FB">
        <w:rPr>
          <w:rFonts w:ascii="Times New Roman" w:hAnsi="Times New Roman" w:cs="Times New Roman"/>
        </w:rPr>
        <w:t>The PIU follows a structured approach to social risk management, guided by the Construction Environmental and Social Management Plan (CESMP) and specific contractual clauses. These frameworks are designed to protect both workers and local communities during project implementation, ensuring compliance with social safeguards and addressing any risks that may arise.</w:t>
      </w:r>
    </w:p>
    <w:p w14:paraId="410051AF" w14:textId="0D07540B" w:rsidR="00CF3A3C" w:rsidRPr="00E77EF4" w:rsidRDefault="00CF3A3C" w:rsidP="00E77EF4">
      <w:pPr>
        <w:pStyle w:val="ListParagraph"/>
        <w:numPr>
          <w:ilvl w:val="2"/>
          <w:numId w:val="87"/>
        </w:numPr>
        <w:rPr>
          <w:rFonts w:ascii="Times New Roman" w:hAnsi="Times New Roman" w:cs="Times New Roman"/>
          <w:b/>
          <w:bCs/>
        </w:rPr>
      </w:pPr>
      <w:r w:rsidRPr="00E77EF4">
        <w:rPr>
          <w:rFonts w:ascii="Times New Roman" w:hAnsi="Times New Roman" w:cs="Times New Roman"/>
          <w:b/>
          <w:bCs/>
        </w:rPr>
        <w:t>Ensuring Subcontractor Compliance with Social Safeguards</w:t>
      </w:r>
    </w:p>
    <w:p w14:paraId="444A8702" w14:textId="77777777" w:rsidR="00CF3A3C" w:rsidRPr="002D06FB" w:rsidRDefault="00CF3A3C" w:rsidP="00CF3A3C">
      <w:pPr>
        <w:jc w:val="both"/>
        <w:rPr>
          <w:rFonts w:ascii="Times New Roman" w:hAnsi="Times New Roman" w:cs="Times New Roman"/>
        </w:rPr>
      </w:pPr>
      <w:r w:rsidRPr="002D06FB">
        <w:rPr>
          <w:rFonts w:ascii="Times New Roman" w:hAnsi="Times New Roman" w:cs="Times New Roman"/>
        </w:rPr>
        <w:t>To ensure subcontractors like DABANANI and ERTEC comply with the social safeguards, the PIU actively monitors and supervises the implementation of the CESMP. This includes using a detailed monitoring checklist that outlines key indicators for compliance. The team conducts on-site inspections and evaluates practices such as the use of personal protective equipment (PPE) to confirm adherence to safety and social standards.</w:t>
      </w:r>
    </w:p>
    <w:p w14:paraId="7A2A28CC" w14:textId="012E09C0" w:rsidR="00CF3A3C" w:rsidRPr="00E77EF4" w:rsidRDefault="00CF3A3C" w:rsidP="00E77EF4">
      <w:pPr>
        <w:pStyle w:val="ListParagraph"/>
        <w:numPr>
          <w:ilvl w:val="2"/>
          <w:numId w:val="87"/>
        </w:numPr>
        <w:rPr>
          <w:rFonts w:ascii="Times New Roman" w:hAnsi="Times New Roman" w:cs="Times New Roman"/>
          <w:b/>
          <w:bCs/>
        </w:rPr>
      </w:pPr>
      <w:r w:rsidRPr="00E77EF4">
        <w:rPr>
          <w:rFonts w:ascii="Times New Roman" w:hAnsi="Times New Roman" w:cs="Times New Roman"/>
          <w:b/>
          <w:bCs/>
        </w:rPr>
        <w:t>Addressing Social Risk Concerns</w:t>
      </w:r>
    </w:p>
    <w:p w14:paraId="3E6C087B" w14:textId="77777777" w:rsidR="00CF3A3C" w:rsidRPr="002D06FB" w:rsidRDefault="00CF3A3C" w:rsidP="00CF3A3C">
      <w:pPr>
        <w:jc w:val="both"/>
        <w:rPr>
          <w:rFonts w:ascii="Times New Roman" w:hAnsi="Times New Roman" w:cs="Times New Roman"/>
        </w:rPr>
      </w:pPr>
      <w:r w:rsidRPr="002D06FB">
        <w:rPr>
          <w:rFonts w:ascii="Times New Roman" w:hAnsi="Times New Roman" w:cs="Times New Roman"/>
        </w:rPr>
        <w:t xml:space="preserve">For this project, no specific social risks have been reported. KEI has appointed a Community Relations Officer, who acts as the liaison between the local community and the project. The officer is responsible for implementing the community engagement plan, which addresses issues such as sexual harassment, </w:t>
      </w:r>
      <w:r w:rsidRPr="002D06FB">
        <w:rPr>
          <w:rFonts w:ascii="Times New Roman" w:hAnsi="Times New Roman" w:cs="Times New Roman"/>
        </w:rPr>
        <w:lastRenderedPageBreak/>
        <w:t xml:space="preserve">gender-based violence, and child </w:t>
      </w:r>
      <w:proofErr w:type="spellStart"/>
      <w:r w:rsidRPr="002D06FB">
        <w:rPr>
          <w:rFonts w:ascii="Times New Roman" w:hAnsi="Times New Roman" w:cs="Times New Roman"/>
        </w:rPr>
        <w:t>labor</w:t>
      </w:r>
      <w:proofErr w:type="spellEnd"/>
      <w:r w:rsidRPr="002D06FB">
        <w:rPr>
          <w:rFonts w:ascii="Times New Roman" w:hAnsi="Times New Roman" w:cs="Times New Roman"/>
        </w:rPr>
        <w:t>. The officer must hold a degree in sociology, and their profile is submitted to the PIU for approval to ensure their qualifications are in line with project requirements.</w:t>
      </w:r>
    </w:p>
    <w:p w14:paraId="518E1F97" w14:textId="216B75C5" w:rsidR="00CF3A3C" w:rsidRPr="00DE26D0" w:rsidRDefault="00CF3A3C" w:rsidP="00DE26D0">
      <w:pPr>
        <w:pStyle w:val="ListParagraph"/>
        <w:numPr>
          <w:ilvl w:val="2"/>
          <w:numId w:val="87"/>
        </w:numPr>
        <w:rPr>
          <w:rFonts w:ascii="Times New Roman" w:hAnsi="Times New Roman" w:cs="Times New Roman"/>
          <w:b/>
          <w:bCs/>
        </w:rPr>
      </w:pPr>
      <w:r w:rsidRPr="00DE26D0">
        <w:rPr>
          <w:rFonts w:ascii="Times New Roman" w:hAnsi="Times New Roman" w:cs="Times New Roman"/>
          <w:b/>
          <w:bCs/>
        </w:rPr>
        <w:t>Increasing Transparency and Accountability with Local Communities</w:t>
      </w:r>
    </w:p>
    <w:p w14:paraId="545EB394" w14:textId="77777777" w:rsidR="00CF3A3C" w:rsidRPr="002D06FB" w:rsidRDefault="00CF3A3C" w:rsidP="00CF3A3C">
      <w:pPr>
        <w:jc w:val="both"/>
        <w:rPr>
          <w:rFonts w:ascii="Times New Roman" w:hAnsi="Times New Roman" w:cs="Times New Roman"/>
        </w:rPr>
      </w:pPr>
      <w:r w:rsidRPr="002D06FB">
        <w:rPr>
          <w:rFonts w:ascii="Times New Roman" w:hAnsi="Times New Roman" w:cs="Times New Roman"/>
        </w:rPr>
        <w:t>The PIU seeks to enhance transparency and accountability by increasing information-sharing with local communities. A toll-free hotline is available to allow community members to report concerns or issues anonymously, including complaints about contractor behavior. The PIU ensures that community members are assured their identity will remain confidential if necessary. Additionally, the regional grievance committees, consisting of local governors and other stakeholders, are being strengthened to engage more directly with project activities and to address concerns more effectively.</w:t>
      </w:r>
    </w:p>
    <w:p w14:paraId="501C18CB" w14:textId="4C419AE9" w:rsidR="00CF3A3C" w:rsidRPr="00DE26D0" w:rsidRDefault="00CF3A3C" w:rsidP="00DE26D0">
      <w:pPr>
        <w:pStyle w:val="ListParagraph"/>
        <w:numPr>
          <w:ilvl w:val="2"/>
          <w:numId w:val="87"/>
        </w:numPr>
        <w:rPr>
          <w:rFonts w:ascii="Times New Roman" w:hAnsi="Times New Roman" w:cs="Times New Roman"/>
          <w:b/>
          <w:bCs/>
        </w:rPr>
      </w:pPr>
      <w:r w:rsidRPr="00DE26D0">
        <w:rPr>
          <w:rFonts w:ascii="Times New Roman" w:hAnsi="Times New Roman" w:cs="Times New Roman"/>
          <w:b/>
          <w:bCs/>
        </w:rPr>
        <w:t>Third-Party Audits and Independent Reviews</w:t>
      </w:r>
    </w:p>
    <w:p w14:paraId="60F01064" w14:textId="77777777" w:rsidR="00CF3A3C" w:rsidRPr="002D06FB" w:rsidRDefault="00CF3A3C" w:rsidP="00CF3A3C">
      <w:pPr>
        <w:jc w:val="both"/>
        <w:rPr>
          <w:rFonts w:ascii="Times New Roman" w:hAnsi="Times New Roman" w:cs="Times New Roman"/>
        </w:rPr>
      </w:pPr>
      <w:r w:rsidRPr="002D06FB">
        <w:rPr>
          <w:rFonts w:ascii="Times New Roman" w:hAnsi="Times New Roman" w:cs="Times New Roman"/>
        </w:rPr>
        <w:t>The PIU conducts regular monitoring of the CESMP, supported by a technical working group from the National Environmental Agency (NEA), which reviews the project’s environmental and social impacts every six months. Furthermore, as required, an independent audit firm will conduct a full audit by the end of the project to evaluate compliance with safety and social safeguard clauses. This audit will assess the effectiveness of risk management strategies and provide recommendations for improvements. Additionally, prior to the project’s start, an Environmental and Social Impact Assessment (ESIA) was carried out, and the CESMP developed by the contractor was validated by both NEA and the Bank, ensuring that safeguards were properly addressed from the outset.</w:t>
      </w:r>
    </w:p>
    <w:p w14:paraId="74B1B4B3" w14:textId="77777777" w:rsidR="00CF3A3C" w:rsidRPr="002D06FB" w:rsidRDefault="00CF3A3C" w:rsidP="00CF3A3C">
      <w:pPr>
        <w:jc w:val="both"/>
        <w:rPr>
          <w:rFonts w:ascii="Times New Roman" w:hAnsi="Times New Roman" w:cs="Times New Roman"/>
        </w:rPr>
      </w:pPr>
      <w:r w:rsidRPr="002D06FB">
        <w:rPr>
          <w:rFonts w:ascii="Times New Roman" w:hAnsi="Times New Roman" w:cs="Times New Roman"/>
        </w:rPr>
        <w:t>Through these measures, the PIU aims to ensure that social risks are mitigated, communities are engaged, and safety standards are met throughout the life of the project.</w:t>
      </w:r>
    </w:p>
    <w:p w14:paraId="3E3CAC12" w14:textId="430B59AB" w:rsidR="00462F43" w:rsidRPr="0057495A" w:rsidRDefault="00462F43" w:rsidP="00FB5C3B">
      <w:pPr>
        <w:pStyle w:val="Heading2"/>
        <w:numPr>
          <w:ilvl w:val="1"/>
          <w:numId w:val="87"/>
        </w:numPr>
      </w:pPr>
      <w:bookmarkStart w:id="378" w:name="_Toc183294338"/>
      <w:r w:rsidRPr="0057495A">
        <w:t>Statement by Baboucarr Corr, Environmental Safeguard Specialist, PIU</w:t>
      </w:r>
      <w:r w:rsidR="00E86CA9">
        <w:t xml:space="preserve"> NAWEC</w:t>
      </w:r>
      <w:bookmarkEnd w:id="378"/>
    </w:p>
    <w:p w14:paraId="3350A2E1" w14:textId="77777777" w:rsidR="00DE26D0" w:rsidRDefault="00DE26D0" w:rsidP="00DE26D0">
      <w:pPr>
        <w:pStyle w:val="ListParagraph"/>
        <w:ind w:left="2160"/>
        <w:rPr>
          <w:rFonts w:ascii="Times New Roman" w:hAnsi="Times New Roman" w:cs="Times New Roman"/>
          <w:b/>
          <w:bCs/>
        </w:rPr>
      </w:pPr>
    </w:p>
    <w:p w14:paraId="38A20FA6" w14:textId="208F44D7" w:rsidR="00462F43" w:rsidRPr="00DE26D0" w:rsidRDefault="00462F43" w:rsidP="00DE26D0">
      <w:pPr>
        <w:pStyle w:val="ListParagraph"/>
        <w:numPr>
          <w:ilvl w:val="2"/>
          <w:numId w:val="87"/>
        </w:numPr>
        <w:rPr>
          <w:rFonts w:ascii="Times New Roman" w:hAnsi="Times New Roman" w:cs="Times New Roman"/>
          <w:b/>
          <w:bCs/>
        </w:rPr>
      </w:pPr>
      <w:r w:rsidRPr="00DE26D0">
        <w:rPr>
          <w:rFonts w:ascii="Times New Roman" w:hAnsi="Times New Roman" w:cs="Times New Roman"/>
          <w:b/>
          <w:bCs/>
        </w:rPr>
        <w:t>Environmental Safeguards and Site Safety</w:t>
      </w:r>
    </w:p>
    <w:p w14:paraId="3C3F165E" w14:textId="77777777" w:rsidR="00462F43" w:rsidRPr="0057495A" w:rsidRDefault="00462F43" w:rsidP="00462F43">
      <w:pPr>
        <w:jc w:val="both"/>
        <w:rPr>
          <w:rFonts w:ascii="Times New Roman" w:hAnsi="Times New Roman" w:cs="Times New Roman"/>
        </w:rPr>
      </w:pPr>
      <w:r w:rsidRPr="0057495A">
        <w:rPr>
          <w:rFonts w:ascii="Times New Roman" w:hAnsi="Times New Roman" w:cs="Times New Roman"/>
        </w:rPr>
        <w:t>For this project, the PIU ensures that environmental safeguards are thoroughly implemented to guarantee site safety. This includes conducting an Environmental and Social Impact Assessment (ESIA) at the outset of the project. The ESIA report is validated by the National Environmental Agency (NEA) and receives a non-objection from the bank before project execution. The contractor is also required to develop a Construction Environmental and Social Management Plan (CESMP), which is monitored throughout the project.</w:t>
      </w:r>
    </w:p>
    <w:p w14:paraId="5B49DD6D" w14:textId="7029583C" w:rsidR="00462F43" w:rsidRPr="00DE26D0" w:rsidRDefault="00462F43" w:rsidP="00DE26D0">
      <w:pPr>
        <w:pStyle w:val="ListParagraph"/>
        <w:numPr>
          <w:ilvl w:val="2"/>
          <w:numId w:val="87"/>
        </w:numPr>
        <w:rPr>
          <w:rFonts w:ascii="Times New Roman" w:hAnsi="Times New Roman" w:cs="Times New Roman"/>
          <w:b/>
          <w:bCs/>
        </w:rPr>
      </w:pPr>
      <w:r w:rsidRPr="00DE26D0">
        <w:rPr>
          <w:rFonts w:ascii="Times New Roman" w:hAnsi="Times New Roman" w:cs="Times New Roman"/>
          <w:b/>
          <w:bCs/>
        </w:rPr>
        <w:t>Monitoring Environmental Compliance</w:t>
      </w:r>
    </w:p>
    <w:p w14:paraId="3BC0912A" w14:textId="064D8523" w:rsidR="00462F43" w:rsidRPr="0057495A" w:rsidRDefault="00462F43" w:rsidP="00462F43">
      <w:pPr>
        <w:jc w:val="both"/>
        <w:rPr>
          <w:rFonts w:ascii="Times New Roman" w:hAnsi="Times New Roman" w:cs="Times New Roman"/>
        </w:rPr>
      </w:pPr>
      <w:r w:rsidRPr="0057495A">
        <w:rPr>
          <w:rFonts w:ascii="Times New Roman" w:hAnsi="Times New Roman" w:cs="Times New Roman"/>
        </w:rPr>
        <w:t xml:space="preserve">The PIU actively monitors environmental compliance through weekly and biweekly field visits. Prior to the </w:t>
      </w:r>
      <w:del w:id="379" w:author="Haddy Njie" w:date="2024-11-25T11:42:00Z" w16du:dateUtc="2024-11-25T11:42:00Z">
        <w:r w:rsidRPr="0057495A" w:rsidDel="00DB5F63">
          <w:rPr>
            <w:rFonts w:ascii="Times New Roman" w:hAnsi="Times New Roman" w:cs="Times New Roman"/>
          </w:rPr>
          <w:delText>incident</w:delText>
        </w:r>
      </w:del>
      <w:ins w:id="380" w:author="Haddy Njie" w:date="2024-11-25T11:42:00Z" w16du:dateUtc="2024-11-25T11:42:00Z">
        <w:r w:rsidR="00DB5F63">
          <w:rPr>
            <w:rFonts w:ascii="Times New Roman" w:hAnsi="Times New Roman" w:cs="Times New Roman"/>
          </w:rPr>
          <w:t>accident</w:t>
        </w:r>
      </w:ins>
      <w:r w:rsidRPr="0057495A">
        <w:rPr>
          <w:rFonts w:ascii="Times New Roman" w:hAnsi="Times New Roman" w:cs="Times New Roman"/>
        </w:rPr>
        <w:t xml:space="preserve"> at the Ker Galo site, the PIU conducted regular surprise inspections, but no work was found ongoing at the site during these visits. The only erection activities observed were those involving crane use. These consistent monitoring efforts help identify any environmental risks or issues early in the process.</w:t>
      </w:r>
    </w:p>
    <w:p w14:paraId="658DC7AE" w14:textId="384BF4DD" w:rsidR="00462F43" w:rsidRPr="00133576" w:rsidRDefault="00462F43" w:rsidP="00133576">
      <w:pPr>
        <w:pStyle w:val="ListParagraph"/>
        <w:numPr>
          <w:ilvl w:val="2"/>
          <w:numId w:val="87"/>
        </w:numPr>
        <w:rPr>
          <w:rFonts w:ascii="Times New Roman" w:hAnsi="Times New Roman" w:cs="Times New Roman"/>
          <w:b/>
          <w:bCs/>
        </w:rPr>
      </w:pPr>
      <w:r w:rsidRPr="00133576">
        <w:rPr>
          <w:rFonts w:ascii="Times New Roman" w:hAnsi="Times New Roman" w:cs="Times New Roman"/>
          <w:b/>
          <w:bCs/>
        </w:rPr>
        <w:t>Environmental Assessments in the NBR</w:t>
      </w:r>
    </w:p>
    <w:p w14:paraId="0B324CBC" w14:textId="66F9370D" w:rsidR="00462F43" w:rsidRPr="0057495A" w:rsidRDefault="00462F43" w:rsidP="00462F43">
      <w:pPr>
        <w:jc w:val="both"/>
        <w:rPr>
          <w:rFonts w:ascii="Times New Roman" w:hAnsi="Times New Roman" w:cs="Times New Roman"/>
        </w:rPr>
      </w:pPr>
      <w:r w:rsidRPr="0057495A">
        <w:rPr>
          <w:rFonts w:ascii="Times New Roman" w:hAnsi="Times New Roman" w:cs="Times New Roman"/>
        </w:rPr>
        <w:t xml:space="preserve">Yes, the PIU conducted environmental assessments and spot checks specifically in the North Bank Region (NBR), where the </w:t>
      </w:r>
      <w:del w:id="381" w:author="Haddy Njie" w:date="2024-11-25T11:42:00Z" w16du:dateUtc="2024-11-25T11:42:00Z">
        <w:r w:rsidRPr="0057495A" w:rsidDel="00DB5F63">
          <w:rPr>
            <w:rFonts w:ascii="Times New Roman" w:hAnsi="Times New Roman" w:cs="Times New Roman"/>
          </w:rPr>
          <w:delText>incident</w:delText>
        </w:r>
      </w:del>
      <w:ins w:id="382" w:author="Haddy Njie" w:date="2024-11-25T11:42:00Z" w16du:dateUtc="2024-11-25T11:42:00Z">
        <w:r w:rsidR="00DB5F63">
          <w:rPr>
            <w:rFonts w:ascii="Times New Roman" w:hAnsi="Times New Roman" w:cs="Times New Roman"/>
          </w:rPr>
          <w:t>accident</w:t>
        </w:r>
      </w:ins>
      <w:r w:rsidRPr="0057495A">
        <w:rPr>
          <w:rFonts w:ascii="Times New Roman" w:hAnsi="Times New Roman" w:cs="Times New Roman"/>
        </w:rPr>
        <w:t xml:space="preserve"> occurred. These assessments were part of the regular weekly and biweekly field visits, designed to ensure compliance with environmental standards.</w:t>
      </w:r>
    </w:p>
    <w:p w14:paraId="23B678B4" w14:textId="53F7AC3B" w:rsidR="00462F43" w:rsidRPr="00133576" w:rsidRDefault="00462F43" w:rsidP="00133576">
      <w:pPr>
        <w:pStyle w:val="ListParagraph"/>
        <w:numPr>
          <w:ilvl w:val="2"/>
          <w:numId w:val="87"/>
        </w:numPr>
        <w:rPr>
          <w:rFonts w:ascii="Times New Roman" w:hAnsi="Times New Roman" w:cs="Times New Roman"/>
          <w:b/>
          <w:bCs/>
        </w:rPr>
      </w:pPr>
      <w:r w:rsidRPr="00133576">
        <w:rPr>
          <w:rFonts w:ascii="Times New Roman" w:hAnsi="Times New Roman" w:cs="Times New Roman"/>
          <w:b/>
          <w:bCs/>
        </w:rPr>
        <w:t>Addressing Environmental Concerns with Subcontractors</w:t>
      </w:r>
    </w:p>
    <w:p w14:paraId="2A4151E8" w14:textId="1DD46AE2" w:rsidR="00462F43" w:rsidRPr="0057495A" w:rsidRDefault="00462F43" w:rsidP="00462F43">
      <w:pPr>
        <w:jc w:val="both"/>
        <w:rPr>
          <w:rFonts w:ascii="Times New Roman" w:hAnsi="Times New Roman" w:cs="Times New Roman"/>
        </w:rPr>
      </w:pPr>
      <w:r w:rsidRPr="0057495A">
        <w:rPr>
          <w:rFonts w:ascii="Times New Roman" w:hAnsi="Times New Roman" w:cs="Times New Roman"/>
        </w:rPr>
        <w:lastRenderedPageBreak/>
        <w:t xml:space="preserve">If any environmental concerns arise from subcontractors' work processes, such as non-compliance with environmental safeguards or improper use of PPE, the PIU addresses these issues directly with the contractor. </w:t>
      </w:r>
      <w:r w:rsidR="00C76023">
        <w:rPr>
          <w:rFonts w:ascii="Times New Roman" w:hAnsi="Times New Roman" w:cs="Times New Roman"/>
        </w:rPr>
        <w:t>I</w:t>
      </w:r>
      <w:r w:rsidRPr="0057495A">
        <w:rPr>
          <w:rFonts w:ascii="Times New Roman" w:hAnsi="Times New Roman" w:cs="Times New Roman"/>
        </w:rPr>
        <w:t>ssues like the lack of PPE were observed and raised with the contractor, who took corrective actions.</w:t>
      </w:r>
    </w:p>
    <w:p w14:paraId="2645DC20" w14:textId="326269CB" w:rsidR="00462F43" w:rsidRPr="00133576" w:rsidRDefault="00462F43" w:rsidP="00133576">
      <w:pPr>
        <w:pStyle w:val="ListParagraph"/>
        <w:numPr>
          <w:ilvl w:val="2"/>
          <w:numId w:val="87"/>
        </w:numPr>
        <w:rPr>
          <w:rFonts w:ascii="Times New Roman" w:hAnsi="Times New Roman" w:cs="Times New Roman"/>
          <w:b/>
          <w:bCs/>
        </w:rPr>
      </w:pPr>
      <w:r w:rsidRPr="00133576">
        <w:rPr>
          <w:rFonts w:ascii="Times New Roman" w:hAnsi="Times New Roman" w:cs="Times New Roman"/>
          <w:b/>
          <w:bCs/>
        </w:rPr>
        <w:t>Shaping Future Interactions with Contractors and Subcontractors</w:t>
      </w:r>
    </w:p>
    <w:p w14:paraId="611A8F5D" w14:textId="01C1D56D" w:rsidR="00462F43" w:rsidRPr="0057495A" w:rsidRDefault="00462F43" w:rsidP="00462F43">
      <w:pPr>
        <w:jc w:val="both"/>
        <w:rPr>
          <w:rFonts w:ascii="Times New Roman" w:hAnsi="Times New Roman" w:cs="Times New Roman"/>
        </w:rPr>
      </w:pPr>
      <w:r w:rsidRPr="0057495A">
        <w:rPr>
          <w:rFonts w:ascii="Times New Roman" w:hAnsi="Times New Roman" w:cs="Times New Roman"/>
        </w:rPr>
        <w:t xml:space="preserve">Moving forward, the </w:t>
      </w:r>
      <w:del w:id="383" w:author="Haddy Njie" w:date="2024-11-25T11:42:00Z" w16du:dateUtc="2024-11-25T11:42:00Z">
        <w:r w:rsidRPr="0057495A" w:rsidDel="00DB5F63">
          <w:rPr>
            <w:rFonts w:ascii="Times New Roman" w:hAnsi="Times New Roman" w:cs="Times New Roman"/>
          </w:rPr>
          <w:delText>incident</w:delText>
        </w:r>
      </w:del>
      <w:ins w:id="384" w:author="Haddy Njie" w:date="2024-11-25T11:42:00Z" w16du:dateUtc="2024-11-25T11:42:00Z">
        <w:r w:rsidR="00DB5F63">
          <w:rPr>
            <w:rFonts w:ascii="Times New Roman" w:hAnsi="Times New Roman" w:cs="Times New Roman"/>
          </w:rPr>
          <w:t>accident</w:t>
        </w:r>
      </w:ins>
      <w:r w:rsidRPr="0057495A">
        <w:rPr>
          <w:rFonts w:ascii="Times New Roman" w:hAnsi="Times New Roman" w:cs="Times New Roman"/>
        </w:rPr>
        <w:t xml:space="preserve"> has underscored the importance of safety briefings and compliance checks. The PIU will ensure that contractors and subcontractors are thoroughly briefed on safety expectations and that their adherence to these expectations is consistently monitored.</w:t>
      </w:r>
    </w:p>
    <w:p w14:paraId="52FAD786" w14:textId="224FB3C2" w:rsidR="00462F43" w:rsidRPr="00133576" w:rsidRDefault="00462F43" w:rsidP="00133576">
      <w:pPr>
        <w:pStyle w:val="ListParagraph"/>
        <w:numPr>
          <w:ilvl w:val="2"/>
          <w:numId w:val="87"/>
        </w:numPr>
        <w:rPr>
          <w:rFonts w:ascii="Times New Roman" w:hAnsi="Times New Roman" w:cs="Times New Roman"/>
          <w:b/>
          <w:bCs/>
        </w:rPr>
      </w:pPr>
      <w:r w:rsidRPr="00133576">
        <w:rPr>
          <w:rFonts w:ascii="Times New Roman" w:hAnsi="Times New Roman" w:cs="Times New Roman"/>
          <w:b/>
          <w:bCs/>
        </w:rPr>
        <w:t>Gaps in Oversight and Mitigation Measures</w:t>
      </w:r>
    </w:p>
    <w:p w14:paraId="7C2B095E" w14:textId="04257910" w:rsidR="00462F43" w:rsidRDefault="00462F43" w:rsidP="00462F43">
      <w:pPr>
        <w:jc w:val="both"/>
        <w:rPr>
          <w:rFonts w:ascii="Times New Roman" w:hAnsi="Times New Roman" w:cs="Times New Roman"/>
        </w:rPr>
      </w:pPr>
      <w:r w:rsidRPr="0057495A">
        <w:rPr>
          <w:rFonts w:ascii="Times New Roman" w:hAnsi="Times New Roman" w:cs="Times New Roman"/>
        </w:rPr>
        <w:t xml:space="preserve">The most significant gap in oversight contributing to the </w:t>
      </w:r>
      <w:del w:id="385" w:author="Haddy Njie" w:date="2024-11-25T11:42:00Z" w16du:dateUtc="2024-11-25T11:42:00Z">
        <w:r w:rsidRPr="0057495A" w:rsidDel="00DB5F63">
          <w:rPr>
            <w:rFonts w:ascii="Times New Roman" w:hAnsi="Times New Roman" w:cs="Times New Roman"/>
          </w:rPr>
          <w:delText>incident</w:delText>
        </w:r>
      </w:del>
      <w:ins w:id="386" w:author="Haddy Njie" w:date="2024-11-25T11:42:00Z" w16du:dateUtc="2024-11-25T11:42:00Z">
        <w:r w:rsidR="00DB5F63">
          <w:rPr>
            <w:rFonts w:ascii="Times New Roman" w:hAnsi="Times New Roman" w:cs="Times New Roman"/>
          </w:rPr>
          <w:t>accident</w:t>
        </w:r>
      </w:ins>
      <w:r w:rsidRPr="0057495A">
        <w:rPr>
          <w:rFonts w:ascii="Times New Roman" w:hAnsi="Times New Roman" w:cs="Times New Roman"/>
        </w:rPr>
        <w:t xml:space="preserve"> was the lack of thorough risk analysis and planning. The PIU acknowledges that not all safety concerns were adequately addressed by the contractors and subcontractors, particularly in terms of working under MV lines. This gap could have been mitigated with better training, comprehensive safety assessments, and more detailed contractual obligations for subcontractors. Ensuring that subcontractors clearly understand their roles and responsibilities will be key to preventing similar issues in future projects.</w:t>
      </w:r>
    </w:p>
    <w:p w14:paraId="77C53AD2" w14:textId="2CA212B6" w:rsidR="001F7067" w:rsidRPr="00133576" w:rsidRDefault="001F7067" w:rsidP="00133576">
      <w:pPr>
        <w:pStyle w:val="ListParagraph"/>
        <w:numPr>
          <w:ilvl w:val="2"/>
          <w:numId w:val="87"/>
        </w:numPr>
        <w:rPr>
          <w:rFonts w:ascii="Times New Roman" w:hAnsi="Times New Roman" w:cs="Times New Roman"/>
          <w:b/>
          <w:bCs/>
        </w:rPr>
      </w:pPr>
      <w:r w:rsidRPr="00133576">
        <w:rPr>
          <w:rFonts w:ascii="Times New Roman" w:hAnsi="Times New Roman" w:cs="Times New Roman"/>
          <w:b/>
          <w:bCs/>
        </w:rPr>
        <w:t xml:space="preserve">Lessons Learned from the </w:t>
      </w:r>
      <w:del w:id="387" w:author="Haddy Njie" w:date="2024-11-25T11:42:00Z" w16du:dateUtc="2024-11-25T11:42:00Z">
        <w:r w:rsidRPr="00133576" w:rsidDel="00DB5F63">
          <w:rPr>
            <w:rFonts w:ascii="Times New Roman" w:hAnsi="Times New Roman" w:cs="Times New Roman"/>
            <w:b/>
            <w:bCs/>
          </w:rPr>
          <w:delText>Incident</w:delText>
        </w:r>
      </w:del>
      <w:ins w:id="388" w:author="Haddy Njie" w:date="2024-11-25T11:42:00Z" w16du:dateUtc="2024-11-25T11:42:00Z">
        <w:r w:rsidR="00DB5F63">
          <w:rPr>
            <w:rFonts w:ascii="Times New Roman" w:hAnsi="Times New Roman" w:cs="Times New Roman"/>
            <w:b/>
            <w:bCs/>
          </w:rPr>
          <w:t>Accident</w:t>
        </w:r>
      </w:ins>
    </w:p>
    <w:p w14:paraId="646E8578" w14:textId="60B4ADEB" w:rsidR="001F7067" w:rsidRPr="0057495A" w:rsidRDefault="001F7067" w:rsidP="001F7067">
      <w:pPr>
        <w:jc w:val="both"/>
        <w:rPr>
          <w:rFonts w:ascii="Times New Roman" w:hAnsi="Times New Roman" w:cs="Times New Roman"/>
        </w:rPr>
      </w:pPr>
      <w:r w:rsidRPr="0057495A">
        <w:rPr>
          <w:rFonts w:ascii="Times New Roman" w:hAnsi="Times New Roman" w:cs="Times New Roman"/>
        </w:rPr>
        <w:t xml:space="preserve">Several key lessons have been learned from the </w:t>
      </w:r>
      <w:del w:id="389" w:author="Haddy Njie" w:date="2024-11-25T11:42:00Z" w16du:dateUtc="2024-11-25T11:42:00Z">
        <w:r w:rsidRPr="0057495A" w:rsidDel="00DB5F63">
          <w:rPr>
            <w:rFonts w:ascii="Times New Roman" w:hAnsi="Times New Roman" w:cs="Times New Roman"/>
          </w:rPr>
          <w:delText>incident</w:delText>
        </w:r>
      </w:del>
      <w:ins w:id="390" w:author="Haddy Njie" w:date="2024-11-25T11:42:00Z" w16du:dateUtc="2024-11-25T11:42:00Z">
        <w:r w:rsidR="00DB5F63">
          <w:rPr>
            <w:rFonts w:ascii="Times New Roman" w:hAnsi="Times New Roman" w:cs="Times New Roman"/>
          </w:rPr>
          <w:t>accident</w:t>
        </w:r>
      </w:ins>
      <w:r w:rsidRPr="0057495A">
        <w:rPr>
          <w:rFonts w:ascii="Times New Roman" w:hAnsi="Times New Roman" w:cs="Times New Roman"/>
        </w:rPr>
        <w:t xml:space="preserve"> regarding safety oversight and project management:</w:t>
      </w:r>
    </w:p>
    <w:p w14:paraId="7F033E1B" w14:textId="77777777" w:rsidR="001F7067" w:rsidRDefault="001F7067" w:rsidP="001F7067">
      <w:pPr>
        <w:pStyle w:val="ListParagraph"/>
        <w:numPr>
          <w:ilvl w:val="0"/>
          <w:numId w:val="20"/>
        </w:numPr>
        <w:jc w:val="both"/>
        <w:rPr>
          <w:rFonts w:ascii="Times New Roman" w:hAnsi="Times New Roman" w:cs="Times New Roman"/>
        </w:rPr>
      </w:pPr>
      <w:r w:rsidRPr="0057495A">
        <w:rPr>
          <w:rFonts w:ascii="Times New Roman" w:hAnsi="Times New Roman" w:cs="Times New Roman"/>
        </w:rPr>
        <w:t xml:space="preserve">Ousman Mankara emphasizes the importance of ensuring a contract between workers and their employers, with due diligence by the Ministry of Justice (MOJ) for background checks, including verifying </w:t>
      </w:r>
      <w:r>
        <w:rPr>
          <w:rFonts w:ascii="Times New Roman" w:hAnsi="Times New Roman" w:cs="Times New Roman"/>
        </w:rPr>
        <w:t xml:space="preserve">business registration </w:t>
      </w:r>
      <w:r w:rsidRPr="0057495A">
        <w:rPr>
          <w:rFonts w:ascii="Times New Roman" w:hAnsi="Times New Roman" w:cs="Times New Roman"/>
        </w:rPr>
        <w:t>qualifications.</w:t>
      </w:r>
    </w:p>
    <w:p w14:paraId="3A729921" w14:textId="77777777" w:rsidR="001F7067" w:rsidRDefault="001F7067" w:rsidP="001F7067">
      <w:pPr>
        <w:pStyle w:val="ListParagraph"/>
        <w:jc w:val="both"/>
        <w:rPr>
          <w:rFonts w:ascii="Times New Roman" w:hAnsi="Times New Roman" w:cs="Times New Roman"/>
        </w:rPr>
      </w:pPr>
    </w:p>
    <w:p w14:paraId="596962A0" w14:textId="77777777" w:rsidR="001F7067" w:rsidRDefault="001F7067" w:rsidP="001F7067">
      <w:pPr>
        <w:pStyle w:val="ListParagraph"/>
        <w:numPr>
          <w:ilvl w:val="0"/>
          <w:numId w:val="20"/>
        </w:numPr>
        <w:jc w:val="both"/>
        <w:rPr>
          <w:rFonts w:ascii="Times New Roman" w:hAnsi="Times New Roman" w:cs="Times New Roman"/>
        </w:rPr>
      </w:pPr>
      <w:r w:rsidRPr="0057495A">
        <w:rPr>
          <w:rFonts w:ascii="Times New Roman" w:hAnsi="Times New Roman" w:cs="Times New Roman"/>
        </w:rPr>
        <w:t>Baboucarr Corr stresses the need to avoid delays and ensure that contractors follow safety protocols. The use of cranes during pole erections should be mandatory to minimize risk. Occupational Health and Safety (OHS) practices, like the use of PPE, should be considered a last resort, with proper training and procedures taking priority.</w:t>
      </w:r>
    </w:p>
    <w:p w14:paraId="3AF97396" w14:textId="77777777" w:rsidR="001F7067" w:rsidRPr="0057495A" w:rsidRDefault="001F7067" w:rsidP="001F7067">
      <w:pPr>
        <w:pStyle w:val="ListParagraph"/>
        <w:rPr>
          <w:rFonts w:ascii="Times New Roman" w:hAnsi="Times New Roman" w:cs="Times New Roman"/>
        </w:rPr>
      </w:pPr>
    </w:p>
    <w:p w14:paraId="0ED404B5" w14:textId="77777777" w:rsidR="001F7067" w:rsidRDefault="001F7067" w:rsidP="001F7067">
      <w:pPr>
        <w:pStyle w:val="ListParagraph"/>
        <w:numPr>
          <w:ilvl w:val="0"/>
          <w:numId w:val="20"/>
        </w:numPr>
        <w:jc w:val="both"/>
        <w:rPr>
          <w:rFonts w:ascii="Times New Roman" w:hAnsi="Times New Roman" w:cs="Times New Roman"/>
        </w:rPr>
      </w:pPr>
      <w:r w:rsidRPr="0057495A">
        <w:rPr>
          <w:rFonts w:ascii="Times New Roman" w:hAnsi="Times New Roman" w:cs="Times New Roman"/>
        </w:rPr>
        <w:t>Going forward, the PIU will conduct comprehensive risk analyses and develop robust risk management plans. Coordination with relevant stakeholders is key to mitigating risks effectively.</w:t>
      </w:r>
    </w:p>
    <w:p w14:paraId="76C5449B" w14:textId="77777777" w:rsidR="001F7067" w:rsidRPr="0057495A" w:rsidRDefault="001F7067" w:rsidP="001F7067">
      <w:pPr>
        <w:pStyle w:val="ListParagraph"/>
        <w:rPr>
          <w:rFonts w:ascii="Times New Roman" w:hAnsi="Times New Roman" w:cs="Times New Roman"/>
        </w:rPr>
      </w:pPr>
    </w:p>
    <w:p w14:paraId="08E5D8A3" w14:textId="77777777" w:rsidR="001F7067" w:rsidRDefault="001F7067" w:rsidP="001F7067">
      <w:pPr>
        <w:pStyle w:val="ListParagraph"/>
        <w:numPr>
          <w:ilvl w:val="0"/>
          <w:numId w:val="20"/>
        </w:numPr>
        <w:jc w:val="both"/>
        <w:rPr>
          <w:rFonts w:ascii="Times New Roman" w:hAnsi="Times New Roman" w:cs="Times New Roman"/>
        </w:rPr>
      </w:pPr>
      <w:r w:rsidRPr="0057495A">
        <w:rPr>
          <w:rFonts w:ascii="Times New Roman" w:hAnsi="Times New Roman" w:cs="Times New Roman"/>
        </w:rPr>
        <w:t>Ousman also suggests enhancing transparency and accountability, ensuring subcontractors are well informed about the main contract's clauses, particularly in terms of safety and compliance. Penalties should be stipulated in contracts for subcontractors' failure to adhere to safety guidelines.</w:t>
      </w:r>
    </w:p>
    <w:p w14:paraId="74B48F19" w14:textId="77777777" w:rsidR="001F7067" w:rsidRPr="0057495A" w:rsidRDefault="001F7067" w:rsidP="001F7067">
      <w:pPr>
        <w:pStyle w:val="ListParagraph"/>
        <w:rPr>
          <w:rFonts w:ascii="Times New Roman" w:hAnsi="Times New Roman" w:cs="Times New Roman"/>
        </w:rPr>
      </w:pPr>
    </w:p>
    <w:p w14:paraId="1E8BE462" w14:textId="7CAA21CB" w:rsidR="001F7067" w:rsidRPr="009308D9" w:rsidRDefault="001F7067" w:rsidP="00462F43">
      <w:pPr>
        <w:pStyle w:val="ListParagraph"/>
        <w:numPr>
          <w:ilvl w:val="0"/>
          <w:numId w:val="20"/>
        </w:numPr>
        <w:jc w:val="both"/>
        <w:rPr>
          <w:rFonts w:ascii="Times New Roman" w:hAnsi="Times New Roman" w:cs="Times New Roman"/>
        </w:rPr>
      </w:pPr>
      <w:r w:rsidRPr="0057495A">
        <w:rPr>
          <w:rFonts w:ascii="Times New Roman" w:hAnsi="Times New Roman" w:cs="Times New Roman"/>
        </w:rPr>
        <w:t>It is vital to include clear guidelines regarding shutdown procedures when working near medium-voltage (MV) lines. This should be explicitly stated in the contract to avoid risks associated with working in such high-risk areas.</w:t>
      </w:r>
    </w:p>
    <w:p w14:paraId="3CE58BB6" w14:textId="77777777" w:rsidR="004A3FEE" w:rsidRDefault="004A3FEE" w:rsidP="004A3FEE">
      <w:pPr>
        <w:pStyle w:val="ListParagraph"/>
        <w:ind w:left="2160"/>
        <w:rPr>
          <w:rFonts w:ascii="Times New Roman" w:hAnsi="Times New Roman" w:cs="Times New Roman"/>
          <w:b/>
          <w:bCs/>
        </w:rPr>
      </w:pPr>
    </w:p>
    <w:p w14:paraId="1A134540" w14:textId="4E877021" w:rsidR="00462F43" w:rsidRDefault="00462F43" w:rsidP="004A3FEE">
      <w:pPr>
        <w:pStyle w:val="ListParagraph"/>
        <w:numPr>
          <w:ilvl w:val="2"/>
          <w:numId w:val="87"/>
        </w:numPr>
        <w:rPr>
          <w:rFonts w:ascii="Times New Roman" w:hAnsi="Times New Roman" w:cs="Times New Roman"/>
          <w:b/>
          <w:bCs/>
        </w:rPr>
      </w:pPr>
      <w:r w:rsidRPr="004A3FEE">
        <w:rPr>
          <w:rFonts w:ascii="Times New Roman" w:hAnsi="Times New Roman" w:cs="Times New Roman"/>
          <w:b/>
          <w:bCs/>
        </w:rPr>
        <w:t>Correspondence Documents Submitted</w:t>
      </w:r>
    </w:p>
    <w:p w14:paraId="6BE9FB25" w14:textId="77777777" w:rsidR="004A3FEE" w:rsidRPr="004A3FEE" w:rsidRDefault="004A3FEE" w:rsidP="004A3FEE">
      <w:pPr>
        <w:pStyle w:val="ListParagraph"/>
        <w:ind w:left="2160"/>
        <w:rPr>
          <w:rFonts w:ascii="Times New Roman" w:hAnsi="Times New Roman" w:cs="Times New Roman"/>
          <w:b/>
          <w:bCs/>
        </w:rPr>
      </w:pPr>
    </w:p>
    <w:p w14:paraId="1B462E48" w14:textId="77777777" w:rsidR="00CF59E0" w:rsidRDefault="00462F43" w:rsidP="00CF59E0">
      <w:pPr>
        <w:pStyle w:val="ListParagraph"/>
        <w:numPr>
          <w:ilvl w:val="0"/>
          <w:numId w:val="90"/>
        </w:numPr>
        <w:jc w:val="both"/>
        <w:rPr>
          <w:rFonts w:ascii="Times New Roman" w:hAnsi="Times New Roman" w:cs="Times New Roman"/>
        </w:rPr>
      </w:pPr>
      <w:r w:rsidRPr="00CF59E0">
        <w:rPr>
          <w:rFonts w:ascii="Times New Roman" w:hAnsi="Times New Roman" w:cs="Times New Roman"/>
          <w:b/>
          <w:bCs/>
        </w:rPr>
        <w:t>5th September 2023</w:t>
      </w:r>
      <w:r w:rsidRPr="00CF59E0">
        <w:rPr>
          <w:rFonts w:ascii="Times New Roman" w:hAnsi="Times New Roman" w:cs="Times New Roman"/>
        </w:rPr>
        <w:t>: Letter addressing non-compliance with environmental and social safeguard provisions sent to Mr. Pawan Jain, Senior Vice President of KEI Industries.</w:t>
      </w:r>
    </w:p>
    <w:p w14:paraId="775C453C" w14:textId="77777777" w:rsidR="00CF59E0" w:rsidRDefault="00462F43" w:rsidP="00CF59E0">
      <w:pPr>
        <w:pStyle w:val="ListParagraph"/>
        <w:numPr>
          <w:ilvl w:val="0"/>
          <w:numId w:val="90"/>
        </w:numPr>
        <w:jc w:val="both"/>
        <w:rPr>
          <w:rFonts w:ascii="Times New Roman" w:hAnsi="Times New Roman" w:cs="Times New Roman"/>
        </w:rPr>
      </w:pPr>
      <w:r w:rsidRPr="00CF59E0">
        <w:rPr>
          <w:rFonts w:ascii="Times New Roman" w:hAnsi="Times New Roman" w:cs="Times New Roman"/>
          <w:b/>
          <w:bCs/>
        </w:rPr>
        <w:t>19th March 2024</w:t>
      </w:r>
      <w:r w:rsidRPr="00CF59E0">
        <w:rPr>
          <w:rFonts w:ascii="Times New Roman" w:hAnsi="Times New Roman" w:cs="Times New Roman"/>
        </w:rPr>
        <w:t>: Letter raising concerns about environmental violations near schools and communities, specifically holes being dug without proper protection, risking children’s safety.</w:t>
      </w:r>
    </w:p>
    <w:p w14:paraId="4214045D" w14:textId="77777777" w:rsidR="00CF59E0" w:rsidRDefault="00462F43" w:rsidP="00CF59E0">
      <w:pPr>
        <w:pStyle w:val="ListParagraph"/>
        <w:numPr>
          <w:ilvl w:val="0"/>
          <w:numId w:val="90"/>
        </w:numPr>
        <w:jc w:val="both"/>
        <w:rPr>
          <w:rFonts w:ascii="Times New Roman" w:hAnsi="Times New Roman" w:cs="Times New Roman"/>
        </w:rPr>
      </w:pPr>
      <w:r w:rsidRPr="00CF59E0">
        <w:rPr>
          <w:rFonts w:ascii="Times New Roman" w:hAnsi="Times New Roman" w:cs="Times New Roman"/>
          <w:b/>
          <w:bCs/>
        </w:rPr>
        <w:lastRenderedPageBreak/>
        <w:t>20th March 2024:</w:t>
      </w:r>
      <w:r w:rsidRPr="00CF59E0">
        <w:rPr>
          <w:rFonts w:ascii="Times New Roman" w:hAnsi="Times New Roman" w:cs="Times New Roman"/>
        </w:rPr>
        <w:t xml:space="preserve"> KEI’s response acknowledging the issues and committing to immediate corrective actions by subcontractor DECL.</w:t>
      </w:r>
    </w:p>
    <w:p w14:paraId="1E3D1619" w14:textId="77777777" w:rsidR="00CF59E0" w:rsidRDefault="00462F43" w:rsidP="00CF59E0">
      <w:pPr>
        <w:pStyle w:val="ListParagraph"/>
        <w:numPr>
          <w:ilvl w:val="0"/>
          <w:numId w:val="90"/>
        </w:numPr>
        <w:jc w:val="both"/>
        <w:rPr>
          <w:rFonts w:ascii="Times New Roman" w:hAnsi="Times New Roman" w:cs="Times New Roman"/>
        </w:rPr>
      </w:pPr>
      <w:r w:rsidRPr="00CF59E0">
        <w:rPr>
          <w:rFonts w:ascii="Times New Roman" w:hAnsi="Times New Roman" w:cs="Times New Roman"/>
          <w:b/>
          <w:bCs/>
        </w:rPr>
        <w:t>19th September 2024</w:t>
      </w:r>
      <w:r w:rsidRPr="00CF59E0">
        <w:rPr>
          <w:rFonts w:ascii="Times New Roman" w:hAnsi="Times New Roman" w:cs="Times New Roman"/>
        </w:rPr>
        <w:t>: Request for a list of subcontractors working with KEI, along with an organogram for HSE coordination and contact details of the HSE focal person for each subcontractor.</w:t>
      </w:r>
    </w:p>
    <w:p w14:paraId="63C0A68D" w14:textId="26802CA2" w:rsidR="00552F16" w:rsidRPr="00CF59E0" w:rsidRDefault="00462F43" w:rsidP="00CF59E0">
      <w:pPr>
        <w:pStyle w:val="ListParagraph"/>
        <w:numPr>
          <w:ilvl w:val="0"/>
          <w:numId w:val="90"/>
        </w:numPr>
        <w:jc w:val="both"/>
        <w:rPr>
          <w:rFonts w:ascii="Times New Roman" w:hAnsi="Times New Roman" w:cs="Times New Roman"/>
        </w:rPr>
      </w:pPr>
      <w:r w:rsidRPr="00CF59E0">
        <w:rPr>
          <w:rFonts w:ascii="Times New Roman" w:hAnsi="Times New Roman" w:cs="Times New Roman"/>
          <w:b/>
          <w:bCs/>
        </w:rPr>
        <w:t>30th September 2024:</w:t>
      </w:r>
      <w:r w:rsidRPr="00CF59E0">
        <w:rPr>
          <w:rFonts w:ascii="Times New Roman" w:hAnsi="Times New Roman" w:cs="Times New Roman"/>
        </w:rPr>
        <w:t xml:space="preserve"> Communication from Baboucarr Corr to KEI regarding discrepancies in their submitted organogram and clarification on HSE management for other subcontractors.</w:t>
      </w:r>
    </w:p>
    <w:p w14:paraId="7013A9FD" w14:textId="1785358B" w:rsidR="00552F16" w:rsidRPr="00112236" w:rsidRDefault="00552F16" w:rsidP="00FB5C3B">
      <w:pPr>
        <w:pStyle w:val="Heading2"/>
        <w:numPr>
          <w:ilvl w:val="1"/>
          <w:numId w:val="87"/>
        </w:numPr>
      </w:pPr>
      <w:bookmarkStart w:id="391" w:name="_Toc183294339"/>
      <w:r w:rsidRPr="00112236">
        <w:t>Statement by Tapha Manne, Environmental and Social Consultant</w:t>
      </w:r>
      <w:bookmarkEnd w:id="391"/>
    </w:p>
    <w:p w14:paraId="131BC9D7" w14:textId="77777777" w:rsidR="00C73053" w:rsidRDefault="00C73053" w:rsidP="00C73053">
      <w:pPr>
        <w:pStyle w:val="Heading3"/>
      </w:pPr>
    </w:p>
    <w:p w14:paraId="3D6D375C" w14:textId="22B5169A" w:rsidR="00552F16" w:rsidRPr="005107A6" w:rsidRDefault="00552F16" w:rsidP="005107A6">
      <w:pPr>
        <w:pStyle w:val="ListParagraph"/>
        <w:numPr>
          <w:ilvl w:val="2"/>
          <w:numId w:val="87"/>
        </w:numPr>
        <w:rPr>
          <w:rFonts w:ascii="Times New Roman" w:hAnsi="Times New Roman" w:cs="Times New Roman"/>
          <w:b/>
          <w:bCs/>
        </w:rPr>
      </w:pPr>
      <w:r w:rsidRPr="005107A6">
        <w:rPr>
          <w:rFonts w:ascii="Times New Roman" w:hAnsi="Times New Roman" w:cs="Times New Roman"/>
          <w:b/>
          <w:bCs/>
        </w:rPr>
        <w:t>Role in Safeguard Integration</w:t>
      </w:r>
    </w:p>
    <w:p w14:paraId="21F1A65B" w14:textId="77777777" w:rsidR="00552F16" w:rsidRPr="00112236" w:rsidRDefault="00552F16" w:rsidP="00552F16">
      <w:pPr>
        <w:jc w:val="both"/>
        <w:rPr>
          <w:rFonts w:ascii="Times New Roman" w:hAnsi="Times New Roman" w:cs="Times New Roman"/>
        </w:rPr>
      </w:pPr>
      <w:r w:rsidRPr="00112236">
        <w:rPr>
          <w:rFonts w:ascii="Times New Roman" w:hAnsi="Times New Roman" w:cs="Times New Roman"/>
        </w:rPr>
        <w:t>As the Environmental and Social (E&amp;S) Consultant for this project, my role involves overseeing the entire environmental and social risk management process from the project’s inception through to completion. I am responsible for ensuring that E&amp;S safeguards are integrated into every stage of the project. This includes:</w:t>
      </w:r>
    </w:p>
    <w:p w14:paraId="4E87B40B" w14:textId="77777777" w:rsidR="00552F16" w:rsidRDefault="00552F16" w:rsidP="00552F16">
      <w:pPr>
        <w:pStyle w:val="ListParagraph"/>
        <w:numPr>
          <w:ilvl w:val="0"/>
          <w:numId w:val="21"/>
        </w:numPr>
        <w:jc w:val="both"/>
        <w:rPr>
          <w:rFonts w:ascii="Times New Roman" w:hAnsi="Times New Roman" w:cs="Times New Roman"/>
        </w:rPr>
      </w:pPr>
      <w:r w:rsidRPr="00112236">
        <w:rPr>
          <w:rFonts w:ascii="Times New Roman" w:hAnsi="Times New Roman" w:cs="Times New Roman"/>
          <w:b/>
          <w:bCs/>
        </w:rPr>
        <w:t>Development of E&amp;S Instruments:</w:t>
      </w:r>
      <w:r w:rsidRPr="00112236">
        <w:rPr>
          <w:rFonts w:ascii="Times New Roman" w:hAnsi="Times New Roman" w:cs="Times New Roman"/>
        </w:rPr>
        <w:t xml:space="preserve"> I ensure that all required environmental and social instruments, such as the Environmental and Social Impact Assessment (ESIA), are developed and validated.</w:t>
      </w:r>
    </w:p>
    <w:p w14:paraId="4712F2AC" w14:textId="77777777" w:rsidR="00552F16" w:rsidRDefault="00552F16" w:rsidP="00552F16">
      <w:pPr>
        <w:pStyle w:val="ListParagraph"/>
        <w:jc w:val="both"/>
        <w:rPr>
          <w:rFonts w:ascii="Times New Roman" w:hAnsi="Times New Roman" w:cs="Times New Roman"/>
        </w:rPr>
      </w:pPr>
    </w:p>
    <w:p w14:paraId="3CF480CF" w14:textId="77777777" w:rsidR="00552F16" w:rsidRDefault="00552F16" w:rsidP="00552F16">
      <w:pPr>
        <w:pStyle w:val="ListParagraph"/>
        <w:numPr>
          <w:ilvl w:val="0"/>
          <w:numId w:val="21"/>
        </w:numPr>
        <w:jc w:val="both"/>
        <w:rPr>
          <w:rFonts w:ascii="Times New Roman" w:hAnsi="Times New Roman" w:cs="Times New Roman"/>
        </w:rPr>
      </w:pPr>
      <w:r w:rsidRPr="00112236">
        <w:rPr>
          <w:rFonts w:ascii="Times New Roman" w:hAnsi="Times New Roman" w:cs="Times New Roman"/>
          <w:b/>
          <w:bCs/>
        </w:rPr>
        <w:t>Incorporation of E&amp;S Measures in Bidding Documents:</w:t>
      </w:r>
      <w:r w:rsidRPr="00112236">
        <w:rPr>
          <w:rFonts w:ascii="Times New Roman" w:hAnsi="Times New Roman" w:cs="Times New Roman"/>
        </w:rPr>
        <w:t xml:space="preserve"> I make sure that the environmental and social mitigation measures are clearly incorporated into the bidding documents, guiding contractors on their responsibilities.</w:t>
      </w:r>
    </w:p>
    <w:p w14:paraId="0AFE5441" w14:textId="77777777" w:rsidR="00552F16" w:rsidRPr="00112236" w:rsidRDefault="00552F16" w:rsidP="00552F16">
      <w:pPr>
        <w:pStyle w:val="ListParagraph"/>
        <w:rPr>
          <w:rFonts w:ascii="Times New Roman" w:hAnsi="Times New Roman" w:cs="Times New Roman"/>
        </w:rPr>
      </w:pPr>
    </w:p>
    <w:p w14:paraId="59F2E6ED" w14:textId="77777777" w:rsidR="00552F16" w:rsidRPr="00112236" w:rsidRDefault="00552F16" w:rsidP="00552F16">
      <w:pPr>
        <w:pStyle w:val="ListParagraph"/>
        <w:numPr>
          <w:ilvl w:val="0"/>
          <w:numId w:val="21"/>
        </w:numPr>
        <w:jc w:val="both"/>
        <w:rPr>
          <w:rFonts w:ascii="Times New Roman" w:hAnsi="Times New Roman" w:cs="Times New Roman"/>
        </w:rPr>
      </w:pPr>
      <w:r w:rsidRPr="00112236">
        <w:rPr>
          <w:rFonts w:ascii="Times New Roman" w:hAnsi="Times New Roman" w:cs="Times New Roman"/>
          <w:b/>
          <w:bCs/>
        </w:rPr>
        <w:t>Implementation During Project Execution:</w:t>
      </w:r>
      <w:r w:rsidRPr="00112236">
        <w:rPr>
          <w:rFonts w:ascii="Times New Roman" w:hAnsi="Times New Roman" w:cs="Times New Roman"/>
        </w:rPr>
        <w:t xml:space="preserve"> I work closely with the contractor to ensure the mitigation measures are fully implemented during the execution phase, ensuring compliance with both local regulations and international standards.</w:t>
      </w:r>
    </w:p>
    <w:p w14:paraId="12ACA2F3" w14:textId="77777777" w:rsidR="005107A6" w:rsidRDefault="005107A6" w:rsidP="005107A6">
      <w:pPr>
        <w:pStyle w:val="ListParagraph"/>
        <w:ind w:left="2160"/>
        <w:rPr>
          <w:rFonts w:ascii="Times New Roman" w:hAnsi="Times New Roman" w:cs="Times New Roman"/>
          <w:b/>
          <w:bCs/>
        </w:rPr>
      </w:pPr>
    </w:p>
    <w:p w14:paraId="5691FD78" w14:textId="49A67A3F" w:rsidR="00552F16" w:rsidRPr="005107A6" w:rsidRDefault="00552F16" w:rsidP="005107A6">
      <w:pPr>
        <w:pStyle w:val="ListParagraph"/>
        <w:numPr>
          <w:ilvl w:val="2"/>
          <w:numId w:val="87"/>
        </w:numPr>
        <w:rPr>
          <w:rFonts w:ascii="Times New Roman" w:hAnsi="Times New Roman" w:cs="Times New Roman"/>
          <w:b/>
          <w:bCs/>
        </w:rPr>
      </w:pPr>
      <w:r w:rsidRPr="005107A6">
        <w:rPr>
          <w:rFonts w:ascii="Times New Roman" w:hAnsi="Times New Roman" w:cs="Times New Roman"/>
          <w:b/>
          <w:bCs/>
        </w:rPr>
        <w:t>Enforcement of Safety Protocols</w:t>
      </w:r>
    </w:p>
    <w:p w14:paraId="39B5C999" w14:textId="77777777" w:rsidR="00552F16" w:rsidRPr="00112236" w:rsidRDefault="00552F16" w:rsidP="00552F16">
      <w:pPr>
        <w:jc w:val="both"/>
        <w:rPr>
          <w:rFonts w:ascii="Times New Roman" w:hAnsi="Times New Roman" w:cs="Times New Roman"/>
        </w:rPr>
      </w:pPr>
      <w:r w:rsidRPr="00112236">
        <w:rPr>
          <w:rFonts w:ascii="Times New Roman" w:hAnsi="Times New Roman" w:cs="Times New Roman"/>
        </w:rPr>
        <w:t xml:space="preserve">To enforce safety protocols, particularly </w:t>
      </w:r>
      <w:proofErr w:type="gramStart"/>
      <w:r w:rsidRPr="00112236">
        <w:rPr>
          <w:rFonts w:ascii="Times New Roman" w:hAnsi="Times New Roman" w:cs="Times New Roman"/>
        </w:rPr>
        <w:t>in light of</w:t>
      </w:r>
      <w:proofErr w:type="gramEnd"/>
      <w:r w:rsidRPr="00112236">
        <w:rPr>
          <w:rFonts w:ascii="Times New Roman" w:hAnsi="Times New Roman" w:cs="Times New Roman"/>
        </w:rPr>
        <w:t xml:space="preserve"> the World Bank’s Occupational Health and Safety (OHS) standards, the following actions were taken:</w:t>
      </w:r>
    </w:p>
    <w:p w14:paraId="0E03C6BB" w14:textId="77777777" w:rsidR="00552F16" w:rsidRPr="00112236" w:rsidRDefault="00552F16" w:rsidP="00552F16">
      <w:pPr>
        <w:pStyle w:val="ListParagraph"/>
        <w:numPr>
          <w:ilvl w:val="0"/>
          <w:numId w:val="22"/>
        </w:numPr>
        <w:jc w:val="both"/>
        <w:rPr>
          <w:rFonts w:ascii="Times New Roman" w:hAnsi="Times New Roman" w:cs="Times New Roman"/>
        </w:rPr>
      </w:pPr>
      <w:r w:rsidRPr="00112236">
        <w:rPr>
          <w:rFonts w:ascii="Times New Roman" w:hAnsi="Times New Roman" w:cs="Times New Roman"/>
        </w:rPr>
        <w:t>Contractor Preparedness: Before work began, the contractor developed the Environmental, Health, and Safety Management Plan (EHSMP) and the Contractor Environmental and Social Management Plan (C-ESMP). These documents outlined all potential risks, environmental and social safeguards, as well as OHS mitigation measures.</w:t>
      </w:r>
    </w:p>
    <w:p w14:paraId="41EBA6BC" w14:textId="77777777" w:rsidR="00552F16" w:rsidRDefault="00552F16" w:rsidP="00552F16">
      <w:pPr>
        <w:pStyle w:val="ListParagraph"/>
        <w:jc w:val="both"/>
        <w:rPr>
          <w:rFonts w:ascii="Times New Roman" w:hAnsi="Times New Roman" w:cs="Times New Roman"/>
        </w:rPr>
      </w:pPr>
    </w:p>
    <w:p w14:paraId="086859FC" w14:textId="77777777" w:rsidR="00552F16" w:rsidRPr="00112236" w:rsidRDefault="00552F16" w:rsidP="00552F16">
      <w:pPr>
        <w:pStyle w:val="ListParagraph"/>
        <w:numPr>
          <w:ilvl w:val="0"/>
          <w:numId w:val="22"/>
        </w:numPr>
        <w:jc w:val="both"/>
        <w:rPr>
          <w:rFonts w:ascii="Times New Roman" w:hAnsi="Times New Roman" w:cs="Times New Roman"/>
        </w:rPr>
      </w:pPr>
      <w:r w:rsidRPr="00112236">
        <w:rPr>
          <w:rFonts w:ascii="Times New Roman" w:hAnsi="Times New Roman" w:cs="Times New Roman"/>
        </w:rPr>
        <w:t>Ongoing Monitoring and Corrective Actions: As part of our monitoring process, we regularly reviewed these plans to ensure the contractor adhered to the prescribed mitigation measures. In instances of non-compliance, corrective actions were initiated, including issuing warning letters to address areas of concern such as the improper handling of PPE or failure to implement safety measures on-site.</w:t>
      </w:r>
    </w:p>
    <w:p w14:paraId="38A395E2" w14:textId="77777777" w:rsidR="005107A6" w:rsidRDefault="005107A6" w:rsidP="005107A6">
      <w:pPr>
        <w:pStyle w:val="ListParagraph"/>
        <w:ind w:left="2160"/>
        <w:rPr>
          <w:rFonts w:ascii="Times New Roman" w:hAnsi="Times New Roman" w:cs="Times New Roman"/>
          <w:b/>
          <w:bCs/>
        </w:rPr>
      </w:pPr>
    </w:p>
    <w:p w14:paraId="2650CA4D" w14:textId="7290D0B5" w:rsidR="00552F16" w:rsidRPr="005107A6" w:rsidRDefault="00552F16" w:rsidP="005107A6">
      <w:pPr>
        <w:pStyle w:val="ListParagraph"/>
        <w:numPr>
          <w:ilvl w:val="2"/>
          <w:numId w:val="87"/>
        </w:numPr>
        <w:rPr>
          <w:rFonts w:ascii="Times New Roman" w:hAnsi="Times New Roman" w:cs="Times New Roman"/>
          <w:b/>
          <w:bCs/>
        </w:rPr>
      </w:pPr>
      <w:r w:rsidRPr="005107A6">
        <w:rPr>
          <w:rFonts w:ascii="Times New Roman" w:hAnsi="Times New Roman" w:cs="Times New Roman"/>
          <w:b/>
          <w:bCs/>
        </w:rPr>
        <w:t>Review of Impact Reports</w:t>
      </w:r>
    </w:p>
    <w:p w14:paraId="046DB6D4" w14:textId="77777777" w:rsidR="00552F16" w:rsidRPr="00112236" w:rsidRDefault="00552F16" w:rsidP="00552F16">
      <w:pPr>
        <w:jc w:val="both"/>
        <w:rPr>
          <w:rFonts w:ascii="Times New Roman" w:hAnsi="Times New Roman" w:cs="Times New Roman"/>
        </w:rPr>
      </w:pPr>
      <w:r w:rsidRPr="00112236">
        <w:rPr>
          <w:rFonts w:ascii="Times New Roman" w:hAnsi="Times New Roman" w:cs="Times New Roman"/>
        </w:rPr>
        <w:t>The PIU and I actively review the environmental and social impact reports submitted by KEI and its subcontractors. The contractor submits monthly environmental and social progress reports, which we thoroughly review during bi-weekly meetings. During these reviews, we discuss any non-compliance issues or delays in implementing mitigation measures.</w:t>
      </w:r>
    </w:p>
    <w:p w14:paraId="000BA81B" w14:textId="02BE5A28" w:rsidR="00552F16" w:rsidRPr="00112236" w:rsidRDefault="00552F16" w:rsidP="00552F16">
      <w:pPr>
        <w:pStyle w:val="ListParagraph"/>
        <w:numPr>
          <w:ilvl w:val="0"/>
          <w:numId w:val="23"/>
        </w:numPr>
        <w:jc w:val="both"/>
        <w:rPr>
          <w:rFonts w:ascii="Times New Roman" w:hAnsi="Times New Roman" w:cs="Times New Roman"/>
        </w:rPr>
      </w:pPr>
      <w:r w:rsidRPr="00112236">
        <w:rPr>
          <w:rFonts w:ascii="Times New Roman" w:hAnsi="Times New Roman" w:cs="Times New Roman"/>
          <w:b/>
          <w:bCs/>
        </w:rPr>
        <w:lastRenderedPageBreak/>
        <w:t xml:space="preserve">Red Flags Prior to the </w:t>
      </w:r>
      <w:del w:id="392" w:author="Haddy Njie" w:date="2024-11-25T11:42:00Z" w16du:dateUtc="2024-11-25T11:42:00Z">
        <w:r w:rsidRPr="00112236" w:rsidDel="00DB5F63">
          <w:rPr>
            <w:rFonts w:ascii="Times New Roman" w:hAnsi="Times New Roman" w:cs="Times New Roman"/>
            <w:b/>
            <w:bCs/>
          </w:rPr>
          <w:delText>Incident</w:delText>
        </w:r>
      </w:del>
      <w:ins w:id="393" w:author="Haddy Njie" w:date="2024-11-25T11:42:00Z" w16du:dateUtc="2024-11-25T11:42:00Z">
        <w:r w:rsidR="00DB5F63">
          <w:rPr>
            <w:rFonts w:ascii="Times New Roman" w:hAnsi="Times New Roman" w:cs="Times New Roman"/>
            <w:b/>
            <w:bCs/>
          </w:rPr>
          <w:t>Accident</w:t>
        </w:r>
      </w:ins>
      <w:r w:rsidRPr="00112236">
        <w:rPr>
          <w:rFonts w:ascii="Times New Roman" w:hAnsi="Times New Roman" w:cs="Times New Roman"/>
        </w:rPr>
        <w:t xml:space="preserve">: Before the </w:t>
      </w:r>
      <w:del w:id="394" w:author="Haddy Njie" w:date="2024-11-25T11:42:00Z" w16du:dateUtc="2024-11-25T11:42:00Z">
        <w:r w:rsidRPr="00112236" w:rsidDel="00DB5F63">
          <w:rPr>
            <w:rFonts w:ascii="Times New Roman" w:hAnsi="Times New Roman" w:cs="Times New Roman"/>
          </w:rPr>
          <w:delText>incident</w:delText>
        </w:r>
      </w:del>
      <w:ins w:id="395" w:author="Haddy Njie" w:date="2024-11-25T11:42:00Z" w16du:dateUtc="2024-11-25T11:42:00Z">
        <w:r w:rsidR="00DB5F63">
          <w:rPr>
            <w:rFonts w:ascii="Times New Roman" w:hAnsi="Times New Roman" w:cs="Times New Roman"/>
          </w:rPr>
          <w:t>accident</w:t>
        </w:r>
      </w:ins>
      <w:r w:rsidRPr="00112236">
        <w:rPr>
          <w:rFonts w:ascii="Times New Roman" w:hAnsi="Times New Roman" w:cs="Times New Roman"/>
        </w:rPr>
        <w:t>, several remarks and non-conformities were noted in the contractor’s reports. These included issues related to the inadequate use of PPE, failure to adhere to specific safety protocols, and improper handling of environmental risks. Warning letters were issued to KEI to address these gaps and push for corrective action.</w:t>
      </w:r>
    </w:p>
    <w:p w14:paraId="14BC8ABB" w14:textId="77777777" w:rsidR="005107A6" w:rsidRDefault="005107A6" w:rsidP="005107A6">
      <w:pPr>
        <w:pStyle w:val="ListParagraph"/>
        <w:ind w:left="2160"/>
        <w:rPr>
          <w:rFonts w:ascii="Times New Roman" w:hAnsi="Times New Roman" w:cs="Times New Roman"/>
          <w:b/>
          <w:bCs/>
        </w:rPr>
      </w:pPr>
    </w:p>
    <w:p w14:paraId="5A3CB30D" w14:textId="5B956368" w:rsidR="00552F16" w:rsidRPr="005107A6" w:rsidRDefault="00552F16" w:rsidP="005107A6">
      <w:pPr>
        <w:pStyle w:val="ListParagraph"/>
        <w:numPr>
          <w:ilvl w:val="2"/>
          <w:numId w:val="87"/>
        </w:numPr>
        <w:rPr>
          <w:rFonts w:ascii="Times New Roman" w:hAnsi="Times New Roman" w:cs="Times New Roman"/>
          <w:b/>
          <w:bCs/>
        </w:rPr>
      </w:pPr>
      <w:r w:rsidRPr="005107A6">
        <w:rPr>
          <w:rFonts w:ascii="Times New Roman" w:hAnsi="Times New Roman" w:cs="Times New Roman"/>
          <w:b/>
          <w:bCs/>
        </w:rPr>
        <w:t>Corrective Measures Post-</w:t>
      </w:r>
      <w:del w:id="396" w:author="Haddy Njie" w:date="2024-11-25T11:42:00Z" w16du:dateUtc="2024-11-25T11:42:00Z">
        <w:r w:rsidRPr="005107A6" w:rsidDel="00DB5F63">
          <w:rPr>
            <w:rFonts w:ascii="Times New Roman" w:hAnsi="Times New Roman" w:cs="Times New Roman"/>
            <w:b/>
            <w:bCs/>
          </w:rPr>
          <w:delText>Incident</w:delText>
        </w:r>
      </w:del>
      <w:ins w:id="397" w:author="Haddy Njie" w:date="2024-11-25T11:42:00Z" w16du:dateUtc="2024-11-25T11:42:00Z">
        <w:r w:rsidR="00DB5F63">
          <w:rPr>
            <w:rFonts w:ascii="Times New Roman" w:hAnsi="Times New Roman" w:cs="Times New Roman"/>
            <w:b/>
            <w:bCs/>
          </w:rPr>
          <w:t>Accident</w:t>
        </w:r>
      </w:ins>
    </w:p>
    <w:p w14:paraId="65ADF01C" w14:textId="0D137370" w:rsidR="00552F16" w:rsidRPr="00112236" w:rsidRDefault="00552F16" w:rsidP="00552F16">
      <w:pPr>
        <w:jc w:val="both"/>
        <w:rPr>
          <w:rFonts w:ascii="Times New Roman" w:hAnsi="Times New Roman" w:cs="Times New Roman"/>
        </w:rPr>
      </w:pPr>
      <w:r w:rsidRPr="00112236">
        <w:rPr>
          <w:rFonts w:ascii="Times New Roman" w:hAnsi="Times New Roman" w:cs="Times New Roman"/>
        </w:rPr>
        <w:t xml:space="preserve">Following the </w:t>
      </w:r>
      <w:del w:id="398" w:author="Haddy Njie" w:date="2024-11-25T11:42:00Z" w16du:dateUtc="2024-11-25T11:42:00Z">
        <w:r w:rsidRPr="00112236" w:rsidDel="00DB5F63">
          <w:rPr>
            <w:rFonts w:ascii="Times New Roman" w:hAnsi="Times New Roman" w:cs="Times New Roman"/>
          </w:rPr>
          <w:delText>incident</w:delText>
        </w:r>
      </w:del>
      <w:ins w:id="399" w:author="Haddy Njie" w:date="2024-11-25T11:42:00Z" w16du:dateUtc="2024-11-25T11:42:00Z">
        <w:r w:rsidR="00DB5F63">
          <w:rPr>
            <w:rFonts w:ascii="Times New Roman" w:hAnsi="Times New Roman" w:cs="Times New Roman"/>
          </w:rPr>
          <w:t>accident</w:t>
        </w:r>
      </w:ins>
      <w:r w:rsidRPr="00112236">
        <w:rPr>
          <w:rFonts w:ascii="Times New Roman" w:hAnsi="Times New Roman" w:cs="Times New Roman"/>
        </w:rPr>
        <w:t>, the PIU has outlined several corrective measures to strengthen adherence to environmental and social safeguards:</w:t>
      </w:r>
    </w:p>
    <w:p w14:paraId="5CE14959" w14:textId="77777777" w:rsidR="00552F16" w:rsidRPr="00112236" w:rsidRDefault="00552F16" w:rsidP="00552F16">
      <w:pPr>
        <w:pStyle w:val="ListParagraph"/>
        <w:numPr>
          <w:ilvl w:val="0"/>
          <w:numId w:val="24"/>
        </w:numPr>
        <w:jc w:val="both"/>
        <w:rPr>
          <w:rFonts w:ascii="Times New Roman" w:hAnsi="Times New Roman" w:cs="Times New Roman"/>
        </w:rPr>
      </w:pPr>
      <w:r w:rsidRPr="00112236">
        <w:rPr>
          <w:rFonts w:ascii="Times New Roman" w:hAnsi="Times New Roman" w:cs="Times New Roman"/>
        </w:rPr>
        <w:t>Dedicated OHS Specialists: One of the first measures is to hire two Occupational Health and Safety Specialists who will be stationed on-site permanently. These specialists will ensure that safety protocols are closely followed and will provide real-time oversight.</w:t>
      </w:r>
    </w:p>
    <w:p w14:paraId="49C7B9BE" w14:textId="77777777" w:rsidR="00552F16" w:rsidRDefault="00552F16" w:rsidP="00552F16">
      <w:pPr>
        <w:pStyle w:val="ListParagraph"/>
        <w:jc w:val="both"/>
        <w:rPr>
          <w:rFonts w:ascii="Times New Roman" w:hAnsi="Times New Roman" w:cs="Times New Roman"/>
        </w:rPr>
      </w:pPr>
    </w:p>
    <w:p w14:paraId="0E2D82C5" w14:textId="77777777" w:rsidR="00552F16" w:rsidRDefault="00552F16" w:rsidP="00552F16">
      <w:pPr>
        <w:pStyle w:val="ListParagraph"/>
        <w:numPr>
          <w:ilvl w:val="0"/>
          <w:numId w:val="24"/>
        </w:numPr>
        <w:jc w:val="both"/>
        <w:rPr>
          <w:rFonts w:ascii="Times New Roman" w:hAnsi="Times New Roman" w:cs="Times New Roman"/>
        </w:rPr>
      </w:pPr>
      <w:r w:rsidRPr="00112236">
        <w:rPr>
          <w:rFonts w:ascii="Times New Roman" w:hAnsi="Times New Roman" w:cs="Times New Roman"/>
        </w:rPr>
        <w:t>Updated Plans: The contractor has been asked to update their C-ESMP (Contractor Environmental and Social Management Plan) and strengthen their Grievance Mechanism to better address worker concerns.</w:t>
      </w:r>
    </w:p>
    <w:p w14:paraId="02FE83C1" w14:textId="77777777" w:rsidR="00552F16" w:rsidRPr="00112236" w:rsidRDefault="00552F16" w:rsidP="00552F16">
      <w:pPr>
        <w:pStyle w:val="ListParagraph"/>
        <w:rPr>
          <w:rFonts w:ascii="Times New Roman" w:hAnsi="Times New Roman" w:cs="Times New Roman"/>
        </w:rPr>
      </w:pPr>
    </w:p>
    <w:p w14:paraId="791141D3" w14:textId="77777777" w:rsidR="00552F16" w:rsidRDefault="00552F16" w:rsidP="00552F16">
      <w:pPr>
        <w:pStyle w:val="ListParagraph"/>
        <w:numPr>
          <w:ilvl w:val="0"/>
          <w:numId w:val="24"/>
        </w:numPr>
        <w:jc w:val="both"/>
        <w:rPr>
          <w:rFonts w:ascii="Times New Roman" w:hAnsi="Times New Roman" w:cs="Times New Roman"/>
        </w:rPr>
      </w:pPr>
      <w:r w:rsidRPr="00112236">
        <w:rPr>
          <w:rFonts w:ascii="Times New Roman" w:hAnsi="Times New Roman" w:cs="Times New Roman"/>
        </w:rPr>
        <w:t>Medical Checkups and Worker Contracts: The PIU has also requested that the contractor provide medical checkups for all workers, ensure that all workers have signed contracts, and ensure that workers are enrolled in social security programs.</w:t>
      </w:r>
    </w:p>
    <w:p w14:paraId="26173D22" w14:textId="77777777" w:rsidR="00552F16" w:rsidRPr="00112236" w:rsidRDefault="00552F16" w:rsidP="00552F16">
      <w:pPr>
        <w:pStyle w:val="ListParagraph"/>
        <w:rPr>
          <w:rFonts w:ascii="Times New Roman" w:hAnsi="Times New Roman" w:cs="Times New Roman"/>
        </w:rPr>
      </w:pPr>
    </w:p>
    <w:p w14:paraId="6491071C" w14:textId="77777777" w:rsidR="00552F16" w:rsidRPr="00112236" w:rsidRDefault="00552F16" w:rsidP="00552F16">
      <w:pPr>
        <w:pStyle w:val="ListParagraph"/>
        <w:numPr>
          <w:ilvl w:val="0"/>
          <w:numId w:val="24"/>
        </w:numPr>
        <w:jc w:val="both"/>
        <w:rPr>
          <w:rFonts w:ascii="Times New Roman" w:hAnsi="Times New Roman" w:cs="Times New Roman"/>
        </w:rPr>
      </w:pPr>
      <w:r w:rsidRPr="00112236">
        <w:rPr>
          <w:rFonts w:ascii="Times New Roman" w:hAnsi="Times New Roman" w:cs="Times New Roman"/>
        </w:rPr>
        <w:t>Additional Training: We have mandated additional OHS training for workers to better prepare them for potential risks and ensure that safety practices are well-understood and consistently followed.</w:t>
      </w:r>
    </w:p>
    <w:p w14:paraId="783404FF" w14:textId="77777777" w:rsidR="00674A16" w:rsidRDefault="00674A16" w:rsidP="00674A16">
      <w:pPr>
        <w:pStyle w:val="ListParagraph"/>
        <w:ind w:left="2160"/>
        <w:rPr>
          <w:rFonts w:ascii="Times New Roman" w:hAnsi="Times New Roman" w:cs="Times New Roman"/>
          <w:b/>
          <w:bCs/>
        </w:rPr>
      </w:pPr>
    </w:p>
    <w:p w14:paraId="2ACA9B22" w14:textId="787694B6" w:rsidR="00552F16" w:rsidRPr="00674A16" w:rsidRDefault="00552F16" w:rsidP="00674A16">
      <w:pPr>
        <w:pStyle w:val="ListParagraph"/>
        <w:numPr>
          <w:ilvl w:val="2"/>
          <w:numId w:val="87"/>
        </w:numPr>
        <w:rPr>
          <w:rFonts w:ascii="Times New Roman" w:hAnsi="Times New Roman" w:cs="Times New Roman"/>
          <w:b/>
          <w:bCs/>
        </w:rPr>
      </w:pPr>
      <w:r w:rsidRPr="00674A16">
        <w:rPr>
          <w:rFonts w:ascii="Times New Roman" w:hAnsi="Times New Roman" w:cs="Times New Roman"/>
          <w:b/>
          <w:bCs/>
        </w:rPr>
        <w:t>Documents Submitted</w:t>
      </w:r>
    </w:p>
    <w:p w14:paraId="39AE38A6" w14:textId="77777777" w:rsidR="00552F16" w:rsidRPr="00112236" w:rsidRDefault="00552F16" w:rsidP="00552F16">
      <w:pPr>
        <w:jc w:val="both"/>
        <w:rPr>
          <w:rFonts w:ascii="Times New Roman" w:hAnsi="Times New Roman" w:cs="Times New Roman"/>
        </w:rPr>
      </w:pPr>
      <w:r w:rsidRPr="00112236">
        <w:rPr>
          <w:rFonts w:ascii="Times New Roman" w:hAnsi="Times New Roman" w:cs="Times New Roman"/>
        </w:rPr>
        <w:t>The following documents outline instances where KEI or its subcontractors were advised to comply with safety requirements, particularly those outlined in the contract:</w:t>
      </w:r>
    </w:p>
    <w:p w14:paraId="6BC01537" w14:textId="77777777" w:rsidR="00552F16" w:rsidRDefault="00552F16" w:rsidP="00552F16">
      <w:pPr>
        <w:pStyle w:val="ListParagraph"/>
        <w:numPr>
          <w:ilvl w:val="0"/>
          <w:numId w:val="25"/>
        </w:numPr>
        <w:jc w:val="both"/>
        <w:rPr>
          <w:rFonts w:ascii="Times New Roman" w:hAnsi="Times New Roman" w:cs="Times New Roman"/>
        </w:rPr>
      </w:pPr>
      <w:r w:rsidRPr="00112236">
        <w:rPr>
          <w:rFonts w:ascii="Times New Roman" w:hAnsi="Times New Roman" w:cs="Times New Roman"/>
          <w:b/>
          <w:bCs/>
        </w:rPr>
        <w:t>Non-Conformities List by KEI</w:t>
      </w:r>
      <w:r w:rsidRPr="00112236">
        <w:rPr>
          <w:rFonts w:ascii="Times New Roman" w:hAnsi="Times New Roman" w:cs="Times New Roman"/>
        </w:rPr>
        <w:t xml:space="preserve"> – A detailed list of non-conformities observed in KEI’s implementation of environmental and social safeguard provisions.</w:t>
      </w:r>
    </w:p>
    <w:p w14:paraId="42FAC1D0" w14:textId="77777777" w:rsidR="00552F16" w:rsidRDefault="00552F16" w:rsidP="00552F16">
      <w:pPr>
        <w:pStyle w:val="ListParagraph"/>
        <w:jc w:val="both"/>
        <w:rPr>
          <w:rFonts w:ascii="Times New Roman" w:hAnsi="Times New Roman" w:cs="Times New Roman"/>
        </w:rPr>
      </w:pPr>
    </w:p>
    <w:p w14:paraId="28EA1285" w14:textId="77777777" w:rsidR="00552F16" w:rsidRDefault="00552F16" w:rsidP="00552F16">
      <w:pPr>
        <w:pStyle w:val="ListParagraph"/>
        <w:numPr>
          <w:ilvl w:val="0"/>
          <w:numId w:val="25"/>
        </w:numPr>
        <w:jc w:val="both"/>
        <w:rPr>
          <w:rFonts w:ascii="Times New Roman" w:hAnsi="Times New Roman" w:cs="Times New Roman"/>
        </w:rPr>
      </w:pPr>
      <w:r w:rsidRPr="00112236">
        <w:rPr>
          <w:rFonts w:ascii="Times New Roman" w:hAnsi="Times New Roman" w:cs="Times New Roman"/>
          <w:b/>
          <w:bCs/>
        </w:rPr>
        <w:t>Letter Dated 5th September 2023</w:t>
      </w:r>
      <w:r w:rsidRPr="00112236">
        <w:rPr>
          <w:rFonts w:ascii="Times New Roman" w:hAnsi="Times New Roman" w:cs="Times New Roman"/>
        </w:rPr>
        <w:t>: A letter to Mr. Pawan Jain, Senior Vice President of KEI Industries, highlighting non-compliance with environmental and social safeguard provisions.</w:t>
      </w:r>
    </w:p>
    <w:p w14:paraId="36D53682" w14:textId="77777777" w:rsidR="00552F16" w:rsidRPr="00112236" w:rsidRDefault="00552F16" w:rsidP="00552F16">
      <w:pPr>
        <w:pStyle w:val="ListParagraph"/>
        <w:rPr>
          <w:rFonts w:ascii="Times New Roman" w:hAnsi="Times New Roman" w:cs="Times New Roman"/>
        </w:rPr>
      </w:pPr>
    </w:p>
    <w:p w14:paraId="2C98E9ED" w14:textId="77777777" w:rsidR="00552F16" w:rsidRPr="00112236" w:rsidRDefault="00552F16" w:rsidP="00552F16">
      <w:pPr>
        <w:pStyle w:val="ListParagraph"/>
        <w:numPr>
          <w:ilvl w:val="0"/>
          <w:numId w:val="25"/>
        </w:numPr>
        <w:jc w:val="both"/>
        <w:rPr>
          <w:rFonts w:ascii="Times New Roman" w:hAnsi="Times New Roman" w:cs="Times New Roman"/>
        </w:rPr>
      </w:pPr>
      <w:r w:rsidRPr="00112236">
        <w:rPr>
          <w:rFonts w:ascii="Times New Roman" w:hAnsi="Times New Roman" w:cs="Times New Roman"/>
          <w:b/>
          <w:bCs/>
        </w:rPr>
        <w:t>Warning Letter Dated 19th March 2024</w:t>
      </w:r>
      <w:r w:rsidRPr="00112236">
        <w:rPr>
          <w:rFonts w:ascii="Times New Roman" w:hAnsi="Times New Roman" w:cs="Times New Roman"/>
        </w:rPr>
        <w:t>: A letter from the PIU to KEI regarding non-compliance, specifically addressing issues such as the unsafe excavation near schools and the failure to protect children from hazards.</w:t>
      </w:r>
    </w:p>
    <w:p w14:paraId="0152F4A1" w14:textId="77777777" w:rsidR="00552F16" w:rsidRPr="00112236" w:rsidRDefault="00552F16" w:rsidP="00552F16">
      <w:pPr>
        <w:jc w:val="both"/>
        <w:rPr>
          <w:rFonts w:ascii="Times New Roman" w:hAnsi="Times New Roman" w:cs="Times New Roman"/>
          <w:b/>
          <w:bCs/>
        </w:rPr>
      </w:pPr>
      <w:r w:rsidRPr="00112236">
        <w:rPr>
          <w:rFonts w:ascii="Times New Roman" w:hAnsi="Times New Roman" w:cs="Times New Roman"/>
          <w:b/>
          <w:bCs/>
        </w:rPr>
        <w:t>Progress Reports:</w:t>
      </w:r>
    </w:p>
    <w:p w14:paraId="667F7B8F" w14:textId="77777777" w:rsidR="00552F16" w:rsidRDefault="00552F16" w:rsidP="00552F16">
      <w:pPr>
        <w:pStyle w:val="ListParagraph"/>
        <w:numPr>
          <w:ilvl w:val="0"/>
          <w:numId w:val="26"/>
        </w:numPr>
        <w:jc w:val="both"/>
        <w:rPr>
          <w:rFonts w:ascii="Times New Roman" w:hAnsi="Times New Roman" w:cs="Times New Roman"/>
        </w:rPr>
      </w:pPr>
      <w:r w:rsidRPr="00112236">
        <w:rPr>
          <w:rFonts w:ascii="Times New Roman" w:hAnsi="Times New Roman" w:cs="Times New Roman"/>
          <w:b/>
          <w:bCs/>
        </w:rPr>
        <w:t>April to June 2024</w:t>
      </w:r>
      <w:r w:rsidRPr="00112236">
        <w:rPr>
          <w:rFonts w:ascii="Times New Roman" w:hAnsi="Times New Roman" w:cs="Times New Roman"/>
        </w:rPr>
        <w:t>: A report detailing the ongoing environmental and social safeguards.</w:t>
      </w:r>
    </w:p>
    <w:p w14:paraId="43B40A32" w14:textId="77777777" w:rsidR="00552F16" w:rsidRDefault="00552F16" w:rsidP="00552F16">
      <w:pPr>
        <w:pStyle w:val="ListParagraph"/>
        <w:jc w:val="both"/>
        <w:rPr>
          <w:rFonts w:ascii="Times New Roman" w:hAnsi="Times New Roman" w:cs="Times New Roman"/>
        </w:rPr>
      </w:pPr>
    </w:p>
    <w:p w14:paraId="6CF7FF05" w14:textId="77777777" w:rsidR="00552F16" w:rsidRDefault="00552F16" w:rsidP="00552F16">
      <w:pPr>
        <w:pStyle w:val="ListParagraph"/>
        <w:numPr>
          <w:ilvl w:val="0"/>
          <w:numId w:val="26"/>
        </w:numPr>
        <w:jc w:val="both"/>
        <w:rPr>
          <w:rFonts w:ascii="Times New Roman" w:hAnsi="Times New Roman" w:cs="Times New Roman"/>
        </w:rPr>
      </w:pPr>
      <w:r w:rsidRPr="00112236">
        <w:rPr>
          <w:rFonts w:ascii="Times New Roman" w:hAnsi="Times New Roman" w:cs="Times New Roman"/>
          <w:b/>
          <w:bCs/>
        </w:rPr>
        <w:t>October to December 2023</w:t>
      </w:r>
      <w:r w:rsidRPr="00112236">
        <w:rPr>
          <w:rFonts w:ascii="Times New Roman" w:hAnsi="Times New Roman" w:cs="Times New Roman"/>
        </w:rPr>
        <w:t>: A progress report on E&amp;S compliance during this period.</w:t>
      </w:r>
    </w:p>
    <w:p w14:paraId="00FF6160" w14:textId="77777777" w:rsidR="00552F16" w:rsidRPr="00112236" w:rsidRDefault="00552F16" w:rsidP="00552F16">
      <w:pPr>
        <w:pStyle w:val="ListParagraph"/>
        <w:rPr>
          <w:rFonts w:ascii="Times New Roman" w:hAnsi="Times New Roman" w:cs="Times New Roman"/>
        </w:rPr>
      </w:pPr>
    </w:p>
    <w:p w14:paraId="60474B68" w14:textId="77777777" w:rsidR="00552F16" w:rsidRPr="00112236" w:rsidRDefault="00552F16" w:rsidP="00552F16">
      <w:pPr>
        <w:pStyle w:val="ListParagraph"/>
        <w:numPr>
          <w:ilvl w:val="0"/>
          <w:numId w:val="26"/>
        </w:numPr>
        <w:jc w:val="both"/>
        <w:rPr>
          <w:rFonts w:ascii="Times New Roman" w:hAnsi="Times New Roman" w:cs="Times New Roman"/>
        </w:rPr>
      </w:pPr>
      <w:r w:rsidRPr="00112236">
        <w:rPr>
          <w:rFonts w:ascii="Times New Roman" w:hAnsi="Times New Roman" w:cs="Times New Roman"/>
          <w:b/>
          <w:bCs/>
        </w:rPr>
        <w:t>January to March 2024</w:t>
      </w:r>
      <w:r w:rsidRPr="00112236">
        <w:rPr>
          <w:rFonts w:ascii="Times New Roman" w:hAnsi="Times New Roman" w:cs="Times New Roman"/>
        </w:rPr>
        <w:t>: Another progress report on the state of E&amp;S safeguards from the beginning of the year.</w:t>
      </w:r>
    </w:p>
    <w:p w14:paraId="49D078CB" w14:textId="1552AECE" w:rsidR="00D41DA1" w:rsidRDefault="00552F16" w:rsidP="000A346F">
      <w:pPr>
        <w:jc w:val="both"/>
        <w:rPr>
          <w:rFonts w:ascii="Times New Roman" w:hAnsi="Times New Roman" w:cs="Times New Roman"/>
        </w:rPr>
      </w:pPr>
      <w:r w:rsidRPr="00112236">
        <w:rPr>
          <w:rFonts w:ascii="Times New Roman" w:hAnsi="Times New Roman" w:cs="Times New Roman"/>
        </w:rPr>
        <w:t xml:space="preserve">These documents reflect the ongoing efforts to enforce environmental and social compliance, and highlight areas where improvements were needed, which </w:t>
      </w:r>
      <w:r w:rsidR="00AA2F2B">
        <w:rPr>
          <w:rFonts w:ascii="Times New Roman" w:hAnsi="Times New Roman" w:cs="Times New Roman"/>
        </w:rPr>
        <w:t>they</w:t>
      </w:r>
      <w:r w:rsidRPr="00112236">
        <w:rPr>
          <w:rFonts w:ascii="Times New Roman" w:hAnsi="Times New Roman" w:cs="Times New Roman"/>
        </w:rPr>
        <w:t xml:space="preserve"> continue</w:t>
      </w:r>
      <w:r w:rsidR="00AA2F2B">
        <w:rPr>
          <w:rFonts w:ascii="Times New Roman" w:hAnsi="Times New Roman" w:cs="Times New Roman"/>
        </w:rPr>
        <w:t>d</w:t>
      </w:r>
      <w:r w:rsidRPr="00112236">
        <w:rPr>
          <w:rFonts w:ascii="Times New Roman" w:hAnsi="Times New Roman" w:cs="Times New Roman"/>
        </w:rPr>
        <w:t xml:space="preserve"> to address as </w:t>
      </w:r>
      <w:r w:rsidR="00AA2F2B">
        <w:rPr>
          <w:rFonts w:ascii="Times New Roman" w:hAnsi="Times New Roman" w:cs="Times New Roman"/>
        </w:rPr>
        <w:t>the project</w:t>
      </w:r>
      <w:r w:rsidR="00BC7706">
        <w:rPr>
          <w:rFonts w:ascii="Times New Roman" w:hAnsi="Times New Roman" w:cs="Times New Roman"/>
        </w:rPr>
        <w:t xml:space="preserve"> progress. </w:t>
      </w:r>
    </w:p>
    <w:p w14:paraId="45592F4E" w14:textId="53C223A4" w:rsidR="000A346F" w:rsidRPr="00686F12" w:rsidRDefault="000A346F" w:rsidP="00686F12">
      <w:pPr>
        <w:pStyle w:val="ListParagraph"/>
        <w:numPr>
          <w:ilvl w:val="1"/>
          <w:numId w:val="87"/>
        </w:numPr>
        <w:jc w:val="both"/>
        <w:rPr>
          <w:rStyle w:val="Heading2Char"/>
          <w:rFonts w:eastAsiaTheme="minorHAnsi"/>
        </w:rPr>
      </w:pPr>
      <w:bookmarkStart w:id="400" w:name="_Toc183294340"/>
      <w:r w:rsidRPr="00686F12">
        <w:rPr>
          <w:rStyle w:val="Heading2Char"/>
          <w:rFonts w:eastAsiaTheme="minorHAnsi"/>
        </w:rPr>
        <w:lastRenderedPageBreak/>
        <w:t xml:space="preserve">Statement by </w:t>
      </w:r>
      <w:del w:id="401" w:author="Mariama Free Sanyang" w:date="2024-11-26T12:25:00Z" w16du:dateUtc="2024-11-26T12:25:00Z">
        <w:r w:rsidRPr="00686F12" w:rsidDel="00F273EB">
          <w:rPr>
            <w:rStyle w:val="Heading2Char"/>
            <w:rFonts w:eastAsiaTheme="minorHAnsi"/>
          </w:rPr>
          <w:delText xml:space="preserve">Mariama </w:delText>
        </w:r>
      </w:del>
      <w:r w:rsidRPr="00686F12">
        <w:rPr>
          <w:rStyle w:val="Heading2Char"/>
          <w:rFonts w:eastAsiaTheme="minorHAnsi"/>
        </w:rPr>
        <w:t xml:space="preserve">Free </w:t>
      </w:r>
      <w:ins w:id="402" w:author="Mariama Free Sanyang" w:date="2024-11-26T12:25:00Z" w16du:dateUtc="2024-11-26T12:25:00Z">
        <w:r w:rsidR="00F273EB" w:rsidRPr="00686F12">
          <w:rPr>
            <w:rStyle w:val="Heading2Char"/>
            <w:rFonts w:eastAsiaTheme="minorHAnsi"/>
          </w:rPr>
          <w:t xml:space="preserve">Mariama </w:t>
        </w:r>
      </w:ins>
      <w:r w:rsidRPr="00686F12">
        <w:rPr>
          <w:rStyle w:val="Heading2Char"/>
          <w:rFonts w:eastAsiaTheme="minorHAnsi"/>
        </w:rPr>
        <w:t xml:space="preserve">Sanyang, Procurement </w:t>
      </w:r>
      <w:del w:id="403" w:author="Mariama Free Sanyang" w:date="2024-11-26T12:25:00Z" w16du:dateUtc="2024-11-26T12:25:00Z">
        <w:r w:rsidRPr="00686F12" w:rsidDel="00F273EB">
          <w:rPr>
            <w:rStyle w:val="Heading2Char"/>
            <w:rFonts w:eastAsiaTheme="minorHAnsi"/>
          </w:rPr>
          <w:delText xml:space="preserve">Manager </w:delText>
        </w:r>
      </w:del>
      <w:ins w:id="404" w:author="Mariama Free Sanyang" w:date="2024-11-26T12:25:00Z" w16du:dateUtc="2024-11-26T12:25:00Z">
        <w:r w:rsidR="00F273EB">
          <w:rPr>
            <w:rStyle w:val="Heading2Char"/>
            <w:rFonts w:eastAsiaTheme="minorHAnsi"/>
          </w:rPr>
          <w:t>Specialist</w:t>
        </w:r>
        <w:r w:rsidR="00F273EB" w:rsidRPr="00686F12">
          <w:rPr>
            <w:rStyle w:val="Heading2Char"/>
            <w:rFonts w:eastAsiaTheme="minorHAnsi"/>
          </w:rPr>
          <w:t xml:space="preserve"> </w:t>
        </w:r>
      </w:ins>
      <w:r w:rsidRPr="00686F12">
        <w:rPr>
          <w:rStyle w:val="Heading2Char"/>
          <w:rFonts w:eastAsiaTheme="minorHAnsi"/>
        </w:rPr>
        <w:t>PIU NAW</w:t>
      </w:r>
      <w:r w:rsidR="00BC7706" w:rsidRPr="00686F12">
        <w:rPr>
          <w:rStyle w:val="Heading2Char"/>
          <w:rFonts w:eastAsiaTheme="minorHAnsi"/>
        </w:rPr>
        <w:t>E</w:t>
      </w:r>
      <w:r w:rsidRPr="00686F12">
        <w:rPr>
          <w:rStyle w:val="Heading2Char"/>
          <w:rFonts w:eastAsiaTheme="minorHAnsi"/>
        </w:rPr>
        <w:t>C</w:t>
      </w:r>
      <w:bookmarkEnd w:id="400"/>
    </w:p>
    <w:p w14:paraId="325078BB" w14:textId="77777777" w:rsidR="00191563" w:rsidRDefault="00191563" w:rsidP="00191563">
      <w:pPr>
        <w:pStyle w:val="ListParagraph"/>
        <w:ind w:left="2160"/>
        <w:rPr>
          <w:rFonts w:ascii="Times New Roman" w:hAnsi="Times New Roman" w:cs="Times New Roman"/>
          <w:b/>
          <w:bCs/>
        </w:rPr>
      </w:pPr>
    </w:p>
    <w:p w14:paraId="09788ABF" w14:textId="675B3D6D" w:rsidR="000A346F" w:rsidRPr="00191563" w:rsidRDefault="000A346F" w:rsidP="00191563">
      <w:pPr>
        <w:pStyle w:val="ListParagraph"/>
        <w:numPr>
          <w:ilvl w:val="2"/>
          <w:numId w:val="87"/>
        </w:numPr>
        <w:rPr>
          <w:rFonts w:ascii="Times New Roman" w:hAnsi="Times New Roman" w:cs="Times New Roman"/>
          <w:b/>
          <w:bCs/>
        </w:rPr>
      </w:pPr>
      <w:r w:rsidRPr="00191563">
        <w:rPr>
          <w:rFonts w:ascii="Times New Roman" w:hAnsi="Times New Roman" w:cs="Times New Roman"/>
          <w:b/>
          <w:bCs/>
        </w:rPr>
        <w:t>Procurement and Subcontracting Process</w:t>
      </w:r>
    </w:p>
    <w:p w14:paraId="706F78D5" w14:textId="77777777" w:rsidR="000A346F" w:rsidRPr="00112236" w:rsidRDefault="000A346F" w:rsidP="000A346F">
      <w:pPr>
        <w:jc w:val="both"/>
        <w:rPr>
          <w:rFonts w:ascii="Times New Roman" w:hAnsi="Times New Roman" w:cs="Times New Roman"/>
        </w:rPr>
      </w:pPr>
      <w:r w:rsidRPr="00112236">
        <w:rPr>
          <w:rFonts w:ascii="Times New Roman" w:hAnsi="Times New Roman" w:cs="Times New Roman"/>
        </w:rPr>
        <w:t>In this project, the procurement process for subcontractors follows these key steps:</w:t>
      </w:r>
    </w:p>
    <w:p w14:paraId="7F7B6D19" w14:textId="77777777" w:rsidR="000A346F" w:rsidRPr="00112236" w:rsidRDefault="000A346F" w:rsidP="000A346F">
      <w:pPr>
        <w:pStyle w:val="ListParagraph"/>
        <w:numPr>
          <w:ilvl w:val="0"/>
          <w:numId w:val="27"/>
        </w:numPr>
        <w:jc w:val="both"/>
        <w:rPr>
          <w:rFonts w:ascii="Times New Roman" w:hAnsi="Times New Roman" w:cs="Times New Roman"/>
        </w:rPr>
      </w:pPr>
      <w:r w:rsidRPr="00112236">
        <w:rPr>
          <w:rFonts w:ascii="Times New Roman" w:hAnsi="Times New Roman" w:cs="Times New Roman"/>
        </w:rPr>
        <w:t xml:space="preserve">Subcontractor Profile Submission: The contractor, KEI, is required to submit the profiles of potential subcontractors, such as Dabanani and ERTEC, for </w:t>
      </w:r>
      <w:proofErr w:type="spellStart"/>
      <w:r w:rsidRPr="00112236">
        <w:rPr>
          <w:rFonts w:ascii="Times New Roman" w:hAnsi="Times New Roman" w:cs="Times New Roman"/>
        </w:rPr>
        <w:t>NAWEC’s</w:t>
      </w:r>
      <w:proofErr w:type="spellEnd"/>
      <w:r w:rsidRPr="00112236">
        <w:rPr>
          <w:rFonts w:ascii="Times New Roman" w:hAnsi="Times New Roman" w:cs="Times New Roman"/>
        </w:rPr>
        <w:t xml:space="preserve"> review and approval. This step ensures that subcontractors meet the required qualifications and comply with the project’s standards.</w:t>
      </w:r>
    </w:p>
    <w:p w14:paraId="3D1563AD" w14:textId="77777777" w:rsidR="000A346F" w:rsidRDefault="000A346F" w:rsidP="000A346F">
      <w:pPr>
        <w:pStyle w:val="ListParagraph"/>
        <w:jc w:val="both"/>
        <w:rPr>
          <w:rFonts w:ascii="Times New Roman" w:hAnsi="Times New Roman" w:cs="Times New Roman"/>
        </w:rPr>
      </w:pPr>
    </w:p>
    <w:p w14:paraId="789DA69B" w14:textId="77777777" w:rsidR="000A346F" w:rsidRDefault="000A346F" w:rsidP="000A346F">
      <w:pPr>
        <w:pStyle w:val="ListParagraph"/>
        <w:numPr>
          <w:ilvl w:val="0"/>
          <w:numId w:val="27"/>
        </w:numPr>
        <w:jc w:val="both"/>
        <w:rPr>
          <w:rFonts w:ascii="Times New Roman" w:hAnsi="Times New Roman" w:cs="Times New Roman"/>
        </w:rPr>
      </w:pPr>
      <w:r w:rsidRPr="00112236">
        <w:rPr>
          <w:rFonts w:ascii="Times New Roman" w:hAnsi="Times New Roman" w:cs="Times New Roman"/>
        </w:rPr>
        <w:t>Review Process: The Procurement and Implementation Unit (PIU), along with the Owner's Engineer, is responsible for reviewing the subcontractor profiles. We assess the profiles based on the bidding documents, ensuring that the subcontractors have the necessary expertise and capacity to fulfill the contract requirements.</w:t>
      </w:r>
    </w:p>
    <w:p w14:paraId="530D8271" w14:textId="77777777" w:rsidR="000A346F" w:rsidRPr="00112236" w:rsidRDefault="000A346F" w:rsidP="000A346F">
      <w:pPr>
        <w:pStyle w:val="ListParagraph"/>
        <w:rPr>
          <w:rFonts w:ascii="Times New Roman" w:hAnsi="Times New Roman" w:cs="Times New Roman"/>
        </w:rPr>
      </w:pPr>
    </w:p>
    <w:p w14:paraId="485205E3" w14:textId="77777777" w:rsidR="000A346F" w:rsidRPr="00112236" w:rsidRDefault="000A346F" w:rsidP="000A346F">
      <w:pPr>
        <w:pStyle w:val="ListParagraph"/>
        <w:numPr>
          <w:ilvl w:val="0"/>
          <w:numId w:val="27"/>
        </w:numPr>
        <w:jc w:val="both"/>
        <w:rPr>
          <w:rFonts w:ascii="Times New Roman" w:hAnsi="Times New Roman" w:cs="Times New Roman"/>
        </w:rPr>
      </w:pPr>
      <w:r w:rsidRPr="00112236">
        <w:rPr>
          <w:rFonts w:ascii="Times New Roman" w:hAnsi="Times New Roman" w:cs="Times New Roman"/>
        </w:rPr>
        <w:t>Approval: If the subcontractor profiles meet the necessary standards, NAWEC grants approval for them to proceed. In this case, both ERTEC and Dabanani were approved as subcontractors.</w:t>
      </w:r>
    </w:p>
    <w:p w14:paraId="1F0AD63B" w14:textId="77777777" w:rsidR="00191563" w:rsidRDefault="00191563" w:rsidP="00191563">
      <w:pPr>
        <w:pStyle w:val="ListParagraph"/>
        <w:ind w:left="2160"/>
        <w:rPr>
          <w:rFonts w:ascii="Times New Roman" w:hAnsi="Times New Roman" w:cs="Times New Roman"/>
          <w:b/>
          <w:bCs/>
        </w:rPr>
      </w:pPr>
    </w:p>
    <w:p w14:paraId="0DB8B155" w14:textId="3E405452" w:rsidR="000A346F" w:rsidRPr="00191563" w:rsidRDefault="000A346F" w:rsidP="00191563">
      <w:pPr>
        <w:pStyle w:val="ListParagraph"/>
        <w:numPr>
          <w:ilvl w:val="2"/>
          <w:numId w:val="87"/>
        </w:numPr>
        <w:rPr>
          <w:rFonts w:ascii="Times New Roman" w:hAnsi="Times New Roman" w:cs="Times New Roman"/>
          <w:b/>
          <w:bCs/>
        </w:rPr>
      </w:pPr>
      <w:r w:rsidRPr="00191563">
        <w:rPr>
          <w:rFonts w:ascii="Times New Roman" w:hAnsi="Times New Roman" w:cs="Times New Roman"/>
          <w:b/>
          <w:bCs/>
        </w:rPr>
        <w:t xml:space="preserve">Health, Safety, and </w:t>
      </w:r>
      <w:del w:id="405" w:author="Haddy Njie" w:date="2024-11-25T11:42:00Z" w16du:dateUtc="2024-11-25T11:42:00Z">
        <w:r w:rsidRPr="00191563" w:rsidDel="00DB5F63">
          <w:rPr>
            <w:rFonts w:ascii="Times New Roman" w:hAnsi="Times New Roman" w:cs="Times New Roman"/>
            <w:b/>
            <w:bCs/>
          </w:rPr>
          <w:delText>Incident</w:delText>
        </w:r>
      </w:del>
      <w:ins w:id="406" w:author="Haddy Njie" w:date="2024-11-25T11:42:00Z" w16du:dateUtc="2024-11-25T11:42:00Z">
        <w:r w:rsidR="00DB5F63">
          <w:rPr>
            <w:rFonts w:ascii="Times New Roman" w:hAnsi="Times New Roman" w:cs="Times New Roman"/>
            <w:b/>
            <w:bCs/>
          </w:rPr>
          <w:t>Accident</w:t>
        </w:r>
      </w:ins>
      <w:r w:rsidRPr="00191563">
        <w:rPr>
          <w:rFonts w:ascii="Times New Roman" w:hAnsi="Times New Roman" w:cs="Times New Roman"/>
          <w:b/>
          <w:bCs/>
        </w:rPr>
        <w:t xml:space="preserve"> Reporting Clauses</w:t>
      </w:r>
    </w:p>
    <w:p w14:paraId="0177B185" w14:textId="44EFB650" w:rsidR="000A346F" w:rsidRPr="00112236" w:rsidRDefault="000A346F" w:rsidP="000A346F">
      <w:pPr>
        <w:jc w:val="both"/>
        <w:rPr>
          <w:rFonts w:ascii="Times New Roman" w:hAnsi="Times New Roman" w:cs="Times New Roman"/>
        </w:rPr>
      </w:pPr>
      <w:r w:rsidRPr="00112236">
        <w:rPr>
          <w:rFonts w:ascii="Times New Roman" w:hAnsi="Times New Roman" w:cs="Times New Roman"/>
        </w:rPr>
        <w:t xml:space="preserve">Yes, specific contractual clauses are included in the Contractor Environmental and Social Management Plan (CESMP) that require subcontractors to adhere to health, safety, and </w:t>
      </w:r>
      <w:del w:id="407" w:author="Haddy Njie" w:date="2024-11-25T11:42:00Z" w16du:dateUtc="2024-11-25T11:42:00Z">
        <w:r w:rsidRPr="00112236" w:rsidDel="00DB5F63">
          <w:rPr>
            <w:rFonts w:ascii="Times New Roman" w:hAnsi="Times New Roman" w:cs="Times New Roman"/>
          </w:rPr>
          <w:delText>incident</w:delText>
        </w:r>
      </w:del>
      <w:ins w:id="408" w:author="Haddy Njie" w:date="2024-11-25T11:42:00Z" w16du:dateUtc="2024-11-25T11:42:00Z">
        <w:r w:rsidR="00DB5F63">
          <w:rPr>
            <w:rFonts w:ascii="Times New Roman" w:hAnsi="Times New Roman" w:cs="Times New Roman"/>
          </w:rPr>
          <w:t>accident</w:t>
        </w:r>
      </w:ins>
      <w:r w:rsidRPr="00112236">
        <w:rPr>
          <w:rFonts w:ascii="Times New Roman" w:hAnsi="Times New Roman" w:cs="Times New Roman"/>
        </w:rPr>
        <w:t xml:space="preserve"> reporting standards. These clauses outline the safety protocols that must be followed, ensuring compliance with relevant regulations, including those set by the World Bank.</w:t>
      </w:r>
    </w:p>
    <w:p w14:paraId="67E1F229" w14:textId="7DB5B302" w:rsidR="000A346F" w:rsidRPr="004C12B5" w:rsidRDefault="000A346F" w:rsidP="004C12B5">
      <w:pPr>
        <w:pStyle w:val="ListParagraph"/>
        <w:numPr>
          <w:ilvl w:val="2"/>
          <w:numId w:val="87"/>
        </w:numPr>
        <w:rPr>
          <w:rFonts w:ascii="Times New Roman" w:hAnsi="Times New Roman" w:cs="Times New Roman"/>
          <w:b/>
          <w:bCs/>
        </w:rPr>
      </w:pPr>
      <w:r w:rsidRPr="004C12B5">
        <w:rPr>
          <w:rFonts w:ascii="Times New Roman" w:hAnsi="Times New Roman" w:cs="Times New Roman"/>
          <w:b/>
          <w:bCs/>
        </w:rPr>
        <w:t>Role of Procurement in Safety Compliance</w:t>
      </w:r>
    </w:p>
    <w:p w14:paraId="62140D99" w14:textId="77777777" w:rsidR="000A346F" w:rsidRPr="00112236" w:rsidRDefault="000A346F" w:rsidP="000A346F">
      <w:pPr>
        <w:jc w:val="both"/>
        <w:rPr>
          <w:rFonts w:ascii="Times New Roman" w:hAnsi="Times New Roman" w:cs="Times New Roman"/>
        </w:rPr>
      </w:pPr>
      <w:r w:rsidRPr="00112236">
        <w:rPr>
          <w:rFonts w:ascii="Times New Roman" w:hAnsi="Times New Roman" w:cs="Times New Roman"/>
        </w:rPr>
        <w:t>Our role in procurement is mostly focused on the initial stages, ensuring that the correct subcontractors are vetted and approved based on their compliance with the project’s requirements. However, once the procurement process is complete, the PIU and the Owner's Engineer take over the responsibility for ensuring ongoing compliance with safety standards. Our involvement is limited to ensuring that the subcontractors’ profiles align with the safety and regulatory expectations set out during the procurement stage.</w:t>
      </w:r>
    </w:p>
    <w:p w14:paraId="365A91CE" w14:textId="2477ACD5" w:rsidR="000A346F" w:rsidRPr="004C12B5" w:rsidRDefault="000A346F" w:rsidP="004C12B5">
      <w:pPr>
        <w:pStyle w:val="ListParagraph"/>
        <w:numPr>
          <w:ilvl w:val="2"/>
          <w:numId w:val="87"/>
        </w:numPr>
        <w:rPr>
          <w:rFonts w:ascii="Times New Roman" w:hAnsi="Times New Roman" w:cs="Times New Roman"/>
          <w:b/>
          <w:bCs/>
        </w:rPr>
      </w:pPr>
      <w:r w:rsidRPr="004C12B5">
        <w:rPr>
          <w:rFonts w:ascii="Times New Roman" w:hAnsi="Times New Roman" w:cs="Times New Roman"/>
          <w:b/>
          <w:bCs/>
        </w:rPr>
        <w:t>Monitoring Procurement Compliance</w:t>
      </w:r>
    </w:p>
    <w:p w14:paraId="4B9862E7" w14:textId="77777777" w:rsidR="000A346F" w:rsidRPr="00112236" w:rsidRDefault="000A346F" w:rsidP="000A346F">
      <w:pPr>
        <w:jc w:val="both"/>
        <w:rPr>
          <w:rFonts w:ascii="Times New Roman" w:hAnsi="Times New Roman" w:cs="Times New Roman"/>
        </w:rPr>
      </w:pPr>
      <w:r w:rsidRPr="00112236">
        <w:rPr>
          <w:rFonts w:ascii="Times New Roman" w:hAnsi="Times New Roman" w:cs="Times New Roman"/>
        </w:rPr>
        <w:t>Ongoing monitoring of procurement compliance is primarily managed by the Owner's Engineer. They are tasked with overseeing the contractor's adherence to the terms and conditions of the contract, including the subcontractor’s safety and environmental obligations.</w:t>
      </w:r>
    </w:p>
    <w:p w14:paraId="3017144E" w14:textId="3B3203D0" w:rsidR="000A346F" w:rsidRPr="00112236" w:rsidRDefault="000A346F" w:rsidP="000A346F">
      <w:pPr>
        <w:jc w:val="both"/>
        <w:rPr>
          <w:rFonts w:ascii="Times New Roman" w:hAnsi="Times New Roman" w:cs="Times New Roman"/>
        </w:rPr>
      </w:pPr>
      <w:r w:rsidRPr="00112236">
        <w:rPr>
          <w:rFonts w:ascii="Times New Roman" w:hAnsi="Times New Roman" w:cs="Times New Roman"/>
        </w:rPr>
        <w:t xml:space="preserve">In the wake of the recent </w:t>
      </w:r>
      <w:del w:id="409" w:author="Haddy Njie" w:date="2024-11-25T11:42:00Z" w16du:dateUtc="2024-11-25T11:42:00Z">
        <w:r w:rsidRPr="00112236" w:rsidDel="00DB5F63">
          <w:rPr>
            <w:rFonts w:ascii="Times New Roman" w:hAnsi="Times New Roman" w:cs="Times New Roman"/>
          </w:rPr>
          <w:delText>incident</w:delText>
        </w:r>
      </w:del>
      <w:ins w:id="410" w:author="Haddy Njie" w:date="2024-11-25T11:42:00Z" w16du:dateUtc="2024-11-25T11:42:00Z">
        <w:r w:rsidR="00DB5F63">
          <w:rPr>
            <w:rFonts w:ascii="Times New Roman" w:hAnsi="Times New Roman" w:cs="Times New Roman"/>
          </w:rPr>
          <w:t>accident</w:t>
        </w:r>
      </w:ins>
      <w:r w:rsidRPr="00112236">
        <w:rPr>
          <w:rFonts w:ascii="Times New Roman" w:hAnsi="Times New Roman" w:cs="Times New Roman"/>
        </w:rPr>
        <w:t>, several changes are being considered to improve oversight:</w:t>
      </w:r>
    </w:p>
    <w:p w14:paraId="0072CCC1" w14:textId="77777777" w:rsidR="000A346F" w:rsidRDefault="000A346F" w:rsidP="000A346F">
      <w:pPr>
        <w:pStyle w:val="ListParagraph"/>
        <w:numPr>
          <w:ilvl w:val="0"/>
          <w:numId w:val="28"/>
        </w:numPr>
        <w:jc w:val="both"/>
        <w:rPr>
          <w:rFonts w:ascii="Times New Roman" w:hAnsi="Times New Roman" w:cs="Times New Roman"/>
        </w:rPr>
      </w:pPr>
      <w:r w:rsidRPr="009913C2">
        <w:rPr>
          <w:rFonts w:ascii="Times New Roman" w:hAnsi="Times New Roman" w:cs="Times New Roman"/>
        </w:rPr>
        <w:t>Supervision by the Safeguard Team: We have suggested that the safeguard team take a more active role in supervising subcontractor activities, particularly concerning health, safety, and environmental compliance.</w:t>
      </w:r>
    </w:p>
    <w:p w14:paraId="4F25C87A" w14:textId="77777777" w:rsidR="000A346F" w:rsidRDefault="000A346F" w:rsidP="000A346F">
      <w:pPr>
        <w:pStyle w:val="ListParagraph"/>
        <w:jc w:val="both"/>
        <w:rPr>
          <w:rFonts w:ascii="Times New Roman" w:hAnsi="Times New Roman" w:cs="Times New Roman"/>
        </w:rPr>
      </w:pPr>
    </w:p>
    <w:p w14:paraId="7788CB48" w14:textId="68F72D80" w:rsidR="000A346F" w:rsidRPr="008B019B" w:rsidRDefault="000A346F" w:rsidP="000A346F">
      <w:pPr>
        <w:pStyle w:val="ListParagraph"/>
        <w:numPr>
          <w:ilvl w:val="0"/>
          <w:numId w:val="28"/>
        </w:numPr>
        <w:jc w:val="both"/>
        <w:rPr>
          <w:rFonts w:ascii="Times New Roman" w:hAnsi="Times New Roman" w:cs="Times New Roman"/>
          <w:highlight w:val="yellow"/>
        </w:rPr>
      </w:pPr>
      <w:r w:rsidRPr="008B019B">
        <w:rPr>
          <w:rFonts w:ascii="Times New Roman" w:hAnsi="Times New Roman" w:cs="Times New Roman"/>
          <w:highlight w:val="yellow"/>
        </w:rPr>
        <w:t>Improved Procedures for Bringing Subcontractors on Board: We noted that the contractor referred to BBE</w:t>
      </w:r>
      <w:ins w:id="411" w:author="Mariama Free Sanyang" w:date="2024-11-26T13:13:00Z" w16du:dateUtc="2024-11-26T13:13:00Z">
        <w:r w:rsidR="009267FC">
          <w:rPr>
            <w:rFonts w:ascii="Times New Roman" w:hAnsi="Times New Roman" w:cs="Times New Roman"/>
            <w:highlight w:val="yellow"/>
          </w:rPr>
          <w:t xml:space="preserve"> as their s</w:t>
        </w:r>
      </w:ins>
      <w:ins w:id="412" w:author="Mariama Free Sanyang" w:date="2024-11-26T13:14:00Z" w16du:dateUtc="2024-11-26T13:14:00Z">
        <w:r w:rsidR="009267FC">
          <w:rPr>
            <w:rFonts w:ascii="Times New Roman" w:hAnsi="Times New Roman" w:cs="Times New Roman"/>
            <w:highlight w:val="yellow"/>
          </w:rPr>
          <w:t>ubcontractor</w:t>
        </w:r>
      </w:ins>
      <w:r w:rsidRPr="008B019B">
        <w:rPr>
          <w:rFonts w:ascii="Times New Roman" w:hAnsi="Times New Roman" w:cs="Times New Roman"/>
          <w:highlight w:val="yellow"/>
        </w:rPr>
        <w:t>, and it was critical to ensure that proper procedures are followed to onboard subcontractors. This includes better vetting and oversight of subcontractors’ compliance with contractual obligations.</w:t>
      </w:r>
    </w:p>
    <w:p w14:paraId="55EB8217" w14:textId="77777777" w:rsidR="000A346F" w:rsidRPr="009913C2" w:rsidRDefault="000A346F" w:rsidP="000A346F">
      <w:pPr>
        <w:pStyle w:val="ListParagraph"/>
        <w:rPr>
          <w:rFonts w:ascii="Times New Roman" w:hAnsi="Times New Roman" w:cs="Times New Roman"/>
        </w:rPr>
      </w:pPr>
    </w:p>
    <w:p w14:paraId="46EA8CCA" w14:textId="7F5E272D" w:rsidR="000A346F" w:rsidRDefault="000A346F" w:rsidP="000A346F">
      <w:pPr>
        <w:pStyle w:val="ListParagraph"/>
        <w:numPr>
          <w:ilvl w:val="0"/>
          <w:numId w:val="28"/>
        </w:numPr>
        <w:jc w:val="both"/>
        <w:rPr>
          <w:rFonts w:ascii="Times New Roman" w:hAnsi="Times New Roman" w:cs="Times New Roman"/>
        </w:rPr>
      </w:pPr>
      <w:r w:rsidRPr="009913C2">
        <w:rPr>
          <w:rFonts w:ascii="Times New Roman" w:hAnsi="Times New Roman" w:cs="Times New Roman"/>
        </w:rPr>
        <w:lastRenderedPageBreak/>
        <w:t xml:space="preserve">Addressing Weaknesses in Supervision: One of the major challenges faced during this project is </w:t>
      </w:r>
      <w:del w:id="413" w:author="Mariama Free Sanyang" w:date="2024-11-26T13:27:00Z" w16du:dateUtc="2024-11-26T13:27:00Z">
        <w:r w:rsidRPr="009913C2" w:rsidDel="001F1F1F">
          <w:rPr>
            <w:rFonts w:ascii="Times New Roman" w:hAnsi="Times New Roman" w:cs="Times New Roman"/>
          </w:rPr>
          <w:delText xml:space="preserve">poor </w:delText>
        </w:r>
      </w:del>
      <w:ins w:id="414" w:author="Mariama Free Sanyang" w:date="2024-11-26T13:27:00Z" w16du:dateUtc="2024-11-26T13:27:00Z">
        <w:r w:rsidR="001F1F1F">
          <w:rPr>
            <w:rFonts w:ascii="Times New Roman" w:hAnsi="Times New Roman" w:cs="Times New Roman"/>
          </w:rPr>
          <w:t>inadequate</w:t>
        </w:r>
        <w:r w:rsidR="001F1F1F" w:rsidRPr="009913C2">
          <w:rPr>
            <w:rFonts w:ascii="Times New Roman" w:hAnsi="Times New Roman" w:cs="Times New Roman"/>
          </w:rPr>
          <w:t xml:space="preserve"> </w:t>
        </w:r>
      </w:ins>
      <w:r w:rsidRPr="009913C2">
        <w:rPr>
          <w:rFonts w:ascii="Times New Roman" w:hAnsi="Times New Roman" w:cs="Times New Roman"/>
        </w:rPr>
        <w:t>supervision by the Owner's Engineer. As a result, KEI has been able to operate with minimal oversight, leading to non-compliance issues. This lack of supervision is attributed to weak oversight capacity and insufficient budget allocation.</w:t>
      </w:r>
    </w:p>
    <w:p w14:paraId="2F27F275" w14:textId="77777777" w:rsidR="000A346F" w:rsidRPr="009913C2" w:rsidRDefault="000A346F" w:rsidP="000A346F">
      <w:pPr>
        <w:pStyle w:val="ListParagraph"/>
        <w:rPr>
          <w:rFonts w:ascii="Times New Roman" w:hAnsi="Times New Roman" w:cs="Times New Roman"/>
        </w:rPr>
      </w:pPr>
    </w:p>
    <w:p w14:paraId="2A8D3A83" w14:textId="2847968D" w:rsidR="000A346F" w:rsidRPr="009B6B90" w:rsidRDefault="000A346F" w:rsidP="000A346F">
      <w:pPr>
        <w:pStyle w:val="ListParagraph"/>
        <w:numPr>
          <w:ilvl w:val="0"/>
          <w:numId w:val="28"/>
        </w:numPr>
        <w:jc w:val="both"/>
        <w:rPr>
          <w:rFonts w:ascii="Times New Roman" w:hAnsi="Times New Roman" w:cs="Times New Roman"/>
          <w:highlight w:val="yellow"/>
        </w:rPr>
      </w:pPr>
      <w:proofErr w:type="spellStart"/>
      <w:r w:rsidRPr="009B6B90">
        <w:rPr>
          <w:rFonts w:ascii="Times New Roman" w:hAnsi="Times New Roman" w:cs="Times New Roman"/>
          <w:highlight w:val="yellow"/>
        </w:rPr>
        <w:t>PIU’s</w:t>
      </w:r>
      <w:proofErr w:type="spellEnd"/>
      <w:r w:rsidRPr="009B6B90">
        <w:rPr>
          <w:rFonts w:ascii="Times New Roman" w:hAnsi="Times New Roman" w:cs="Times New Roman"/>
          <w:highlight w:val="yellow"/>
        </w:rPr>
        <w:t xml:space="preserve"> Role in Monitoring: Moving forward, we believe that the </w:t>
      </w:r>
      <w:del w:id="415" w:author="Mariama Free Sanyang" w:date="2024-11-26T13:17:00Z" w16du:dateUtc="2024-11-26T13:17:00Z">
        <w:r w:rsidRPr="009B6B90" w:rsidDel="009267FC">
          <w:rPr>
            <w:rFonts w:ascii="Times New Roman" w:hAnsi="Times New Roman" w:cs="Times New Roman"/>
            <w:highlight w:val="yellow"/>
          </w:rPr>
          <w:delText xml:space="preserve">PIU </w:delText>
        </w:r>
      </w:del>
      <w:ins w:id="416" w:author="Mariama Free Sanyang" w:date="2024-11-26T13:17:00Z" w16du:dateUtc="2024-11-26T13:17:00Z">
        <w:r w:rsidR="009267FC">
          <w:rPr>
            <w:rFonts w:ascii="Times New Roman" w:hAnsi="Times New Roman" w:cs="Times New Roman"/>
            <w:highlight w:val="yellow"/>
          </w:rPr>
          <w:t>Managing Director</w:t>
        </w:r>
        <w:r w:rsidR="009267FC" w:rsidRPr="009B6B90">
          <w:rPr>
            <w:rFonts w:ascii="Times New Roman" w:hAnsi="Times New Roman" w:cs="Times New Roman"/>
            <w:highlight w:val="yellow"/>
          </w:rPr>
          <w:t xml:space="preserve"> </w:t>
        </w:r>
      </w:ins>
      <w:r w:rsidRPr="009B6B90">
        <w:rPr>
          <w:rFonts w:ascii="Times New Roman" w:hAnsi="Times New Roman" w:cs="Times New Roman"/>
          <w:highlight w:val="yellow"/>
        </w:rPr>
        <w:t xml:space="preserve">should </w:t>
      </w:r>
      <w:del w:id="417" w:author="Mariama Free Sanyang" w:date="2024-11-26T13:29:00Z" w16du:dateUtc="2024-11-26T13:29:00Z">
        <w:r w:rsidRPr="009B6B90" w:rsidDel="001F1F1F">
          <w:rPr>
            <w:rFonts w:ascii="Times New Roman" w:hAnsi="Times New Roman" w:cs="Times New Roman"/>
            <w:highlight w:val="yellow"/>
          </w:rPr>
          <w:delText xml:space="preserve">have </w:delText>
        </w:r>
      </w:del>
      <w:del w:id="418" w:author="Mariama Free Sanyang" w:date="2024-11-26T13:17:00Z" w16du:dateUtc="2024-11-26T13:17:00Z">
        <w:r w:rsidRPr="009B6B90" w:rsidDel="009267FC">
          <w:rPr>
            <w:rFonts w:ascii="Times New Roman" w:hAnsi="Times New Roman" w:cs="Times New Roman"/>
            <w:highlight w:val="yellow"/>
          </w:rPr>
          <w:delText xml:space="preserve">greater </w:delText>
        </w:r>
      </w:del>
      <w:ins w:id="419" w:author="Mariama Free Sanyang" w:date="2024-11-26T13:17:00Z" w16du:dateUtc="2024-11-26T13:17:00Z">
        <w:r w:rsidR="009267FC">
          <w:rPr>
            <w:rFonts w:ascii="Times New Roman" w:hAnsi="Times New Roman" w:cs="Times New Roman"/>
            <w:highlight w:val="yellow"/>
          </w:rPr>
          <w:t>be</w:t>
        </w:r>
        <w:r w:rsidR="009267FC" w:rsidRPr="009B6B90">
          <w:rPr>
            <w:rFonts w:ascii="Times New Roman" w:hAnsi="Times New Roman" w:cs="Times New Roman"/>
            <w:highlight w:val="yellow"/>
          </w:rPr>
          <w:t xml:space="preserve"> </w:t>
        </w:r>
      </w:ins>
      <w:del w:id="420" w:author="Mariama Free Sanyang" w:date="2024-11-26T13:18:00Z" w16du:dateUtc="2024-11-26T13:18:00Z">
        <w:r w:rsidRPr="009B6B90" w:rsidDel="009267FC">
          <w:rPr>
            <w:rFonts w:ascii="Times New Roman" w:hAnsi="Times New Roman" w:cs="Times New Roman"/>
            <w:highlight w:val="yellow"/>
          </w:rPr>
          <w:delText xml:space="preserve">involvement </w:delText>
        </w:r>
      </w:del>
      <w:ins w:id="421" w:author="Mariama Free Sanyang" w:date="2024-11-26T13:18:00Z" w16du:dateUtc="2024-11-26T13:18:00Z">
        <w:r w:rsidR="009267FC" w:rsidRPr="009B6B90">
          <w:rPr>
            <w:rFonts w:ascii="Times New Roman" w:hAnsi="Times New Roman" w:cs="Times New Roman"/>
            <w:highlight w:val="yellow"/>
          </w:rPr>
          <w:t>involve</w:t>
        </w:r>
        <w:r w:rsidR="009267FC">
          <w:rPr>
            <w:rFonts w:ascii="Times New Roman" w:hAnsi="Times New Roman" w:cs="Times New Roman"/>
            <w:highlight w:val="yellow"/>
          </w:rPr>
          <w:t>d</w:t>
        </w:r>
        <w:r w:rsidR="009267FC" w:rsidRPr="009B6B90">
          <w:rPr>
            <w:rFonts w:ascii="Times New Roman" w:hAnsi="Times New Roman" w:cs="Times New Roman"/>
            <w:highlight w:val="yellow"/>
          </w:rPr>
          <w:t xml:space="preserve"> </w:t>
        </w:r>
      </w:ins>
      <w:del w:id="422" w:author="Mariama Free Sanyang" w:date="2024-11-26T13:29:00Z" w16du:dateUtc="2024-11-26T13:29:00Z">
        <w:r w:rsidRPr="009B6B90" w:rsidDel="001F1F1F">
          <w:rPr>
            <w:rFonts w:ascii="Times New Roman" w:hAnsi="Times New Roman" w:cs="Times New Roman"/>
            <w:highlight w:val="yellow"/>
          </w:rPr>
          <w:delText xml:space="preserve">in </w:delText>
        </w:r>
      </w:del>
      <w:ins w:id="423" w:author="Mariama Free Sanyang" w:date="2024-11-26T13:29:00Z" w16du:dateUtc="2024-11-26T13:29:00Z">
        <w:r w:rsidR="001F1F1F">
          <w:rPr>
            <w:rFonts w:ascii="Times New Roman" w:hAnsi="Times New Roman" w:cs="Times New Roman"/>
            <w:highlight w:val="yellow"/>
          </w:rPr>
          <w:t xml:space="preserve">at certain stage </w:t>
        </w:r>
      </w:ins>
      <w:ins w:id="424" w:author="Mariama Free Sanyang" w:date="2024-11-26T13:32:00Z" w16du:dateUtc="2024-11-26T13:32:00Z">
        <w:r w:rsidR="001F1F1F">
          <w:rPr>
            <w:rFonts w:ascii="Times New Roman" w:hAnsi="Times New Roman" w:cs="Times New Roman"/>
            <w:highlight w:val="yellow"/>
          </w:rPr>
          <w:t>of</w:t>
        </w:r>
      </w:ins>
      <w:ins w:id="425" w:author="Mariama Free Sanyang" w:date="2024-11-26T13:29:00Z" w16du:dateUtc="2024-11-26T13:29:00Z">
        <w:r w:rsidR="001F1F1F">
          <w:rPr>
            <w:rFonts w:ascii="Times New Roman" w:hAnsi="Times New Roman" w:cs="Times New Roman"/>
            <w:highlight w:val="yellow"/>
          </w:rPr>
          <w:t xml:space="preserve"> </w:t>
        </w:r>
      </w:ins>
      <w:ins w:id="426" w:author="Mariama Free Sanyang" w:date="2024-11-26T13:18:00Z" w16du:dateUtc="2024-11-26T13:18:00Z">
        <w:r w:rsidR="009267FC">
          <w:rPr>
            <w:rFonts w:ascii="Times New Roman" w:hAnsi="Times New Roman" w:cs="Times New Roman"/>
            <w:highlight w:val="yellow"/>
          </w:rPr>
          <w:t xml:space="preserve">Contract </w:t>
        </w:r>
      </w:ins>
      <w:r w:rsidRPr="009B6B90">
        <w:rPr>
          <w:rFonts w:ascii="Times New Roman" w:hAnsi="Times New Roman" w:cs="Times New Roman"/>
          <w:highlight w:val="yellow"/>
        </w:rPr>
        <w:t>monitoring proc</w:t>
      </w:r>
      <w:ins w:id="427" w:author="Mariama Free Sanyang" w:date="2024-11-26T13:18:00Z" w16du:dateUtc="2024-11-26T13:18:00Z">
        <w:r w:rsidR="009267FC">
          <w:rPr>
            <w:rFonts w:ascii="Times New Roman" w:hAnsi="Times New Roman" w:cs="Times New Roman"/>
            <w:highlight w:val="yellow"/>
          </w:rPr>
          <w:t>ess.</w:t>
        </w:r>
      </w:ins>
      <w:del w:id="428" w:author="Mariama Free Sanyang" w:date="2024-11-26T13:18:00Z" w16du:dateUtc="2024-11-26T13:18:00Z">
        <w:r w:rsidRPr="009B6B90" w:rsidDel="009267FC">
          <w:rPr>
            <w:rFonts w:ascii="Times New Roman" w:hAnsi="Times New Roman" w:cs="Times New Roman"/>
            <w:highlight w:val="yellow"/>
          </w:rPr>
          <w:delText>urement</w:delText>
        </w:r>
      </w:del>
      <w:r w:rsidRPr="009B6B90">
        <w:rPr>
          <w:rFonts w:ascii="Times New Roman" w:hAnsi="Times New Roman" w:cs="Times New Roman"/>
          <w:highlight w:val="yellow"/>
        </w:rPr>
        <w:t xml:space="preserve"> </w:t>
      </w:r>
      <w:del w:id="429" w:author="Mariama Free Sanyang" w:date="2024-11-26T13:18:00Z" w16du:dateUtc="2024-11-26T13:18:00Z">
        <w:r w:rsidRPr="009B6B90" w:rsidDel="009267FC">
          <w:rPr>
            <w:rFonts w:ascii="Times New Roman" w:hAnsi="Times New Roman" w:cs="Times New Roman"/>
            <w:highlight w:val="yellow"/>
          </w:rPr>
          <w:delText xml:space="preserve">compliance. </w:delText>
        </w:r>
      </w:del>
      <w:r w:rsidRPr="009B6B90">
        <w:rPr>
          <w:rFonts w:ascii="Times New Roman" w:hAnsi="Times New Roman" w:cs="Times New Roman"/>
          <w:highlight w:val="yellow"/>
        </w:rPr>
        <w:t xml:space="preserve">This means ensuring that all documentation and </w:t>
      </w:r>
      <w:del w:id="430" w:author="Mariama Free Sanyang" w:date="2024-11-26T13:18:00Z" w16du:dateUtc="2024-11-26T13:18:00Z">
        <w:r w:rsidRPr="009B6B90" w:rsidDel="009267FC">
          <w:rPr>
            <w:rFonts w:ascii="Times New Roman" w:hAnsi="Times New Roman" w:cs="Times New Roman"/>
            <w:highlight w:val="yellow"/>
          </w:rPr>
          <w:delText xml:space="preserve">procurement </w:delText>
        </w:r>
      </w:del>
      <w:ins w:id="431" w:author="Mariama Free Sanyang" w:date="2024-11-26T13:18:00Z" w16du:dateUtc="2024-11-26T13:18:00Z">
        <w:r w:rsidR="009267FC">
          <w:rPr>
            <w:rFonts w:ascii="Times New Roman" w:hAnsi="Times New Roman" w:cs="Times New Roman"/>
            <w:highlight w:val="yellow"/>
          </w:rPr>
          <w:t>certif</w:t>
        </w:r>
      </w:ins>
      <w:ins w:id="432" w:author="Mariama Free Sanyang" w:date="2024-11-26T13:19:00Z" w16du:dateUtc="2024-11-26T13:19:00Z">
        <w:r w:rsidR="009267FC">
          <w:rPr>
            <w:rFonts w:ascii="Times New Roman" w:hAnsi="Times New Roman" w:cs="Times New Roman"/>
            <w:highlight w:val="yellow"/>
          </w:rPr>
          <w:t>ication/ recommendation</w:t>
        </w:r>
      </w:ins>
      <w:ins w:id="433" w:author="Mariama Free Sanyang" w:date="2024-11-26T13:18:00Z" w16du:dateUtc="2024-11-26T13:18:00Z">
        <w:r w:rsidR="009267FC" w:rsidRPr="009B6B90">
          <w:rPr>
            <w:rFonts w:ascii="Times New Roman" w:hAnsi="Times New Roman" w:cs="Times New Roman"/>
            <w:highlight w:val="yellow"/>
          </w:rPr>
          <w:t xml:space="preserve"> </w:t>
        </w:r>
      </w:ins>
      <w:r w:rsidRPr="009B6B90">
        <w:rPr>
          <w:rFonts w:ascii="Times New Roman" w:hAnsi="Times New Roman" w:cs="Times New Roman"/>
          <w:highlight w:val="yellow"/>
        </w:rPr>
        <w:t xml:space="preserve">processes are transparent and that the Managing Director (MD) is fully aware of the </w:t>
      </w:r>
      <w:del w:id="434" w:author="Mariama Free Sanyang" w:date="2024-11-26T13:19:00Z" w16du:dateUtc="2024-11-26T13:19:00Z">
        <w:r w:rsidRPr="009B6B90" w:rsidDel="009267FC">
          <w:rPr>
            <w:rFonts w:ascii="Times New Roman" w:hAnsi="Times New Roman" w:cs="Times New Roman"/>
            <w:highlight w:val="yellow"/>
          </w:rPr>
          <w:delText xml:space="preserve">procurement </w:delText>
        </w:r>
      </w:del>
      <w:r w:rsidRPr="009B6B90">
        <w:rPr>
          <w:rFonts w:ascii="Times New Roman" w:hAnsi="Times New Roman" w:cs="Times New Roman"/>
          <w:highlight w:val="yellow"/>
        </w:rPr>
        <w:t>decisions.</w:t>
      </w:r>
    </w:p>
    <w:p w14:paraId="070A7C6D" w14:textId="77777777" w:rsidR="000A346F" w:rsidRPr="009913C2" w:rsidRDefault="000A346F" w:rsidP="000A346F">
      <w:pPr>
        <w:pStyle w:val="ListParagraph"/>
        <w:rPr>
          <w:rFonts w:ascii="Times New Roman" w:hAnsi="Times New Roman" w:cs="Times New Roman"/>
        </w:rPr>
      </w:pPr>
    </w:p>
    <w:p w14:paraId="385403FE" w14:textId="77777777" w:rsidR="000A346F" w:rsidRPr="009913C2" w:rsidRDefault="000A346F" w:rsidP="000A346F">
      <w:pPr>
        <w:pStyle w:val="ListParagraph"/>
        <w:numPr>
          <w:ilvl w:val="0"/>
          <w:numId w:val="28"/>
        </w:numPr>
        <w:jc w:val="both"/>
        <w:rPr>
          <w:rFonts w:ascii="Times New Roman" w:hAnsi="Times New Roman" w:cs="Times New Roman"/>
        </w:rPr>
      </w:pPr>
      <w:r w:rsidRPr="009913C2">
        <w:rPr>
          <w:rFonts w:ascii="Times New Roman" w:hAnsi="Times New Roman" w:cs="Times New Roman"/>
        </w:rPr>
        <w:t>Historical Concerns with KEI: Historically, we did not want to work with KEI due to concerns about their past performance. However, due to contractual commitments, they were involved. Despite this, their survey delays and other issues have led to frustrations with the project’s progress.</w:t>
      </w:r>
    </w:p>
    <w:p w14:paraId="0A29E910" w14:textId="77777777" w:rsidR="000A346F" w:rsidRPr="00112236" w:rsidRDefault="000A346F" w:rsidP="000A346F">
      <w:pPr>
        <w:jc w:val="both"/>
        <w:rPr>
          <w:rFonts w:ascii="Times New Roman" w:hAnsi="Times New Roman" w:cs="Times New Roman"/>
        </w:rPr>
      </w:pPr>
      <w:r w:rsidRPr="00112236">
        <w:rPr>
          <w:rFonts w:ascii="Times New Roman" w:hAnsi="Times New Roman" w:cs="Times New Roman"/>
        </w:rPr>
        <w:t>To address these issues, we recognize the need for better capacity-building and stronger budget allocations for supervision, so that both KEI and its subcontractors adhere to all safety and compliance requirements.</w:t>
      </w:r>
    </w:p>
    <w:p w14:paraId="204D7A4C" w14:textId="025D0D27" w:rsidR="006C36AA" w:rsidRPr="00686F12" w:rsidRDefault="006C36AA" w:rsidP="00686F12">
      <w:pPr>
        <w:pStyle w:val="ListParagraph"/>
        <w:numPr>
          <w:ilvl w:val="1"/>
          <w:numId w:val="28"/>
        </w:numPr>
        <w:jc w:val="both"/>
        <w:rPr>
          <w:rFonts w:ascii="Times New Roman" w:hAnsi="Times New Roman" w:cs="Times New Roman"/>
          <w:b/>
          <w:bCs/>
        </w:rPr>
      </w:pPr>
      <w:bookmarkStart w:id="435" w:name="_Toc183294341"/>
      <w:r w:rsidRPr="00686F12">
        <w:rPr>
          <w:rStyle w:val="Heading2Char"/>
          <w:rFonts w:eastAsiaTheme="minorHAnsi"/>
        </w:rPr>
        <w:t>Statement by Paul Mendy Junior Engineer, NAWEC</w:t>
      </w:r>
      <w:bookmarkEnd w:id="435"/>
    </w:p>
    <w:p w14:paraId="7F743EE4"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I am appointed by the Project Implementation Unit (PIU) to represent the unit on-site, liaising directly with the Senior Power Engineer, Arnaud. My primary responsibility is to monitor activities and ensure that, if we observe any red flags regarding environmental and social (ES) safety, we immediately inform the safeguards team to address these issues.</w:t>
      </w:r>
    </w:p>
    <w:p w14:paraId="299DB680" w14:textId="08C919DC"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I was not directly overseeing BB </w:t>
      </w:r>
      <w:proofErr w:type="spellStart"/>
      <w:r w:rsidRPr="00415B62">
        <w:rPr>
          <w:rFonts w:ascii="Times New Roman" w:hAnsi="Times New Roman" w:cs="Times New Roman"/>
        </w:rPr>
        <w:t>Electrical’s</w:t>
      </w:r>
      <w:proofErr w:type="spellEnd"/>
      <w:r w:rsidRPr="00415B62">
        <w:rPr>
          <w:rFonts w:ascii="Times New Roman" w:hAnsi="Times New Roman" w:cs="Times New Roman"/>
        </w:rPr>
        <w:t xml:space="preserve"> team on the day of the </w:t>
      </w:r>
      <w:del w:id="436" w:author="Haddy Njie" w:date="2024-11-25T11:42:00Z" w16du:dateUtc="2024-11-25T11:42:00Z">
        <w:r w:rsidRPr="00415B62" w:rsidDel="00DB5F63">
          <w:rPr>
            <w:rFonts w:ascii="Times New Roman" w:hAnsi="Times New Roman" w:cs="Times New Roman"/>
          </w:rPr>
          <w:delText>incident</w:delText>
        </w:r>
      </w:del>
      <w:ins w:id="437" w:author="Haddy Njie" w:date="2024-11-25T11:42:00Z" w16du:dateUtc="2024-11-25T11:42:00Z">
        <w:r w:rsidR="00DB5F63">
          <w:rPr>
            <w:rFonts w:ascii="Times New Roman" w:hAnsi="Times New Roman" w:cs="Times New Roman"/>
          </w:rPr>
          <w:t>accident</w:t>
        </w:r>
      </w:ins>
      <w:r w:rsidRPr="00415B62">
        <w:rPr>
          <w:rFonts w:ascii="Times New Roman" w:hAnsi="Times New Roman" w:cs="Times New Roman"/>
        </w:rPr>
        <w:t>, but I often go around to monitor their activities and provide feedback if needed.</w:t>
      </w:r>
    </w:p>
    <w:p w14:paraId="226F2824"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On October 9, 2024, KEI shared a general work plan that outlined activities on specific feeders but did not detail village-level tasks. They indicated work on MV pole erection in areas such as Albreda, Medina </w:t>
      </w:r>
      <w:proofErr w:type="spellStart"/>
      <w:r w:rsidRPr="00415B62">
        <w:rPr>
          <w:rFonts w:ascii="Times New Roman" w:hAnsi="Times New Roman" w:cs="Times New Roman"/>
        </w:rPr>
        <w:t>Serign</w:t>
      </w:r>
      <w:proofErr w:type="spellEnd"/>
      <w:r w:rsidRPr="00415B62">
        <w:rPr>
          <w:rFonts w:ascii="Times New Roman" w:hAnsi="Times New Roman" w:cs="Times New Roman"/>
        </w:rPr>
        <w:t xml:space="preserve"> Mass, </w:t>
      </w:r>
      <w:proofErr w:type="spellStart"/>
      <w:r w:rsidRPr="00415B62">
        <w:rPr>
          <w:rFonts w:ascii="Times New Roman" w:hAnsi="Times New Roman" w:cs="Times New Roman"/>
        </w:rPr>
        <w:t>Kuntaya</w:t>
      </w:r>
      <w:proofErr w:type="spellEnd"/>
      <w:r w:rsidRPr="00415B62">
        <w:rPr>
          <w:rFonts w:ascii="Times New Roman" w:hAnsi="Times New Roman" w:cs="Times New Roman"/>
        </w:rPr>
        <w:t xml:space="preserve">, and </w:t>
      </w:r>
      <w:proofErr w:type="spellStart"/>
      <w:r w:rsidRPr="00415B62">
        <w:rPr>
          <w:rFonts w:ascii="Times New Roman" w:hAnsi="Times New Roman" w:cs="Times New Roman"/>
        </w:rPr>
        <w:t>Jurungku</w:t>
      </w:r>
      <w:proofErr w:type="spellEnd"/>
      <w:r w:rsidRPr="00415B62">
        <w:rPr>
          <w:rFonts w:ascii="Times New Roman" w:hAnsi="Times New Roman" w:cs="Times New Roman"/>
        </w:rPr>
        <w:t xml:space="preserve"> </w:t>
      </w:r>
      <w:proofErr w:type="spellStart"/>
      <w:r w:rsidRPr="00415B62">
        <w:rPr>
          <w:rFonts w:ascii="Times New Roman" w:hAnsi="Times New Roman" w:cs="Times New Roman"/>
        </w:rPr>
        <w:t>Menneh</w:t>
      </w:r>
      <w:proofErr w:type="spellEnd"/>
      <w:r w:rsidRPr="00415B62">
        <w:rPr>
          <w:rFonts w:ascii="Times New Roman" w:hAnsi="Times New Roman" w:cs="Times New Roman"/>
        </w:rPr>
        <w:t xml:space="preserve"> but did not mention Kerr Gallo.</w:t>
      </w:r>
    </w:p>
    <w:p w14:paraId="1D63A62D"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Since I reside in Albreda, I began my day by checking activities there and at Medina Serign Mass but found no workers on-site. I called Jean Baptiste to inform him of the absence, and he advised me to contact the site engineer, Praveen Sharma. When I did, Praveen assured me that the team was on the way. I waited at Medina Serign Mass but saw no one.</w:t>
      </w:r>
    </w:p>
    <w:p w14:paraId="12EACF90"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I then proceeded to </w:t>
      </w:r>
      <w:proofErr w:type="spellStart"/>
      <w:r w:rsidRPr="00415B62">
        <w:rPr>
          <w:rFonts w:ascii="Times New Roman" w:hAnsi="Times New Roman" w:cs="Times New Roman"/>
        </w:rPr>
        <w:t>Kuntaya</w:t>
      </w:r>
      <w:proofErr w:type="spellEnd"/>
      <w:r w:rsidRPr="00415B62">
        <w:rPr>
          <w:rFonts w:ascii="Times New Roman" w:hAnsi="Times New Roman" w:cs="Times New Roman"/>
        </w:rPr>
        <w:t xml:space="preserve"> and </w:t>
      </w:r>
      <w:proofErr w:type="spellStart"/>
      <w:r w:rsidRPr="00415B62">
        <w:rPr>
          <w:rFonts w:ascii="Times New Roman" w:hAnsi="Times New Roman" w:cs="Times New Roman"/>
        </w:rPr>
        <w:t>Jurungku</w:t>
      </w:r>
      <w:proofErr w:type="spellEnd"/>
      <w:r w:rsidRPr="00415B62">
        <w:rPr>
          <w:rFonts w:ascii="Times New Roman" w:hAnsi="Times New Roman" w:cs="Times New Roman"/>
        </w:rPr>
        <w:t xml:space="preserve">, expecting to find them there, but they were also absent. I informed Innocent, the Owner’s Engineer representative, and continued to </w:t>
      </w:r>
      <w:proofErr w:type="spellStart"/>
      <w:r w:rsidRPr="00415B62">
        <w:rPr>
          <w:rFonts w:ascii="Times New Roman" w:hAnsi="Times New Roman" w:cs="Times New Roman"/>
        </w:rPr>
        <w:t>Bangally</w:t>
      </w:r>
      <w:proofErr w:type="spellEnd"/>
      <w:r w:rsidRPr="00415B62">
        <w:rPr>
          <w:rFonts w:ascii="Times New Roman" w:hAnsi="Times New Roman" w:cs="Times New Roman"/>
        </w:rPr>
        <w:t xml:space="preserve"> switching station and later to </w:t>
      </w:r>
      <w:proofErr w:type="spellStart"/>
      <w:r w:rsidRPr="00415B62">
        <w:rPr>
          <w:rFonts w:ascii="Times New Roman" w:hAnsi="Times New Roman" w:cs="Times New Roman"/>
        </w:rPr>
        <w:t>Mbanka</w:t>
      </w:r>
      <w:proofErr w:type="spellEnd"/>
      <w:r w:rsidRPr="00415B62">
        <w:rPr>
          <w:rFonts w:ascii="Times New Roman" w:hAnsi="Times New Roman" w:cs="Times New Roman"/>
        </w:rPr>
        <w:t xml:space="preserve">. Afterward, I went to </w:t>
      </w:r>
      <w:proofErr w:type="spellStart"/>
      <w:r w:rsidRPr="00415B62">
        <w:rPr>
          <w:rFonts w:ascii="Times New Roman" w:hAnsi="Times New Roman" w:cs="Times New Roman"/>
        </w:rPr>
        <w:t>Amdalai</w:t>
      </w:r>
      <w:proofErr w:type="spellEnd"/>
      <w:r w:rsidRPr="00415B62">
        <w:rPr>
          <w:rFonts w:ascii="Times New Roman" w:hAnsi="Times New Roman" w:cs="Times New Roman"/>
        </w:rPr>
        <w:t xml:space="preserve"> for a double circuit inspection in preparation for a meeting with the safeguards team scheduled for October 10, 2024.</w:t>
      </w:r>
    </w:p>
    <w:p w14:paraId="5529782A" w14:textId="25F1B17D"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I returned home to Albreda in the afternoon, and shortly after, I received a call from Ousainou Joof informing me of an accident at Kerr Gallo, with reports of seven fatalities. I was unaware of any activities at Kerr Gallo that day. I immediately drove to the site. On my way, I received additional calls from Haddy Njie (Project Coordinator) and Pateh Sowe asking about the </w:t>
      </w:r>
      <w:del w:id="438" w:author="Haddy Njie" w:date="2024-11-25T11:42:00Z" w16du:dateUtc="2024-11-25T11:42:00Z">
        <w:r w:rsidRPr="00415B62" w:rsidDel="00DB5F63">
          <w:rPr>
            <w:rFonts w:ascii="Times New Roman" w:hAnsi="Times New Roman" w:cs="Times New Roman"/>
          </w:rPr>
          <w:delText>incident</w:delText>
        </w:r>
      </w:del>
      <w:ins w:id="439" w:author="Haddy Njie" w:date="2024-11-25T11:42:00Z" w16du:dateUtc="2024-11-25T11:42:00Z">
        <w:r w:rsidR="00DB5F63">
          <w:rPr>
            <w:rFonts w:ascii="Times New Roman" w:hAnsi="Times New Roman" w:cs="Times New Roman"/>
          </w:rPr>
          <w:t>accident</w:t>
        </w:r>
      </w:ins>
      <w:r w:rsidRPr="00415B62">
        <w:rPr>
          <w:rFonts w:ascii="Times New Roman" w:hAnsi="Times New Roman" w:cs="Times New Roman"/>
        </w:rPr>
        <w:t>.</w:t>
      </w:r>
    </w:p>
    <w:p w14:paraId="32F3CD95"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Upon arrival, I found the corpses being loaded into a truck for evacuation to the hospital for confirmation of death. After confirmation, the deceased were later transported to RVTH.</w:t>
      </w:r>
    </w:p>
    <w:p w14:paraId="4E229D4D" w14:textId="5C01057B" w:rsidR="00F65D32" w:rsidRPr="004C12B5" w:rsidRDefault="00F65D32" w:rsidP="004C12B5">
      <w:pPr>
        <w:pStyle w:val="ListParagraph"/>
        <w:numPr>
          <w:ilvl w:val="2"/>
          <w:numId w:val="28"/>
        </w:numPr>
        <w:jc w:val="both"/>
        <w:rPr>
          <w:rFonts w:ascii="Times New Roman" w:hAnsi="Times New Roman" w:cs="Times New Roman"/>
          <w:b/>
          <w:bCs/>
        </w:rPr>
      </w:pPr>
      <w:r w:rsidRPr="004C12B5">
        <w:rPr>
          <w:rFonts w:ascii="Times New Roman" w:hAnsi="Times New Roman" w:cs="Times New Roman"/>
          <w:b/>
          <w:bCs/>
        </w:rPr>
        <w:t>Early September</w:t>
      </w:r>
    </w:p>
    <w:p w14:paraId="20F97A73" w14:textId="4432D476" w:rsidR="00F65D32" w:rsidRPr="00415B62" w:rsidRDefault="00F65D32" w:rsidP="00F65D32">
      <w:pPr>
        <w:jc w:val="both"/>
        <w:rPr>
          <w:rFonts w:ascii="Times New Roman" w:hAnsi="Times New Roman" w:cs="Times New Roman"/>
        </w:rPr>
      </w:pPr>
      <w:r w:rsidRPr="00415B62">
        <w:rPr>
          <w:rFonts w:ascii="Times New Roman" w:hAnsi="Times New Roman" w:cs="Times New Roman"/>
        </w:rPr>
        <w:lastRenderedPageBreak/>
        <w:t xml:space="preserve">In early September, I encountered a BKE team excavating at Sammi. I advised them to relocate the pole near a fence to avoid obstruction by vehicles and to ensure a safe distance from the MV line during pole erection. After the </w:t>
      </w:r>
      <w:del w:id="440" w:author="Haddy Njie" w:date="2024-11-25T11:42:00Z" w16du:dateUtc="2024-11-25T11:42:00Z">
        <w:r w:rsidRPr="00415B62" w:rsidDel="00DB5F63">
          <w:rPr>
            <w:rFonts w:ascii="Times New Roman" w:hAnsi="Times New Roman" w:cs="Times New Roman"/>
          </w:rPr>
          <w:delText>incident</w:delText>
        </w:r>
      </w:del>
      <w:ins w:id="441" w:author="Haddy Njie" w:date="2024-11-25T11:42:00Z" w16du:dateUtc="2024-11-25T11:42:00Z">
        <w:r w:rsidR="00DB5F63">
          <w:rPr>
            <w:rFonts w:ascii="Times New Roman" w:hAnsi="Times New Roman" w:cs="Times New Roman"/>
          </w:rPr>
          <w:t>accident</w:t>
        </w:r>
      </w:ins>
      <w:r w:rsidRPr="00415B62">
        <w:rPr>
          <w:rFonts w:ascii="Times New Roman" w:hAnsi="Times New Roman" w:cs="Times New Roman"/>
        </w:rPr>
        <w:t>, I discovered that they had not followed my advice.</w:t>
      </w:r>
    </w:p>
    <w:p w14:paraId="1DDB61B3"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I did not give the team instructions that it was safe to erect an LV pole near the live MV line. On the contrary, I specifically advised them to move the pole to a safer location. No concerns regarding the proximity of the LV pole to the MV line were raised with me at any point.</w:t>
      </w:r>
    </w:p>
    <w:p w14:paraId="043FD44A" w14:textId="6D0D9AB7"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I did not communicate specific instructions on the day of the </w:t>
      </w:r>
      <w:del w:id="442" w:author="Haddy Njie" w:date="2024-11-25T11:42:00Z" w16du:dateUtc="2024-11-25T11:42:00Z">
        <w:r w:rsidRPr="00415B62" w:rsidDel="00DB5F63">
          <w:rPr>
            <w:rFonts w:ascii="Times New Roman" w:hAnsi="Times New Roman" w:cs="Times New Roman"/>
          </w:rPr>
          <w:delText>incident</w:delText>
        </w:r>
      </w:del>
      <w:ins w:id="443" w:author="Haddy Njie" w:date="2024-11-25T11:42:00Z" w16du:dateUtc="2024-11-25T11:42:00Z">
        <w:r w:rsidR="00DB5F63">
          <w:rPr>
            <w:rFonts w:ascii="Times New Roman" w:hAnsi="Times New Roman" w:cs="Times New Roman"/>
          </w:rPr>
          <w:t>accident</w:t>
        </w:r>
      </w:ins>
      <w:r w:rsidRPr="00415B62">
        <w:rPr>
          <w:rFonts w:ascii="Times New Roman" w:hAnsi="Times New Roman" w:cs="Times New Roman"/>
        </w:rPr>
        <w:t xml:space="preserve"> because I assumed they were experienced enough to handle such tasks safely. I was alone at the time, accompanied only by the driver who remained in the vehicl</w:t>
      </w:r>
      <w:r>
        <w:rPr>
          <w:rFonts w:ascii="Times New Roman" w:hAnsi="Times New Roman" w:cs="Times New Roman"/>
        </w:rPr>
        <w:t>e.</w:t>
      </w:r>
    </w:p>
    <w:p w14:paraId="1FBFE092" w14:textId="77777777" w:rsidR="00F65D32" w:rsidRPr="00415B62" w:rsidRDefault="00F65D32" w:rsidP="00F65D32">
      <w:pPr>
        <w:jc w:val="both"/>
        <w:rPr>
          <w:rFonts w:ascii="Times New Roman" w:hAnsi="Times New Roman" w:cs="Times New Roman"/>
        </w:rPr>
      </w:pPr>
      <w:r w:rsidRPr="00415B62">
        <w:rPr>
          <w:rFonts w:ascii="Times New Roman" w:hAnsi="Times New Roman" w:cs="Times New Roman"/>
        </w:rPr>
        <w:t>In hindsight, if they had followed my earlier advice to relocate the pole, this tragedy could have been avoided. It is evident to me that some of the team members lacked the necessary experience to perform the task safely.</w:t>
      </w:r>
    </w:p>
    <w:p w14:paraId="1F16F1AB" w14:textId="3DF5553E"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To enhance safety and prevent similar </w:t>
      </w:r>
      <w:del w:id="444" w:author="Haddy Njie" w:date="2024-11-25T11:42:00Z" w16du:dateUtc="2024-11-25T11:42:00Z">
        <w:r w:rsidRPr="00415B62" w:rsidDel="00DB5F63">
          <w:rPr>
            <w:rFonts w:ascii="Times New Roman" w:hAnsi="Times New Roman" w:cs="Times New Roman"/>
          </w:rPr>
          <w:delText>incident</w:delText>
        </w:r>
      </w:del>
      <w:ins w:id="445" w:author="Haddy Njie" w:date="2024-11-25T11:42:00Z" w16du:dateUtc="2024-11-25T11:42:00Z">
        <w:r w:rsidR="00DB5F63">
          <w:rPr>
            <w:rFonts w:ascii="Times New Roman" w:hAnsi="Times New Roman" w:cs="Times New Roman"/>
          </w:rPr>
          <w:t>accident</w:t>
        </w:r>
      </w:ins>
      <w:r w:rsidRPr="00415B62">
        <w:rPr>
          <w:rFonts w:ascii="Times New Roman" w:hAnsi="Times New Roman" w:cs="Times New Roman"/>
        </w:rPr>
        <w:t>s, the following improvements are recommended:</w:t>
      </w:r>
    </w:p>
    <w:p w14:paraId="4E42028A" w14:textId="77777777" w:rsidR="00F65D32" w:rsidRDefault="00F65D32" w:rsidP="00F65D32">
      <w:pPr>
        <w:pStyle w:val="ListParagraph"/>
        <w:numPr>
          <w:ilvl w:val="0"/>
          <w:numId w:val="35"/>
        </w:numPr>
        <w:jc w:val="both"/>
        <w:rPr>
          <w:rFonts w:ascii="Times New Roman" w:hAnsi="Times New Roman" w:cs="Times New Roman"/>
        </w:rPr>
      </w:pPr>
      <w:r w:rsidRPr="00415B62">
        <w:rPr>
          <w:rFonts w:ascii="Times New Roman" w:hAnsi="Times New Roman" w:cs="Times New Roman"/>
        </w:rPr>
        <w:t>Contractors and their teams must ensure clear and timely communication about work plans and activities.</w:t>
      </w:r>
    </w:p>
    <w:p w14:paraId="556844AB" w14:textId="77777777" w:rsidR="00F65D32" w:rsidRDefault="00F65D32" w:rsidP="00F65D32">
      <w:pPr>
        <w:pStyle w:val="ListParagraph"/>
        <w:jc w:val="both"/>
        <w:rPr>
          <w:rFonts w:ascii="Times New Roman" w:hAnsi="Times New Roman" w:cs="Times New Roman"/>
        </w:rPr>
      </w:pPr>
    </w:p>
    <w:p w14:paraId="1C1F3A7A" w14:textId="77777777" w:rsidR="00F65D32" w:rsidRDefault="00F65D32" w:rsidP="00F65D32">
      <w:pPr>
        <w:pStyle w:val="ListParagraph"/>
        <w:numPr>
          <w:ilvl w:val="0"/>
          <w:numId w:val="35"/>
        </w:numPr>
        <w:jc w:val="both"/>
        <w:rPr>
          <w:rFonts w:ascii="Times New Roman" w:hAnsi="Times New Roman" w:cs="Times New Roman"/>
        </w:rPr>
      </w:pPr>
      <w:r w:rsidRPr="00415B62">
        <w:rPr>
          <w:rFonts w:ascii="Times New Roman" w:hAnsi="Times New Roman" w:cs="Times New Roman"/>
        </w:rPr>
        <w:t>These should be conducted before the implementation of work.</w:t>
      </w:r>
    </w:p>
    <w:p w14:paraId="75131270" w14:textId="77777777" w:rsidR="00F65D32" w:rsidRPr="00415B62" w:rsidRDefault="00F65D32" w:rsidP="00F65D32">
      <w:pPr>
        <w:pStyle w:val="ListParagraph"/>
        <w:rPr>
          <w:rFonts w:ascii="Times New Roman" w:hAnsi="Times New Roman" w:cs="Times New Roman"/>
        </w:rPr>
      </w:pPr>
    </w:p>
    <w:p w14:paraId="77B754C3" w14:textId="77777777" w:rsidR="00F65D32" w:rsidRDefault="00F65D32" w:rsidP="00F65D32">
      <w:pPr>
        <w:pStyle w:val="ListParagraph"/>
        <w:numPr>
          <w:ilvl w:val="0"/>
          <w:numId w:val="35"/>
        </w:numPr>
        <w:jc w:val="both"/>
        <w:rPr>
          <w:rFonts w:ascii="Times New Roman" w:hAnsi="Times New Roman" w:cs="Times New Roman"/>
        </w:rPr>
      </w:pPr>
      <w:r w:rsidRPr="00415B62">
        <w:rPr>
          <w:rFonts w:ascii="Times New Roman" w:hAnsi="Times New Roman" w:cs="Times New Roman"/>
        </w:rPr>
        <w:t>Contractors should prepare comprehensive work plans and share them with the Owner’s Engineer and the client well in advance.</w:t>
      </w:r>
    </w:p>
    <w:p w14:paraId="4F3BA344" w14:textId="77777777" w:rsidR="00F65D32" w:rsidRPr="00415B62" w:rsidRDefault="00F65D32" w:rsidP="00F65D32">
      <w:pPr>
        <w:pStyle w:val="ListParagraph"/>
        <w:rPr>
          <w:rFonts w:ascii="Times New Roman" w:hAnsi="Times New Roman" w:cs="Times New Roman"/>
        </w:rPr>
      </w:pPr>
    </w:p>
    <w:p w14:paraId="3DF34D3B" w14:textId="77777777" w:rsidR="00F65D32" w:rsidRDefault="00F65D32" w:rsidP="00F65D32">
      <w:pPr>
        <w:pStyle w:val="ListParagraph"/>
        <w:numPr>
          <w:ilvl w:val="0"/>
          <w:numId w:val="35"/>
        </w:numPr>
        <w:jc w:val="both"/>
        <w:rPr>
          <w:rFonts w:ascii="Times New Roman" w:hAnsi="Times New Roman" w:cs="Times New Roman"/>
        </w:rPr>
      </w:pPr>
      <w:r w:rsidRPr="00415B62">
        <w:rPr>
          <w:rFonts w:ascii="Times New Roman" w:hAnsi="Times New Roman" w:cs="Times New Roman"/>
        </w:rPr>
        <w:t>Contractors like BK Engineering must provide frequent health and safety training, at least weekly, to enhance awareness and compliance.</w:t>
      </w:r>
    </w:p>
    <w:p w14:paraId="39E6AEFE" w14:textId="77777777" w:rsidR="00F65D32" w:rsidRPr="00415B62" w:rsidRDefault="00F65D32" w:rsidP="00F65D32">
      <w:pPr>
        <w:pStyle w:val="ListParagraph"/>
        <w:rPr>
          <w:rFonts w:ascii="Times New Roman" w:hAnsi="Times New Roman" w:cs="Times New Roman"/>
        </w:rPr>
      </w:pPr>
    </w:p>
    <w:p w14:paraId="61D428F4" w14:textId="77777777" w:rsidR="00F65D32" w:rsidRPr="00415B62" w:rsidRDefault="00F65D32" w:rsidP="00F65D32">
      <w:pPr>
        <w:pStyle w:val="ListParagraph"/>
        <w:numPr>
          <w:ilvl w:val="0"/>
          <w:numId w:val="35"/>
        </w:numPr>
        <w:jc w:val="both"/>
        <w:rPr>
          <w:rFonts w:ascii="Times New Roman" w:hAnsi="Times New Roman" w:cs="Times New Roman"/>
        </w:rPr>
      </w:pPr>
      <w:r w:rsidRPr="00415B62">
        <w:rPr>
          <w:rFonts w:ascii="Times New Roman" w:hAnsi="Times New Roman" w:cs="Times New Roman"/>
        </w:rPr>
        <w:t>Contractors must employ skilled workers to reduce risks and improve the quality of work.</w:t>
      </w:r>
    </w:p>
    <w:p w14:paraId="1C2EFBBE" w14:textId="07D4019F" w:rsidR="00F65D32" w:rsidRPr="00415B62" w:rsidRDefault="00F65D32" w:rsidP="00F65D32">
      <w:pPr>
        <w:jc w:val="both"/>
        <w:rPr>
          <w:rFonts w:ascii="Times New Roman" w:hAnsi="Times New Roman" w:cs="Times New Roman"/>
        </w:rPr>
      </w:pPr>
      <w:r w:rsidRPr="00415B62">
        <w:rPr>
          <w:rFonts w:ascii="Times New Roman" w:hAnsi="Times New Roman" w:cs="Times New Roman"/>
        </w:rPr>
        <w:t xml:space="preserve">The Junior engineer said he felt deeply saddened and horrified by the </w:t>
      </w:r>
      <w:del w:id="446" w:author="Haddy Njie" w:date="2024-11-25T11:42:00Z" w16du:dateUtc="2024-11-25T11:42:00Z">
        <w:r w:rsidRPr="00415B62" w:rsidDel="00DB5F63">
          <w:rPr>
            <w:rFonts w:ascii="Times New Roman" w:hAnsi="Times New Roman" w:cs="Times New Roman"/>
          </w:rPr>
          <w:delText>incident</w:delText>
        </w:r>
      </w:del>
      <w:ins w:id="447" w:author="Haddy Njie" w:date="2024-11-25T11:42:00Z" w16du:dateUtc="2024-11-25T11:42:00Z">
        <w:r w:rsidR="00DB5F63">
          <w:rPr>
            <w:rFonts w:ascii="Times New Roman" w:hAnsi="Times New Roman" w:cs="Times New Roman"/>
          </w:rPr>
          <w:t>accident</w:t>
        </w:r>
      </w:ins>
      <w:r w:rsidRPr="00415B62">
        <w:rPr>
          <w:rFonts w:ascii="Times New Roman" w:hAnsi="Times New Roman" w:cs="Times New Roman"/>
        </w:rPr>
        <w:t xml:space="preserve"> and that </w:t>
      </w:r>
      <w:r w:rsidR="00137D5C">
        <w:rPr>
          <w:rFonts w:ascii="Times New Roman" w:hAnsi="Times New Roman" w:cs="Times New Roman"/>
        </w:rPr>
        <w:t>i</w:t>
      </w:r>
      <w:r w:rsidRPr="00415B62">
        <w:rPr>
          <w:rFonts w:ascii="Times New Roman" w:hAnsi="Times New Roman" w:cs="Times New Roman"/>
        </w:rPr>
        <w:t>t is a painful reminder of the importance of strict adherence to safety protocols.</w:t>
      </w:r>
    </w:p>
    <w:p w14:paraId="6B4D283C" w14:textId="77777777" w:rsidR="00FF6EA6" w:rsidRPr="00F65D32" w:rsidRDefault="00FF6EA6" w:rsidP="006C36AA">
      <w:pPr>
        <w:jc w:val="both"/>
        <w:rPr>
          <w:rFonts w:ascii="Times New Roman" w:hAnsi="Times New Roman" w:cs="Times New Roman"/>
        </w:rPr>
      </w:pPr>
    </w:p>
    <w:p w14:paraId="107898A5" w14:textId="6D3437ED" w:rsidR="00FF6EA6" w:rsidRPr="00686F12" w:rsidRDefault="00FF6EA6" w:rsidP="00686F12">
      <w:pPr>
        <w:pStyle w:val="ListParagraph"/>
        <w:numPr>
          <w:ilvl w:val="1"/>
          <w:numId w:val="28"/>
        </w:numPr>
        <w:rPr>
          <w:rStyle w:val="Heading2Char"/>
          <w:rFonts w:eastAsiaTheme="minorHAnsi"/>
        </w:rPr>
      </w:pPr>
      <w:bookmarkStart w:id="448" w:name="_Toc183294342"/>
      <w:r w:rsidRPr="00686F12">
        <w:rPr>
          <w:rStyle w:val="Heading2Char"/>
          <w:rFonts w:eastAsiaTheme="minorHAnsi"/>
        </w:rPr>
        <w:t>Statement by Innocent Niyonshuti, Site Engineer for Solener Technologies</w:t>
      </w:r>
      <w:bookmarkEnd w:id="448"/>
    </w:p>
    <w:p w14:paraId="6E236655" w14:textId="77777777" w:rsidR="004C12B5" w:rsidRDefault="004C12B5" w:rsidP="004C12B5">
      <w:pPr>
        <w:pStyle w:val="ListParagraph"/>
        <w:ind w:left="1080"/>
        <w:rPr>
          <w:rFonts w:ascii="Times New Roman" w:hAnsi="Times New Roman" w:cs="Times New Roman"/>
          <w:b/>
          <w:bCs/>
        </w:rPr>
      </w:pPr>
    </w:p>
    <w:p w14:paraId="315C1680" w14:textId="7E57173C" w:rsidR="00B40293" w:rsidRPr="004C12B5" w:rsidRDefault="00FF6EA6" w:rsidP="004C12B5">
      <w:pPr>
        <w:pStyle w:val="ListParagraph"/>
        <w:numPr>
          <w:ilvl w:val="2"/>
          <w:numId w:val="28"/>
        </w:numPr>
        <w:rPr>
          <w:rFonts w:ascii="Times New Roman" w:hAnsi="Times New Roman" w:cs="Times New Roman"/>
          <w:b/>
          <w:bCs/>
        </w:rPr>
      </w:pPr>
      <w:r w:rsidRPr="004C12B5">
        <w:rPr>
          <w:rFonts w:ascii="Times New Roman" w:hAnsi="Times New Roman" w:cs="Times New Roman"/>
          <w:b/>
          <w:bCs/>
        </w:rPr>
        <w:t>Role and Oversight Responsibilities</w:t>
      </w:r>
      <w:r w:rsidRPr="004C12B5">
        <w:rPr>
          <w:rFonts w:ascii="Times New Roman" w:hAnsi="Times New Roman" w:cs="Times New Roman"/>
          <w:b/>
          <w:bCs/>
        </w:rPr>
        <w:br/>
      </w:r>
    </w:p>
    <w:p w14:paraId="7D84A843" w14:textId="74DF30B2" w:rsidR="00FF6EA6" w:rsidRPr="00AF1487" w:rsidRDefault="00FF6EA6" w:rsidP="00B40293">
      <w:pPr>
        <w:jc w:val="both"/>
        <w:rPr>
          <w:rFonts w:ascii="Times New Roman" w:hAnsi="Times New Roman" w:cs="Times New Roman"/>
        </w:rPr>
      </w:pPr>
      <w:r w:rsidRPr="00AF1487">
        <w:rPr>
          <w:rFonts w:ascii="Times New Roman" w:hAnsi="Times New Roman" w:cs="Times New Roman"/>
        </w:rPr>
        <w:t xml:space="preserve">As the Site Engineer for Solener Technologies, the Owner’s Engineer for the Rural Electrification Project, my role involves providing technical supervision, monitoring, and advisory services on behalf of NAWEC. Our duties include reviewing and </w:t>
      </w:r>
      <w:proofErr w:type="spellStart"/>
      <w:r w:rsidRPr="00AF1487">
        <w:rPr>
          <w:rFonts w:ascii="Times New Roman" w:hAnsi="Times New Roman" w:cs="Times New Roman"/>
        </w:rPr>
        <w:t>analyzing</w:t>
      </w:r>
      <w:proofErr w:type="spellEnd"/>
      <w:r w:rsidRPr="00AF1487">
        <w:rPr>
          <w:rFonts w:ascii="Times New Roman" w:hAnsi="Times New Roman" w:cs="Times New Roman"/>
        </w:rPr>
        <w:t xml:space="preserve"> documents from contractors, such as invoices, designs, and correspondence, before providing technical recommendations to NAWEC. Additionally, we oversee project implementation, monitor progress, and ensure compliance with safety standards. Periodically, we report safety concerns and other observations to NAWEC.</w:t>
      </w:r>
    </w:p>
    <w:p w14:paraId="316324BB" w14:textId="2B0F8FC8" w:rsidR="00FF6EA6" w:rsidRPr="00AF1487" w:rsidRDefault="00FF6EA6" w:rsidP="003C65D1">
      <w:pPr>
        <w:jc w:val="both"/>
        <w:rPr>
          <w:rFonts w:ascii="Times New Roman" w:hAnsi="Times New Roman" w:cs="Times New Roman"/>
        </w:rPr>
      </w:pPr>
      <w:r w:rsidRPr="00AF1487">
        <w:rPr>
          <w:rFonts w:ascii="Times New Roman" w:hAnsi="Times New Roman" w:cs="Times New Roman"/>
        </w:rPr>
        <w:t xml:space="preserve">We were responsible for supervising construction activities, including Joint Monitoring and Certification (JMC) processes, in designated villages. On October 9, 2024, however, our supervision was focused on villages like </w:t>
      </w:r>
      <w:proofErr w:type="spellStart"/>
      <w:r w:rsidRPr="00AF1487">
        <w:rPr>
          <w:rFonts w:ascii="Times New Roman" w:hAnsi="Times New Roman" w:cs="Times New Roman"/>
        </w:rPr>
        <w:t>Kinteh</w:t>
      </w:r>
      <w:proofErr w:type="spellEnd"/>
      <w:r w:rsidRPr="00AF1487">
        <w:rPr>
          <w:rFonts w:ascii="Times New Roman" w:hAnsi="Times New Roman" w:cs="Times New Roman"/>
        </w:rPr>
        <w:t xml:space="preserve"> Kunda, </w:t>
      </w:r>
      <w:proofErr w:type="spellStart"/>
      <w:r w:rsidRPr="00AF1487">
        <w:rPr>
          <w:rFonts w:ascii="Times New Roman" w:hAnsi="Times New Roman" w:cs="Times New Roman"/>
        </w:rPr>
        <w:t>Memmeh</w:t>
      </w:r>
      <w:proofErr w:type="spellEnd"/>
      <w:r w:rsidRPr="00AF1487">
        <w:rPr>
          <w:rFonts w:ascii="Times New Roman" w:hAnsi="Times New Roman" w:cs="Times New Roman"/>
        </w:rPr>
        <w:t xml:space="preserve">, Pakau Sanneh, </w:t>
      </w:r>
      <w:proofErr w:type="spellStart"/>
      <w:r w:rsidRPr="00AF1487">
        <w:rPr>
          <w:rFonts w:ascii="Times New Roman" w:hAnsi="Times New Roman" w:cs="Times New Roman"/>
        </w:rPr>
        <w:t>Mbankam</w:t>
      </w:r>
      <w:proofErr w:type="spellEnd"/>
      <w:r w:rsidRPr="00AF1487">
        <w:rPr>
          <w:rFonts w:ascii="Times New Roman" w:hAnsi="Times New Roman" w:cs="Times New Roman"/>
        </w:rPr>
        <w:t xml:space="preserve">, and </w:t>
      </w:r>
      <w:proofErr w:type="spellStart"/>
      <w:r w:rsidRPr="00AF1487">
        <w:rPr>
          <w:rFonts w:ascii="Times New Roman" w:hAnsi="Times New Roman" w:cs="Times New Roman"/>
        </w:rPr>
        <w:t>Amdalai</w:t>
      </w:r>
      <w:proofErr w:type="spellEnd"/>
      <w:r w:rsidRPr="00AF1487">
        <w:rPr>
          <w:rFonts w:ascii="Times New Roman" w:hAnsi="Times New Roman" w:cs="Times New Roman"/>
        </w:rPr>
        <w:t>, and we were not present at Kerr Gallo.</w:t>
      </w:r>
    </w:p>
    <w:p w14:paraId="4384F665" w14:textId="09A6C64D" w:rsidR="00FF6EA6" w:rsidRDefault="00FF6EA6" w:rsidP="004C12B5">
      <w:pPr>
        <w:pStyle w:val="ListParagraph"/>
        <w:numPr>
          <w:ilvl w:val="2"/>
          <w:numId w:val="28"/>
        </w:numPr>
        <w:rPr>
          <w:rFonts w:ascii="Times New Roman" w:hAnsi="Times New Roman" w:cs="Times New Roman"/>
          <w:b/>
          <w:bCs/>
        </w:rPr>
      </w:pPr>
      <w:r w:rsidRPr="004C12B5">
        <w:rPr>
          <w:rFonts w:ascii="Times New Roman" w:hAnsi="Times New Roman" w:cs="Times New Roman"/>
          <w:b/>
          <w:bCs/>
        </w:rPr>
        <w:t>Safety Protocols and Challenges</w:t>
      </w:r>
    </w:p>
    <w:p w14:paraId="540646B5" w14:textId="77777777" w:rsidR="006C478E" w:rsidRPr="004C12B5" w:rsidRDefault="006C478E" w:rsidP="006C478E">
      <w:pPr>
        <w:pStyle w:val="ListParagraph"/>
        <w:ind w:left="1080"/>
        <w:rPr>
          <w:rFonts w:ascii="Times New Roman" w:hAnsi="Times New Roman" w:cs="Times New Roman"/>
          <w:b/>
          <w:bCs/>
        </w:rPr>
      </w:pPr>
    </w:p>
    <w:p w14:paraId="5EED6013" w14:textId="49FD1A53" w:rsidR="00FF6EA6" w:rsidRPr="003C65D1" w:rsidRDefault="00FF6EA6" w:rsidP="003C65D1">
      <w:pPr>
        <w:pStyle w:val="ListParagraph"/>
        <w:numPr>
          <w:ilvl w:val="0"/>
          <w:numId w:val="31"/>
        </w:numPr>
        <w:jc w:val="both"/>
        <w:rPr>
          <w:rFonts w:ascii="Times New Roman" w:hAnsi="Times New Roman" w:cs="Times New Roman"/>
          <w:highlight w:val="yellow"/>
        </w:rPr>
      </w:pPr>
      <w:r w:rsidRPr="003C65D1">
        <w:rPr>
          <w:rFonts w:ascii="Times New Roman" w:hAnsi="Times New Roman" w:cs="Times New Roman"/>
          <w:b/>
          <w:bCs/>
          <w:highlight w:val="yellow"/>
        </w:rPr>
        <w:t>Safety Guidelines:</w:t>
      </w:r>
      <w:r w:rsidR="003C65D1" w:rsidRPr="003C65D1">
        <w:rPr>
          <w:rFonts w:ascii="Times New Roman" w:hAnsi="Times New Roman" w:cs="Times New Roman"/>
          <w:highlight w:val="yellow"/>
        </w:rPr>
        <w:t xml:space="preserve"> </w:t>
      </w:r>
      <w:r w:rsidRPr="003C65D1">
        <w:rPr>
          <w:rFonts w:ascii="Times New Roman" w:hAnsi="Times New Roman" w:cs="Times New Roman"/>
          <w:highlight w:val="yellow"/>
        </w:rPr>
        <w:t>Safety oversight is a critical aspect of our responsibilities. However, no formal Environmental and Social Development (ESD) plan or safety protocols were in place at the time of the accident. The Environmental Specialist (ES) was unable to effectively communicate in English, limiting the implementation of adequate safety measures.</w:t>
      </w:r>
    </w:p>
    <w:p w14:paraId="0CED5EEA" w14:textId="77777777" w:rsidR="003C65D1" w:rsidRDefault="003C65D1" w:rsidP="003C65D1">
      <w:pPr>
        <w:pStyle w:val="ListParagraph"/>
        <w:jc w:val="both"/>
        <w:rPr>
          <w:rFonts w:ascii="Times New Roman" w:hAnsi="Times New Roman" w:cs="Times New Roman"/>
        </w:rPr>
      </w:pPr>
    </w:p>
    <w:p w14:paraId="538B9B82" w14:textId="1CBA81AA" w:rsidR="00FF6EA6" w:rsidRPr="00AF1487" w:rsidRDefault="00FF6EA6" w:rsidP="003C65D1">
      <w:pPr>
        <w:pStyle w:val="ListParagraph"/>
        <w:numPr>
          <w:ilvl w:val="0"/>
          <w:numId w:val="31"/>
        </w:numPr>
        <w:jc w:val="both"/>
        <w:rPr>
          <w:rFonts w:ascii="Times New Roman" w:hAnsi="Times New Roman" w:cs="Times New Roman"/>
        </w:rPr>
      </w:pPr>
      <w:r w:rsidRPr="003C65D1">
        <w:rPr>
          <w:rFonts w:ascii="Times New Roman" w:hAnsi="Times New Roman" w:cs="Times New Roman"/>
          <w:b/>
          <w:bCs/>
        </w:rPr>
        <w:t>Risk Assessments:</w:t>
      </w:r>
      <w:r w:rsidR="003C65D1">
        <w:rPr>
          <w:rFonts w:ascii="Times New Roman" w:hAnsi="Times New Roman" w:cs="Times New Roman"/>
        </w:rPr>
        <w:t xml:space="preserve"> </w:t>
      </w:r>
      <w:r w:rsidRPr="00AF1487">
        <w:rPr>
          <w:rFonts w:ascii="Times New Roman" w:hAnsi="Times New Roman" w:cs="Times New Roman"/>
        </w:rPr>
        <w:t>During the JMC conducted on October 8, 2024, at Kerr Gallo, it was observed that Low Voltage (LV) pole erection was incomplete. Recommendations were made, and a snag list was submitted to address these concerns. The identified risks included improperly dug holes and poles positioned dangerously close to live Medium Voltage (MV) lines. One recommendation was to request an outage for safer execution.</w:t>
      </w:r>
    </w:p>
    <w:p w14:paraId="51FA88A1" w14:textId="77777777" w:rsidR="003C65D1" w:rsidRDefault="003C65D1" w:rsidP="003C65D1">
      <w:pPr>
        <w:pStyle w:val="ListParagraph"/>
        <w:jc w:val="both"/>
        <w:rPr>
          <w:rFonts w:ascii="Times New Roman" w:hAnsi="Times New Roman" w:cs="Times New Roman"/>
        </w:rPr>
      </w:pPr>
    </w:p>
    <w:p w14:paraId="11B16F44" w14:textId="79A88B72" w:rsidR="00FF6EA6" w:rsidRPr="003C65D1" w:rsidRDefault="00FF6EA6" w:rsidP="003C65D1">
      <w:pPr>
        <w:pStyle w:val="ListParagraph"/>
        <w:numPr>
          <w:ilvl w:val="0"/>
          <w:numId w:val="31"/>
        </w:numPr>
        <w:jc w:val="both"/>
        <w:rPr>
          <w:rFonts w:ascii="Times New Roman" w:hAnsi="Times New Roman" w:cs="Times New Roman"/>
        </w:rPr>
      </w:pPr>
      <w:r w:rsidRPr="003C65D1">
        <w:rPr>
          <w:rFonts w:ascii="Times New Roman" w:hAnsi="Times New Roman" w:cs="Times New Roman"/>
          <w:b/>
          <w:bCs/>
        </w:rPr>
        <w:t>Hazard Analysis and Permits</w:t>
      </w:r>
      <w:r w:rsidRPr="00AF1487">
        <w:rPr>
          <w:rFonts w:ascii="Times New Roman" w:hAnsi="Times New Roman" w:cs="Times New Roman"/>
        </w:rPr>
        <w:t>:</w:t>
      </w:r>
      <w:r w:rsidR="003C65D1">
        <w:rPr>
          <w:rFonts w:ascii="Times New Roman" w:hAnsi="Times New Roman" w:cs="Times New Roman"/>
        </w:rPr>
        <w:t xml:space="preserve"> </w:t>
      </w:r>
      <w:r w:rsidRPr="00AF1487">
        <w:rPr>
          <w:rFonts w:ascii="Times New Roman" w:hAnsi="Times New Roman" w:cs="Times New Roman"/>
        </w:rPr>
        <w:t>The JMC on October 8 included representatives from Solener Technologies (myself), KEI (Praveen Sharma and Sham Singh Gahlot), and subcontractors such as BB Electrical (Bakary Njie) and BKE (Ousman Drammeh). While reviewing the site at Kerr Gallo, we raised concerns about the unsafe positioning of poles and identified issues in the staking table and maps. Despite our recommendations, these hazards were not fully addressed before work continued.</w:t>
      </w:r>
    </w:p>
    <w:p w14:paraId="4FBBDD51" w14:textId="77777777" w:rsidR="006C478E" w:rsidRDefault="006C478E" w:rsidP="006C478E">
      <w:pPr>
        <w:pStyle w:val="ListParagraph"/>
        <w:ind w:left="1080"/>
        <w:rPr>
          <w:rFonts w:ascii="Times New Roman" w:hAnsi="Times New Roman" w:cs="Times New Roman"/>
          <w:b/>
          <w:bCs/>
        </w:rPr>
      </w:pPr>
    </w:p>
    <w:p w14:paraId="0685D811" w14:textId="6B4ED8EC" w:rsidR="003C65D1" w:rsidRDefault="00FF6EA6" w:rsidP="006C478E">
      <w:pPr>
        <w:pStyle w:val="ListParagraph"/>
        <w:numPr>
          <w:ilvl w:val="2"/>
          <w:numId w:val="28"/>
        </w:numPr>
        <w:rPr>
          <w:rFonts w:ascii="Times New Roman" w:hAnsi="Times New Roman" w:cs="Times New Roman"/>
          <w:b/>
          <w:bCs/>
        </w:rPr>
      </w:pPr>
      <w:del w:id="449" w:author="Haddy Njie" w:date="2024-11-25T11:42:00Z" w16du:dateUtc="2024-11-25T11:42:00Z">
        <w:r w:rsidRPr="006C478E" w:rsidDel="00DB5F63">
          <w:rPr>
            <w:rFonts w:ascii="Times New Roman" w:hAnsi="Times New Roman" w:cs="Times New Roman"/>
            <w:b/>
            <w:bCs/>
          </w:rPr>
          <w:delText>Incident</w:delText>
        </w:r>
      </w:del>
      <w:ins w:id="450" w:author="Haddy Njie" w:date="2024-11-25T11:42:00Z" w16du:dateUtc="2024-11-25T11:42:00Z">
        <w:r w:rsidR="00DB5F63">
          <w:rPr>
            <w:rFonts w:ascii="Times New Roman" w:hAnsi="Times New Roman" w:cs="Times New Roman"/>
            <w:b/>
            <w:bCs/>
          </w:rPr>
          <w:t>Accident</w:t>
        </w:r>
      </w:ins>
      <w:r w:rsidRPr="006C478E">
        <w:rPr>
          <w:rFonts w:ascii="Times New Roman" w:hAnsi="Times New Roman" w:cs="Times New Roman"/>
          <w:b/>
          <w:bCs/>
        </w:rPr>
        <w:t>-Specific Factors</w:t>
      </w:r>
    </w:p>
    <w:p w14:paraId="5B78ECCF" w14:textId="77777777" w:rsidR="006C478E" w:rsidRPr="006C478E" w:rsidRDefault="006C478E" w:rsidP="006C478E">
      <w:pPr>
        <w:pStyle w:val="ListParagraph"/>
        <w:ind w:left="1080"/>
        <w:rPr>
          <w:rFonts w:ascii="Times New Roman" w:hAnsi="Times New Roman" w:cs="Times New Roman"/>
          <w:b/>
          <w:bCs/>
        </w:rPr>
      </w:pPr>
    </w:p>
    <w:p w14:paraId="6EEFCC95" w14:textId="77777777" w:rsidR="003C65D1" w:rsidRDefault="00FF6EA6" w:rsidP="003C65D1">
      <w:pPr>
        <w:pStyle w:val="ListParagraph"/>
        <w:numPr>
          <w:ilvl w:val="0"/>
          <w:numId w:val="34"/>
        </w:numPr>
        <w:jc w:val="both"/>
        <w:rPr>
          <w:rFonts w:ascii="Times New Roman" w:hAnsi="Times New Roman" w:cs="Times New Roman"/>
        </w:rPr>
      </w:pPr>
      <w:r w:rsidRPr="003C65D1">
        <w:rPr>
          <w:rFonts w:ascii="Times New Roman" w:hAnsi="Times New Roman" w:cs="Times New Roman"/>
          <w:b/>
          <w:bCs/>
        </w:rPr>
        <w:t>Communication and Reporting:</w:t>
      </w:r>
      <w:r w:rsidR="003C65D1" w:rsidRPr="003C65D1">
        <w:rPr>
          <w:rFonts w:ascii="Times New Roman" w:hAnsi="Times New Roman" w:cs="Times New Roman"/>
        </w:rPr>
        <w:t xml:space="preserve"> </w:t>
      </w:r>
      <w:r w:rsidRPr="003C65D1">
        <w:rPr>
          <w:rFonts w:ascii="Times New Roman" w:hAnsi="Times New Roman" w:cs="Times New Roman"/>
        </w:rPr>
        <w:t>Regular progress reports are required from contractors like KEI. However, no progress reports regarding Kerr Gallo were received for over a week before October 9, 2024. This lapse in communication led us to believe the work in Kerr Gallo was completed.</w:t>
      </w:r>
    </w:p>
    <w:p w14:paraId="0CAF059D" w14:textId="77777777" w:rsidR="003C65D1" w:rsidRDefault="003C65D1" w:rsidP="003C65D1">
      <w:pPr>
        <w:pStyle w:val="ListParagraph"/>
        <w:jc w:val="both"/>
        <w:rPr>
          <w:rFonts w:ascii="Times New Roman" w:hAnsi="Times New Roman" w:cs="Times New Roman"/>
        </w:rPr>
      </w:pPr>
    </w:p>
    <w:p w14:paraId="4207EE12" w14:textId="77777777" w:rsidR="003C65D1" w:rsidRDefault="00FF6EA6" w:rsidP="003C65D1">
      <w:pPr>
        <w:pStyle w:val="ListParagraph"/>
        <w:numPr>
          <w:ilvl w:val="0"/>
          <w:numId w:val="34"/>
        </w:numPr>
        <w:jc w:val="both"/>
        <w:rPr>
          <w:rFonts w:ascii="Times New Roman" w:hAnsi="Times New Roman" w:cs="Times New Roman"/>
        </w:rPr>
      </w:pPr>
      <w:r w:rsidRPr="003C65D1">
        <w:rPr>
          <w:rFonts w:ascii="Times New Roman" w:hAnsi="Times New Roman" w:cs="Times New Roman"/>
          <w:b/>
          <w:bCs/>
        </w:rPr>
        <w:t>Execution Without Approval:</w:t>
      </w:r>
      <w:r w:rsidR="003C65D1" w:rsidRPr="003C65D1">
        <w:rPr>
          <w:rFonts w:ascii="Times New Roman" w:hAnsi="Times New Roman" w:cs="Times New Roman"/>
        </w:rPr>
        <w:t xml:space="preserve"> </w:t>
      </w:r>
      <w:r w:rsidRPr="003C65D1">
        <w:rPr>
          <w:rFonts w:ascii="Times New Roman" w:hAnsi="Times New Roman" w:cs="Times New Roman"/>
        </w:rPr>
        <w:t>The accident on October 9 occurred when workers attempted to complete pole erection without informing us or obtaining clearance based on the unresolved snag list. This violated established procedures, which required contractors to address all concerns raised during the JMC before continuing work.</w:t>
      </w:r>
    </w:p>
    <w:p w14:paraId="4544F63D" w14:textId="77777777" w:rsidR="003C65D1" w:rsidRPr="003C65D1" w:rsidRDefault="003C65D1" w:rsidP="003C65D1">
      <w:pPr>
        <w:pStyle w:val="ListParagraph"/>
        <w:jc w:val="both"/>
        <w:rPr>
          <w:rFonts w:ascii="Times New Roman" w:hAnsi="Times New Roman" w:cs="Times New Roman"/>
        </w:rPr>
      </w:pPr>
    </w:p>
    <w:p w14:paraId="20E08EE0" w14:textId="391E7CD7" w:rsidR="00FF6EA6" w:rsidRDefault="00FF6EA6" w:rsidP="00FF6EA6">
      <w:pPr>
        <w:pStyle w:val="ListParagraph"/>
        <w:numPr>
          <w:ilvl w:val="0"/>
          <w:numId w:val="34"/>
        </w:numPr>
        <w:jc w:val="both"/>
        <w:rPr>
          <w:rFonts w:ascii="Times New Roman" w:hAnsi="Times New Roman" w:cs="Times New Roman"/>
        </w:rPr>
      </w:pPr>
      <w:r w:rsidRPr="003C65D1">
        <w:rPr>
          <w:rFonts w:ascii="Times New Roman" w:hAnsi="Times New Roman" w:cs="Times New Roman"/>
          <w:b/>
          <w:bCs/>
        </w:rPr>
        <w:t>Role of Junior Engineer</w:t>
      </w:r>
      <w:r w:rsidRPr="003C65D1">
        <w:rPr>
          <w:rFonts w:ascii="Times New Roman" w:hAnsi="Times New Roman" w:cs="Times New Roman"/>
        </w:rPr>
        <w:t>:</w:t>
      </w:r>
      <w:r w:rsidR="003C65D1">
        <w:rPr>
          <w:rFonts w:ascii="Times New Roman" w:hAnsi="Times New Roman" w:cs="Times New Roman"/>
        </w:rPr>
        <w:t xml:space="preserve"> </w:t>
      </w:r>
      <w:r w:rsidRPr="003C65D1">
        <w:rPr>
          <w:rFonts w:ascii="Times New Roman" w:hAnsi="Times New Roman" w:cs="Times New Roman"/>
        </w:rPr>
        <w:t xml:space="preserve">It was reported that a Junior Engineer advised BB </w:t>
      </w:r>
      <w:proofErr w:type="spellStart"/>
      <w:r w:rsidRPr="003C65D1">
        <w:rPr>
          <w:rFonts w:ascii="Times New Roman" w:hAnsi="Times New Roman" w:cs="Times New Roman"/>
        </w:rPr>
        <w:t>Electrical’s</w:t>
      </w:r>
      <w:proofErr w:type="spellEnd"/>
      <w:r w:rsidRPr="003C65D1">
        <w:rPr>
          <w:rFonts w:ascii="Times New Roman" w:hAnsi="Times New Roman" w:cs="Times New Roman"/>
        </w:rPr>
        <w:t xml:space="preserve"> team that it was safe to erect poles near a live MV line. This advice, if given, was not in line with the safety recommendations made during the JMC. I was not aware of this advice at the time.</w:t>
      </w:r>
    </w:p>
    <w:p w14:paraId="065E6373" w14:textId="77777777" w:rsidR="00307070" w:rsidRPr="00307070" w:rsidRDefault="00307070" w:rsidP="00307070">
      <w:pPr>
        <w:jc w:val="both"/>
        <w:rPr>
          <w:rFonts w:ascii="Times New Roman" w:hAnsi="Times New Roman" w:cs="Times New Roman"/>
        </w:rPr>
      </w:pPr>
    </w:p>
    <w:p w14:paraId="0759A995" w14:textId="2A0AE1F7" w:rsidR="003C65D1" w:rsidRPr="00307070" w:rsidRDefault="00FF6EA6" w:rsidP="00307070">
      <w:pPr>
        <w:pStyle w:val="ListParagraph"/>
        <w:numPr>
          <w:ilvl w:val="2"/>
          <w:numId w:val="28"/>
        </w:numPr>
        <w:rPr>
          <w:rFonts w:ascii="Times New Roman" w:hAnsi="Times New Roman" w:cs="Times New Roman"/>
          <w:b/>
          <w:bCs/>
        </w:rPr>
      </w:pPr>
      <w:r w:rsidRPr="00307070">
        <w:rPr>
          <w:rFonts w:ascii="Times New Roman" w:hAnsi="Times New Roman" w:cs="Times New Roman"/>
          <w:b/>
          <w:bCs/>
        </w:rPr>
        <w:t>Delays and Contributing Factors</w:t>
      </w:r>
      <w:r w:rsidRPr="00307070">
        <w:rPr>
          <w:rFonts w:ascii="Times New Roman" w:hAnsi="Times New Roman" w:cs="Times New Roman"/>
          <w:b/>
          <w:bCs/>
        </w:rPr>
        <w:br/>
      </w:r>
    </w:p>
    <w:p w14:paraId="61D5E0FE" w14:textId="25068CF0" w:rsidR="00FF6EA6" w:rsidRPr="00AF1487" w:rsidRDefault="00FF6EA6" w:rsidP="00FF6EA6">
      <w:pPr>
        <w:rPr>
          <w:rFonts w:ascii="Times New Roman" w:hAnsi="Times New Roman" w:cs="Times New Roman"/>
        </w:rPr>
      </w:pPr>
      <w:r w:rsidRPr="00AF1487">
        <w:rPr>
          <w:rFonts w:ascii="Times New Roman" w:hAnsi="Times New Roman" w:cs="Times New Roman"/>
        </w:rPr>
        <w:t>The project faced several delays due to inadequate resources and poor planning by the contractor. Challenges included:</w:t>
      </w:r>
    </w:p>
    <w:p w14:paraId="65256443" w14:textId="77777777" w:rsidR="00FF6EA6" w:rsidRPr="00AF1487" w:rsidRDefault="00FF6EA6" w:rsidP="00FF6EA6">
      <w:pPr>
        <w:pStyle w:val="ListParagraph"/>
        <w:numPr>
          <w:ilvl w:val="0"/>
          <w:numId w:val="32"/>
        </w:numPr>
        <w:rPr>
          <w:rFonts w:ascii="Times New Roman" w:hAnsi="Times New Roman" w:cs="Times New Roman"/>
        </w:rPr>
      </w:pPr>
      <w:r w:rsidRPr="00AF1487">
        <w:rPr>
          <w:rFonts w:ascii="Times New Roman" w:hAnsi="Times New Roman" w:cs="Times New Roman"/>
        </w:rPr>
        <w:t>Insufficient onsite supervision and materials.</w:t>
      </w:r>
    </w:p>
    <w:p w14:paraId="66843F12" w14:textId="77777777" w:rsidR="00FF6EA6" w:rsidRPr="00AF1487" w:rsidRDefault="00FF6EA6" w:rsidP="00FF6EA6">
      <w:pPr>
        <w:pStyle w:val="ListParagraph"/>
        <w:numPr>
          <w:ilvl w:val="0"/>
          <w:numId w:val="32"/>
        </w:numPr>
        <w:rPr>
          <w:rFonts w:ascii="Times New Roman" w:hAnsi="Times New Roman" w:cs="Times New Roman"/>
        </w:rPr>
      </w:pPr>
      <w:r w:rsidRPr="00AF1487">
        <w:rPr>
          <w:rFonts w:ascii="Times New Roman" w:hAnsi="Times New Roman" w:cs="Times New Roman"/>
        </w:rPr>
        <w:t xml:space="preserve">The use of manual </w:t>
      </w:r>
      <w:proofErr w:type="spellStart"/>
      <w:r w:rsidRPr="00AF1487">
        <w:rPr>
          <w:rFonts w:ascii="Times New Roman" w:hAnsi="Times New Roman" w:cs="Times New Roman"/>
        </w:rPr>
        <w:t>labor</w:t>
      </w:r>
      <w:proofErr w:type="spellEnd"/>
      <w:r w:rsidRPr="00AF1487">
        <w:rPr>
          <w:rFonts w:ascii="Times New Roman" w:hAnsi="Times New Roman" w:cs="Times New Roman"/>
        </w:rPr>
        <w:t xml:space="preserve"> instead of cranes, increasing risks and slowing progress.</w:t>
      </w:r>
    </w:p>
    <w:p w14:paraId="7A74827B" w14:textId="77777777" w:rsidR="00FF6EA6" w:rsidRPr="00AF1487" w:rsidRDefault="00FF6EA6" w:rsidP="00FF6EA6">
      <w:pPr>
        <w:pStyle w:val="ListParagraph"/>
        <w:numPr>
          <w:ilvl w:val="0"/>
          <w:numId w:val="32"/>
        </w:numPr>
        <w:rPr>
          <w:rFonts w:ascii="Times New Roman" w:hAnsi="Times New Roman" w:cs="Times New Roman"/>
        </w:rPr>
      </w:pPr>
      <w:r w:rsidRPr="00AF1487">
        <w:rPr>
          <w:rFonts w:ascii="Times New Roman" w:hAnsi="Times New Roman" w:cs="Times New Roman"/>
        </w:rPr>
        <w:t>Poor planning, leading to last-minute rushes to complete tasks before JMC reports were finalized.</w:t>
      </w:r>
    </w:p>
    <w:p w14:paraId="62BEACEE" w14:textId="77777777" w:rsidR="00FF6EA6" w:rsidRPr="00AF1487" w:rsidRDefault="00FF6EA6" w:rsidP="00FF6EA6">
      <w:pPr>
        <w:rPr>
          <w:rFonts w:ascii="Times New Roman" w:hAnsi="Times New Roman" w:cs="Times New Roman"/>
        </w:rPr>
      </w:pPr>
      <w:r w:rsidRPr="00AF1487">
        <w:rPr>
          <w:rFonts w:ascii="Times New Roman" w:hAnsi="Times New Roman" w:cs="Times New Roman"/>
        </w:rPr>
        <w:t>These delays pressured workers to proceed unsafely and contributed to the conditions leading to the accident.</w:t>
      </w:r>
    </w:p>
    <w:p w14:paraId="47FD173A" w14:textId="4542AC7E" w:rsidR="00FF6EA6" w:rsidRDefault="00FF6EA6" w:rsidP="00307070">
      <w:pPr>
        <w:pStyle w:val="ListParagraph"/>
        <w:numPr>
          <w:ilvl w:val="2"/>
          <w:numId w:val="28"/>
        </w:numPr>
        <w:rPr>
          <w:rFonts w:ascii="Times New Roman" w:hAnsi="Times New Roman" w:cs="Times New Roman"/>
          <w:b/>
          <w:bCs/>
        </w:rPr>
      </w:pPr>
      <w:r w:rsidRPr="00307070">
        <w:rPr>
          <w:rFonts w:ascii="Times New Roman" w:hAnsi="Times New Roman" w:cs="Times New Roman"/>
          <w:b/>
          <w:bCs/>
        </w:rPr>
        <w:t>Recommendations for Future Projects</w:t>
      </w:r>
    </w:p>
    <w:p w14:paraId="3B61A185" w14:textId="77777777" w:rsidR="00307070" w:rsidRPr="00307070" w:rsidRDefault="00307070" w:rsidP="00307070">
      <w:pPr>
        <w:pStyle w:val="ListParagraph"/>
        <w:ind w:left="1080"/>
        <w:rPr>
          <w:rFonts w:ascii="Times New Roman" w:hAnsi="Times New Roman" w:cs="Times New Roman"/>
          <w:b/>
          <w:bCs/>
        </w:rPr>
      </w:pPr>
    </w:p>
    <w:p w14:paraId="5370F412" w14:textId="77777777" w:rsidR="00FF6EA6" w:rsidRPr="00AF1487" w:rsidRDefault="00FF6EA6" w:rsidP="00FF6EA6">
      <w:pPr>
        <w:pStyle w:val="ListParagraph"/>
        <w:numPr>
          <w:ilvl w:val="0"/>
          <w:numId w:val="33"/>
        </w:numPr>
        <w:rPr>
          <w:rFonts w:ascii="Times New Roman" w:hAnsi="Times New Roman" w:cs="Times New Roman"/>
        </w:rPr>
      </w:pPr>
      <w:r w:rsidRPr="00AF1487">
        <w:rPr>
          <w:rFonts w:ascii="Times New Roman" w:hAnsi="Times New Roman" w:cs="Times New Roman"/>
        </w:rPr>
        <w:lastRenderedPageBreak/>
        <w:t>Develop and enforce a comprehensive Environmental and Social Development Plan, including formal safety protocols.</w:t>
      </w:r>
    </w:p>
    <w:p w14:paraId="2F5034E0" w14:textId="77777777" w:rsidR="00FF6EA6" w:rsidRPr="00AF1487" w:rsidRDefault="00FF6EA6" w:rsidP="00FF6EA6">
      <w:pPr>
        <w:pStyle w:val="ListParagraph"/>
        <w:numPr>
          <w:ilvl w:val="0"/>
          <w:numId w:val="33"/>
        </w:numPr>
        <w:rPr>
          <w:rFonts w:ascii="Times New Roman" w:hAnsi="Times New Roman" w:cs="Times New Roman"/>
        </w:rPr>
      </w:pPr>
      <w:r w:rsidRPr="00AF1487">
        <w:rPr>
          <w:rFonts w:ascii="Times New Roman" w:hAnsi="Times New Roman" w:cs="Times New Roman"/>
        </w:rPr>
        <w:t>Ensure regular and effective communication between contractors, subcontractors, and the Owner’s Engineer.</w:t>
      </w:r>
    </w:p>
    <w:p w14:paraId="33094327" w14:textId="77777777" w:rsidR="00FF6EA6" w:rsidRPr="00AF1487" w:rsidRDefault="00FF6EA6" w:rsidP="00FF6EA6">
      <w:pPr>
        <w:pStyle w:val="ListParagraph"/>
        <w:numPr>
          <w:ilvl w:val="0"/>
          <w:numId w:val="33"/>
        </w:numPr>
        <w:rPr>
          <w:rFonts w:ascii="Times New Roman" w:hAnsi="Times New Roman" w:cs="Times New Roman"/>
        </w:rPr>
      </w:pPr>
      <w:r w:rsidRPr="00AF1487">
        <w:rPr>
          <w:rFonts w:ascii="Times New Roman" w:hAnsi="Times New Roman" w:cs="Times New Roman"/>
        </w:rPr>
        <w:t>Require contractors to address all recommendations in snag lists before proceeding with work.</w:t>
      </w:r>
    </w:p>
    <w:p w14:paraId="0561F77A" w14:textId="77777777" w:rsidR="00FF6EA6" w:rsidRPr="00AF1487" w:rsidRDefault="00FF6EA6" w:rsidP="00FF6EA6">
      <w:pPr>
        <w:pStyle w:val="ListParagraph"/>
        <w:numPr>
          <w:ilvl w:val="0"/>
          <w:numId w:val="33"/>
        </w:numPr>
        <w:rPr>
          <w:rFonts w:ascii="Times New Roman" w:hAnsi="Times New Roman" w:cs="Times New Roman"/>
        </w:rPr>
      </w:pPr>
      <w:r w:rsidRPr="00AF1487">
        <w:rPr>
          <w:rFonts w:ascii="Times New Roman" w:hAnsi="Times New Roman" w:cs="Times New Roman"/>
        </w:rPr>
        <w:t>Increase supervision onsite, especially for high-risk tasks such as working near live MV lines.</w:t>
      </w:r>
    </w:p>
    <w:p w14:paraId="1A5FC1AA" w14:textId="77777777" w:rsidR="00FF6EA6" w:rsidRPr="00AF1487" w:rsidRDefault="00FF6EA6" w:rsidP="00FF6EA6">
      <w:pPr>
        <w:pStyle w:val="ListParagraph"/>
        <w:numPr>
          <w:ilvl w:val="0"/>
          <w:numId w:val="33"/>
        </w:numPr>
        <w:rPr>
          <w:rFonts w:ascii="Times New Roman" w:hAnsi="Times New Roman" w:cs="Times New Roman"/>
        </w:rPr>
      </w:pPr>
      <w:r w:rsidRPr="00AF1487">
        <w:rPr>
          <w:rFonts w:ascii="Times New Roman" w:hAnsi="Times New Roman" w:cs="Times New Roman"/>
        </w:rPr>
        <w:t xml:space="preserve">Use mechanical equipment, such as cranes, to reduce reliance on manual </w:t>
      </w:r>
      <w:proofErr w:type="spellStart"/>
      <w:r w:rsidRPr="00AF1487">
        <w:rPr>
          <w:rFonts w:ascii="Times New Roman" w:hAnsi="Times New Roman" w:cs="Times New Roman"/>
        </w:rPr>
        <w:t>labor</w:t>
      </w:r>
      <w:proofErr w:type="spellEnd"/>
      <w:r w:rsidRPr="00AF1487">
        <w:rPr>
          <w:rFonts w:ascii="Times New Roman" w:hAnsi="Times New Roman" w:cs="Times New Roman"/>
        </w:rPr>
        <w:t xml:space="preserve"> and minimize safety risks.</w:t>
      </w:r>
    </w:p>
    <w:p w14:paraId="66954F07" w14:textId="77777777" w:rsidR="00FF6EA6" w:rsidRPr="00AF1487" w:rsidRDefault="00FF6EA6" w:rsidP="00FF6EA6">
      <w:pPr>
        <w:rPr>
          <w:rFonts w:ascii="Times New Roman" w:hAnsi="Times New Roman" w:cs="Times New Roman"/>
        </w:rPr>
      </w:pPr>
      <w:r w:rsidRPr="00AF1487">
        <w:rPr>
          <w:rFonts w:ascii="Times New Roman" w:hAnsi="Times New Roman" w:cs="Times New Roman"/>
        </w:rPr>
        <w:t>This statement serves as a reflection on the events leading to the accident and the urgent need for improved planning, communication, and safety measures in project execution.</w:t>
      </w:r>
    </w:p>
    <w:p w14:paraId="4C0D5720" w14:textId="63DA3B85" w:rsidR="0094507B" w:rsidRPr="00686F12" w:rsidRDefault="0094507B" w:rsidP="00686F12">
      <w:pPr>
        <w:pStyle w:val="ListParagraph"/>
        <w:numPr>
          <w:ilvl w:val="1"/>
          <w:numId w:val="28"/>
        </w:numPr>
        <w:rPr>
          <w:rFonts w:ascii="Times New Roman" w:hAnsi="Times New Roman" w:cs="Times New Roman"/>
          <w:b/>
          <w:bCs/>
        </w:rPr>
      </w:pPr>
      <w:bookmarkStart w:id="451" w:name="_Toc183294343"/>
      <w:r w:rsidRPr="00686F12">
        <w:rPr>
          <w:rStyle w:val="Heading2Char"/>
          <w:rFonts w:eastAsiaTheme="minorHAnsi"/>
        </w:rPr>
        <w:t xml:space="preserve">Statement by KEI Industries Ltd (The </w:t>
      </w:r>
      <w:r w:rsidR="00EC1BF5" w:rsidRPr="00686F12">
        <w:rPr>
          <w:rStyle w:val="Heading2Char"/>
          <w:rFonts w:eastAsiaTheme="minorHAnsi"/>
        </w:rPr>
        <w:t>Contractor)</w:t>
      </w:r>
      <w:bookmarkEnd w:id="451"/>
    </w:p>
    <w:p w14:paraId="36D44BBE" w14:textId="77777777" w:rsidR="0094507B" w:rsidRPr="00057530" w:rsidRDefault="0094507B" w:rsidP="0094507B">
      <w:pPr>
        <w:jc w:val="both"/>
        <w:rPr>
          <w:rFonts w:ascii="Times New Roman" w:hAnsi="Times New Roman" w:cs="Times New Roman"/>
        </w:rPr>
      </w:pPr>
      <w:r w:rsidRPr="00057530">
        <w:rPr>
          <w:rFonts w:ascii="Times New Roman" w:hAnsi="Times New Roman" w:cs="Times New Roman"/>
        </w:rPr>
        <w:t>The project was awarded to KEI Industries Ltd. through an international competitive bidding process conducted in accordance with World Bank procurement guidelines. It was part of a regional initiative segmented into three lots: Lot 1 (The Gambia), Lot 2 (Guinea Bissau), and Lot 3 (Mali). KEI was awarded the contract for Lot 1 based on its technical qualifications and relevant experience as outlined in the evaluation report. The Design, Supply, and Installation (DSI) contract for The Gambia, valued at USD 50.4 million, was signed in June 2021 and became effective in December 2021, with a stipulated duration of 24 months after the effective date.</w:t>
      </w:r>
    </w:p>
    <w:p w14:paraId="096A8368" w14:textId="43550D80" w:rsidR="0094507B" w:rsidRPr="00756B3C" w:rsidRDefault="0094507B" w:rsidP="00756B3C">
      <w:pPr>
        <w:pStyle w:val="ListParagraph"/>
        <w:numPr>
          <w:ilvl w:val="2"/>
          <w:numId w:val="28"/>
        </w:numPr>
        <w:rPr>
          <w:rFonts w:ascii="Times New Roman" w:hAnsi="Times New Roman" w:cs="Times New Roman"/>
          <w:b/>
          <w:bCs/>
        </w:rPr>
      </w:pPr>
      <w:r w:rsidRPr="00756B3C">
        <w:rPr>
          <w:rFonts w:ascii="Times New Roman" w:hAnsi="Times New Roman" w:cs="Times New Roman"/>
          <w:b/>
          <w:bCs/>
        </w:rPr>
        <w:t>Tendering Process and Subcontracting Approval</w:t>
      </w:r>
    </w:p>
    <w:p w14:paraId="6B221A1D" w14:textId="77777777" w:rsidR="002543BC" w:rsidRPr="002543BC" w:rsidRDefault="002543BC" w:rsidP="002543BC">
      <w:pPr>
        <w:jc w:val="both"/>
        <w:rPr>
          <w:rFonts w:ascii="Times New Roman" w:hAnsi="Times New Roman" w:cs="Times New Roman"/>
        </w:rPr>
      </w:pPr>
      <w:r w:rsidRPr="002543BC">
        <w:rPr>
          <w:rFonts w:ascii="Times New Roman" w:hAnsi="Times New Roman" w:cs="Times New Roman"/>
        </w:rPr>
        <w:t>The subcontracting process was initially conducted in compliance with contractual requirements. KEI Industries Ltd. subcontracted two firms, DABANANI and ERTEC, whose qualifications, safety compliance, and alignment with environmental and social safeguards were assessed and vetted. These subcontractors were required to adhere to the same Health, Safety, and Environment (HSE) standards established for KEI, as outlined in the signed contract.</w:t>
      </w:r>
    </w:p>
    <w:p w14:paraId="5FD545C8" w14:textId="116B9663" w:rsidR="0094507B" w:rsidRDefault="002543BC" w:rsidP="00380A8D">
      <w:pPr>
        <w:jc w:val="both"/>
        <w:rPr>
          <w:rFonts w:ascii="Times New Roman" w:hAnsi="Times New Roman" w:cs="Times New Roman"/>
        </w:rPr>
      </w:pPr>
      <w:r w:rsidRPr="002543BC">
        <w:rPr>
          <w:rFonts w:ascii="Times New Roman" w:hAnsi="Times New Roman" w:cs="Times New Roman"/>
        </w:rPr>
        <w:t xml:space="preserve">However, BB Electrical was later engaged by KEI without seeking the required approval from NAWEC, as mandated by the subcontracting clause in the contract. Furthermore, BB Electrical subcontracted work to BKE, raising additional compliance concerns. KEI has claimed that BB Electrical is an approved subcontractor, but when evidence to support this claim was requested, they committed to providing it but have yet to do </w:t>
      </w:r>
      <w:proofErr w:type="spellStart"/>
      <w:proofErr w:type="gramStart"/>
      <w:r w:rsidRPr="002543BC">
        <w:rPr>
          <w:rFonts w:ascii="Times New Roman" w:hAnsi="Times New Roman" w:cs="Times New Roman"/>
        </w:rPr>
        <w:t>so</w:t>
      </w:r>
      <w:r w:rsidR="00822466">
        <w:rPr>
          <w:rFonts w:ascii="Times New Roman" w:hAnsi="Times New Roman" w:cs="Times New Roman"/>
        </w:rPr>
        <w:t>.</w:t>
      </w:r>
      <w:r w:rsidR="0094507B" w:rsidRPr="00057530">
        <w:rPr>
          <w:rFonts w:ascii="Times New Roman" w:hAnsi="Times New Roman" w:cs="Times New Roman"/>
          <w:b/>
          <w:bCs/>
        </w:rPr>
        <w:t>Scope</w:t>
      </w:r>
      <w:proofErr w:type="spellEnd"/>
      <w:proofErr w:type="gramEnd"/>
      <w:r w:rsidR="0094507B" w:rsidRPr="00057530">
        <w:rPr>
          <w:rFonts w:ascii="Times New Roman" w:hAnsi="Times New Roman" w:cs="Times New Roman"/>
          <w:b/>
          <w:bCs/>
        </w:rPr>
        <w:t xml:space="preserve"> of Work and Oversight</w:t>
      </w:r>
    </w:p>
    <w:p w14:paraId="13E2F0E9" w14:textId="77777777" w:rsidR="0094507B" w:rsidRPr="00057530" w:rsidRDefault="0094507B" w:rsidP="0094507B">
      <w:pPr>
        <w:jc w:val="both"/>
        <w:rPr>
          <w:rFonts w:ascii="Times New Roman" w:hAnsi="Times New Roman" w:cs="Times New Roman"/>
        </w:rPr>
      </w:pPr>
      <w:r w:rsidRPr="00057530">
        <w:rPr>
          <w:rFonts w:ascii="Times New Roman" w:hAnsi="Times New Roman" w:cs="Times New Roman"/>
        </w:rPr>
        <w:t>The scope of work assigned to BB Electrical encompassed activities such as Low Voltage (LV) excavation and pole erection for 48 villages. KEI monitored subcontractor activities through an on-site HSE specialist, who was tasked with ensuring compliance with safety protocols, including proper Personal Protective Equipment (PPE) usage and adherence to HSE training requirements. However, it has come to light that on October 9, 2024, the team executed pole erection activities under live lines without prior notification or the mandatory request for a shutdown of the Medium Voltage (MV) line.</w:t>
      </w:r>
    </w:p>
    <w:p w14:paraId="0440D9AA" w14:textId="77777777" w:rsidR="0094507B" w:rsidRPr="00057530" w:rsidRDefault="0094507B" w:rsidP="0094507B">
      <w:pPr>
        <w:jc w:val="both"/>
        <w:rPr>
          <w:rFonts w:ascii="Times New Roman" w:hAnsi="Times New Roman" w:cs="Times New Roman"/>
        </w:rPr>
      </w:pPr>
      <w:r w:rsidRPr="00057530">
        <w:rPr>
          <w:rFonts w:ascii="Times New Roman" w:hAnsi="Times New Roman" w:cs="Times New Roman"/>
        </w:rPr>
        <w:t>This activity was not part of the planned work schedule for the day and was neither communicated in writing nor approved by KEI. Instead, verbal updates were reportedly shared within the team, which is inconsistent with the contractual communication protocols.</w:t>
      </w:r>
    </w:p>
    <w:p w14:paraId="46EAF904" w14:textId="39D26D64" w:rsidR="0094507B" w:rsidRPr="00756B3C" w:rsidRDefault="0094507B" w:rsidP="00756B3C">
      <w:pPr>
        <w:pStyle w:val="ListParagraph"/>
        <w:numPr>
          <w:ilvl w:val="2"/>
          <w:numId w:val="28"/>
        </w:numPr>
        <w:rPr>
          <w:rFonts w:ascii="Times New Roman" w:hAnsi="Times New Roman" w:cs="Times New Roman"/>
          <w:b/>
          <w:bCs/>
        </w:rPr>
      </w:pPr>
      <w:r w:rsidRPr="00756B3C">
        <w:rPr>
          <w:rFonts w:ascii="Times New Roman" w:hAnsi="Times New Roman" w:cs="Times New Roman"/>
          <w:b/>
          <w:bCs/>
        </w:rPr>
        <w:t>Health, Safety, and Environmental Compliance</w:t>
      </w:r>
    </w:p>
    <w:p w14:paraId="3F5FF960" w14:textId="4AE4BD5C" w:rsidR="0094507B" w:rsidRPr="00057530" w:rsidRDefault="0094507B" w:rsidP="0094507B">
      <w:pPr>
        <w:jc w:val="both"/>
        <w:rPr>
          <w:rFonts w:ascii="Times New Roman" w:hAnsi="Times New Roman" w:cs="Times New Roman"/>
        </w:rPr>
      </w:pPr>
      <w:r w:rsidRPr="00057530">
        <w:rPr>
          <w:rFonts w:ascii="Times New Roman" w:hAnsi="Times New Roman" w:cs="Times New Roman"/>
        </w:rPr>
        <w:t xml:space="preserve">KEI provided its subcontractors with an HSE manual, including guidelines for high-risk activities such as pole erection near live lines. Safety protocols require subcontractors to request shutdowns and verify employee qualifications for such high-risk tasks. Despite this, a shutdown was not requested on October 9, 2024, due to the unplanned nature of the activity. Additionally, although KEI's safety specialist oversees approved engineers, no KEI specialist was present on-site at the time of the </w:t>
      </w:r>
      <w:del w:id="452" w:author="Haddy Njie" w:date="2024-11-25T11:42:00Z" w16du:dateUtc="2024-11-25T11:42:00Z">
        <w:r w:rsidRPr="00057530" w:rsidDel="00DB5F63">
          <w:rPr>
            <w:rFonts w:ascii="Times New Roman" w:hAnsi="Times New Roman" w:cs="Times New Roman"/>
          </w:rPr>
          <w:delText>incident</w:delText>
        </w:r>
      </w:del>
      <w:ins w:id="453" w:author="Haddy Njie" w:date="2024-11-25T11:42:00Z" w16du:dateUtc="2024-11-25T11:42:00Z">
        <w:r w:rsidR="00DB5F63">
          <w:rPr>
            <w:rFonts w:ascii="Times New Roman" w:hAnsi="Times New Roman" w:cs="Times New Roman"/>
          </w:rPr>
          <w:t>accident</w:t>
        </w:r>
      </w:ins>
      <w:r w:rsidRPr="00057530">
        <w:rPr>
          <w:rFonts w:ascii="Times New Roman" w:hAnsi="Times New Roman" w:cs="Times New Roman"/>
        </w:rPr>
        <w:t>.</w:t>
      </w:r>
    </w:p>
    <w:p w14:paraId="5FEEB96E" w14:textId="77777777" w:rsidR="0094507B" w:rsidRPr="00057530" w:rsidRDefault="0094507B" w:rsidP="0094507B">
      <w:pPr>
        <w:jc w:val="both"/>
        <w:rPr>
          <w:rFonts w:ascii="Times New Roman" w:hAnsi="Times New Roman" w:cs="Times New Roman"/>
        </w:rPr>
      </w:pPr>
      <w:r w:rsidRPr="00057530">
        <w:rPr>
          <w:rFonts w:ascii="Times New Roman" w:hAnsi="Times New Roman" w:cs="Times New Roman"/>
        </w:rPr>
        <w:lastRenderedPageBreak/>
        <w:t>A WhatsApp communication channel was used to relay information regarding the activity, which is not aligned with the formal documentation requirements set forth in the contract.</w:t>
      </w:r>
    </w:p>
    <w:p w14:paraId="644C9DD4" w14:textId="5BB0AF5F" w:rsidR="0094507B" w:rsidRPr="00756B3C" w:rsidRDefault="0094507B" w:rsidP="00756B3C">
      <w:pPr>
        <w:pStyle w:val="ListParagraph"/>
        <w:numPr>
          <w:ilvl w:val="2"/>
          <w:numId w:val="28"/>
        </w:numPr>
        <w:rPr>
          <w:rFonts w:ascii="Times New Roman" w:hAnsi="Times New Roman" w:cs="Times New Roman"/>
          <w:b/>
          <w:bCs/>
        </w:rPr>
      </w:pPr>
      <w:r w:rsidRPr="00756B3C">
        <w:rPr>
          <w:rFonts w:ascii="Times New Roman" w:hAnsi="Times New Roman" w:cs="Times New Roman"/>
          <w:b/>
          <w:bCs/>
        </w:rPr>
        <w:t>Post-Accident Response and Accountability</w:t>
      </w:r>
    </w:p>
    <w:p w14:paraId="6A4FCB4B" w14:textId="4441545A" w:rsidR="0094507B" w:rsidRPr="00057530" w:rsidRDefault="0094507B" w:rsidP="0094507B">
      <w:pPr>
        <w:rPr>
          <w:rFonts w:ascii="Times New Roman" w:hAnsi="Times New Roman" w:cs="Times New Roman"/>
        </w:rPr>
      </w:pPr>
      <w:r w:rsidRPr="00057530">
        <w:rPr>
          <w:rFonts w:ascii="Times New Roman" w:hAnsi="Times New Roman" w:cs="Times New Roman"/>
        </w:rPr>
        <w:t xml:space="preserve">Following the </w:t>
      </w:r>
      <w:del w:id="454" w:author="Haddy Njie" w:date="2024-11-25T11:42:00Z" w16du:dateUtc="2024-11-25T11:42:00Z">
        <w:r w:rsidRPr="00057530" w:rsidDel="00DB5F63">
          <w:rPr>
            <w:rFonts w:ascii="Times New Roman" w:hAnsi="Times New Roman" w:cs="Times New Roman"/>
          </w:rPr>
          <w:delText>incident</w:delText>
        </w:r>
      </w:del>
      <w:ins w:id="455" w:author="Haddy Njie" w:date="2024-11-25T11:42:00Z" w16du:dateUtc="2024-11-25T11:42:00Z">
        <w:r w:rsidR="00DB5F63">
          <w:rPr>
            <w:rFonts w:ascii="Times New Roman" w:hAnsi="Times New Roman" w:cs="Times New Roman"/>
          </w:rPr>
          <w:t>accident</w:t>
        </w:r>
      </w:ins>
      <w:r w:rsidRPr="00057530">
        <w:rPr>
          <w:rFonts w:ascii="Times New Roman" w:hAnsi="Times New Roman" w:cs="Times New Roman"/>
        </w:rPr>
        <w:t>, KEI has taken the following actions:</w:t>
      </w:r>
    </w:p>
    <w:p w14:paraId="1236F110" w14:textId="77777777" w:rsidR="0094507B" w:rsidRDefault="0094507B" w:rsidP="0094507B">
      <w:pPr>
        <w:pStyle w:val="ListParagraph"/>
        <w:numPr>
          <w:ilvl w:val="0"/>
          <w:numId w:val="36"/>
        </w:numPr>
        <w:rPr>
          <w:rFonts w:ascii="Times New Roman" w:hAnsi="Times New Roman" w:cs="Times New Roman"/>
        </w:rPr>
      </w:pPr>
      <w:r w:rsidRPr="003A438A">
        <w:rPr>
          <w:rFonts w:ascii="Times New Roman" w:hAnsi="Times New Roman" w:cs="Times New Roman"/>
        </w:rPr>
        <w:t>Support has been extended to the family of the deceased, and ongoing engagement with the family members is being maintained.</w:t>
      </w:r>
    </w:p>
    <w:p w14:paraId="60CAAD1B" w14:textId="77777777" w:rsidR="0094507B" w:rsidRDefault="0094507B" w:rsidP="0094507B">
      <w:pPr>
        <w:pStyle w:val="ListParagraph"/>
        <w:rPr>
          <w:rFonts w:ascii="Times New Roman" w:hAnsi="Times New Roman" w:cs="Times New Roman"/>
        </w:rPr>
      </w:pPr>
    </w:p>
    <w:p w14:paraId="5A5FCAC9" w14:textId="77777777" w:rsidR="0094507B" w:rsidRPr="003A438A" w:rsidRDefault="0094507B" w:rsidP="0094507B">
      <w:pPr>
        <w:pStyle w:val="ListParagraph"/>
        <w:numPr>
          <w:ilvl w:val="0"/>
          <w:numId w:val="36"/>
        </w:numPr>
        <w:rPr>
          <w:rFonts w:ascii="Times New Roman" w:hAnsi="Times New Roman" w:cs="Times New Roman"/>
        </w:rPr>
      </w:pPr>
      <w:r w:rsidRPr="003A438A">
        <w:rPr>
          <w:rFonts w:ascii="Times New Roman" w:hAnsi="Times New Roman" w:cs="Times New Roman"/>
        </w:rPr>
        <w:t>KEI has cooperated fully with police investigations and continues to assist in determining the technical and procedural causes of the accident.</w:t>
      </w:r>
    </w:p>
    <w:p w14:paraId="27F36307" w14:textId="77777777" w:rsidR="0094507B" w:rsidRDefault="0094507B" w:rsidP="0094507B">
      <w:pPr>
        <w:pStyle w:val="ListParagraph"/>
        <w:numPr>
          <w:ilvl w:val="0"/>
          <w:numId w:val="36"/>
        </w:numPr>
        <w:rPr>
          <w:rFonts w:ascii="Times New Roman" w:hAnsi="Times New Roman" w:cs="Times New Roman"/>
        </w:rPr>
      </w:pPr>
      <w:r w:rsidRPr="003A438A">
        <w:rPr>
          <w:rFonts w:ascii="Times New Roman" w:hAnsi="Times New Roman" w:cs="Times New Roman"/>
        </w:rPr>
        <w:t>Internal reviews have highlighted gaps in compliance with safety protocols, including the failure to monitor unauthorized subcontractors and the lack of enforcement of shutdown procedures.</w:t>
      </w:r>
    </w:p>
    <w:p w14:paraId="3F2ACD7F" w14:textId="77777777" w:rsidR="0094507B" w:rsidRDefault="0094507B" w:rsidP="0094507B">
      <w:pPr>
        <w:pStyle w:val="ListParagraph"/>
        <w:rPr>
          <w:rFonts w:ascii="Times New Roman" w:hAnsi="Times New Roman" w:cs="Times New Roman"/>
        </w:rPr>
      </w:pPr>
    </w:p>
    <w:p w14:paraId="681A65B0" w14:textId="194DEA0C" w:rsidR="0094507B" w:rsidRPr="003A438A" w:rsidRDefault="0094507B" w:rsidP="0094507B">
      <w:pPr>
        <w:pStyle w:val="ListParagraph"/>
        <w:numPr>
          <w:ilvl w:val="0"/>
          <w:numId w:val="36"/>
        </w:numPr>
        <w:rPr>
          <w:rFonts w:ascii="Times New Roman" w:hAnsi="Times New Roman" w:cs="Times New Roman"/>
        </w:rPr>
      </w:pPr>
      <w:r w:rsidRPr="003A438A">
        <w:rPr>
          <w:rFonts w:ascii="Times New Roman" w:hAnsi="Times New Roman" w:cs="Times New Roman"/>
        </w:rPr>
        <w:t xml:space="preserve">KEI acknowledges a need for stronger oversight and reinforcement of safety measures. The </w:t>
      </w:r>
      <w:del w:id="456" w:author="Haddy Njie" w:date="2024-11-25T11:42:00Z" w16du:dateUtc="2024-11-25T11:42:00Z">
        <w:r w:rsidRPr="003A438A" w:rsidDel="00DB5F63">
          <w:rPr>
            <w:rFonts w:ascii="Times New Roman" w:hAnsi="Times New Roman" w:cs="Times New Roman"/>
          </w:rPr>
          <w:delText>incident</w:delText>
        </w:r>
      </w:del>
      <w:ins w:id="457" w:author="Haddy Njie" w:date="2024-11-25T11:42:00Z" w16du:dateUtc="2024-11-25T11:42:00Z">
        <w:r w:rsidR="00DB5F63">
          <w:rPr>
            <w:rFonts w:ascii="Times New Roman" w:hAnsi="Times New Roman" w:cs="Times New Roman"/>
          </w:rPr>
          <w:t>accident</w:t>
        </w:r>
      </w:ins>
      <w:r w:rsidRPr="003A438A">
        <w:rPr>
          <w:rFonts w:ascii="Times New Roman" w:hAnsi="Times New Roman" w:cs="Times New Roman"/>
        </w:rPr>
        <w:t xml:space="preserve"> has underscored critical gaps, such as the absence of adequate earth fault relay protection, which could have mitigated the risks associated with working under live lines.</w:t>
      </w:r>
    </w:p>
    <w:p w14:paraId="01731F7C" w14:textId="5D1890AB" w:rsidR="0094507B" w:rsidRPr="003276B1" w:rsidRDefault="0094507B" w:rsidP="003276B1">
      <w:pPr>
        <w:jc w:val="both"/>
        <w:rPr>
          <w:rFonts w:ascii="Times New Roman" w:hAnsi="Times New Roman" w:cs="Times New Roman"/>
        </w:rPr>
      </w:pPr>
      <w:r w:rsidRPr="00057530">
        <w:rPr>
          <w:rFonts w:ascii="Times New Roman" w:hAnsi="Times New Roman" w:cs="Times New Roman"/>
        </w:rPr>
        <w:br/>
        <w:t xml:space="preserve">KEI remains committed to addressing these gaps and ensuring full compliance with the terms of its contract with NAWEC. Steps are being taken to enhance safety monitoring mechanisms, improve communication protocols, and establish stricter controls over subcontractor activities. Additionally, KEI is revisiting its internal processes to prevent the recurrence of such </w:t>
      </w:r>
      <w:del w:id="458" w:author="Haddy Njie" w:date="2024-11-25T11:42:00Z" w16du:dateUtc="2024-11-25T11:42:00Z">
        <w:r w:rsidRPr="00057530" w:rsidDel="00DB5F63">
          <w:rPr>
            <w:rFonts w:ascii="Times New Roman" w:hAnsi="Times New Roman" w:cs="Times New Roman"/>
          </w:rPr>
          <w:delText>incident</w:delText>
        </w:r>
      </w:del>
      <w:ins w:id="459" w:author="Haddy Njie" w:date="2024-11-25T11:42:00Z" w16du:dateUtc="2024-11-25T11:42:00Z">
        <w:r w:rsidR="00DB5F63">
          <w:rPr>
            <w:rFonts w:ascii="Times New Roman" w:hAnsi="Times New Roman" w:cs="Times New Roman"/>
          </w:rPr>
          <w:t>accident</w:t>
        </w:r>
      </w:ins>
      <w:r w:rsidRPr="00057530">
        <w:rPr>
          <w:rFonts w:ascii="Times New Roman" w:hAnsi="Times New Roman" w:cs="Times New Roman"/>
        </w:rPr>
        <w:t>s and is prepared to provide all relevant documentation to NAWEC for review.</w:t>
      </w:r>
      <w:r w:rsidRPr="00057530">
        <w:rPr>
          <w:rFonts w:ascii="Times New Roman" w:hAnsi="Times New Roman" w:cs="Times New Roman"/>
          <w:vanish/>
        </w:rPr>
        <w:t>Top of Form</w:t>
      </w:r>
    </w:p>
    <w:p w14:paraId="6AE66468" w14:textId="4AE7CE39" w:rsidR="005C31B7" w:rsidRPr="00864250" w:rsidRDefault="005C31B7" w:rsidP="00BB506D">
      <w:pPr>
        <w:pStyle w:val="ListParagraph"/>
        <w:numPr>
          <w:ilvl w:val="1"/>
          <w:numId w:val="28"/>
        </w:numPr>
        <w:jc w:val="both"/>
        <w:rPr>
          <w:rStyle w:val="Heading2Char"/>
          <w:rFonts w:eastAsiaTheme="minorHAnsi"/>
        </w:rPr>
      </w:pPr>
      <w:bookmarkStart w:id="460" w:name="_Toc183294344"/>
      <w:r w:rsidRPr="00864250">
        <w:rPr>
          <w:rStyle w:val="Heading2Char"/>
          <w:rFonts w:eastAsiaTheme="minorHAnsi"/>
        </w:rPr>
        <w:t>Statement by BB Electrical Regarding Subcontracting and Safety Procedures</w:t>
      </w:r>
      <w:bookmarkEnd w:id="460"/>
    </w:p>
    <w:p w14:paraId="23A6CFC3"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 xml:space="preserve">BB Electrical </w:t>
      </w:r>
      <w:proofErr w:type="gramStart"/>
      <w:r w:rsidRPr="00BA3581">
        <w:rPr>
          <w:rFonts w:ascii="Times New Roman" w:hAnsi="Times New Roman" w:cs="Times New Roman"/>
        </w:rPr>
        <w:t>entered into</w:t>
      </w:r>
      <w:proofErr w:type="gramEnd"/>
      <w:r w:rsidRPr="00BA3581">
        <w:rPr>
          <w:rFonts w:ascii="Times New Roman" w:hAnsi="Times New Roman" w:cs="Times New Roman"/>
        </w:rPr>
        <w:t xml:space="preserve"> a contract with KEI Industries on May 9, 2024, for the design, supply, and installation of electrification projects in The Gambia. Subsequently, BB Electrical signed a subcontracting agreement with BK Engineering (BKE) on July 29, 2024, assigning specific tasks related to electrification projects. This subcontracting decision followed a recommendation from KEI's project manager, Santhosh, who facilitated a conference call to introduce BK Engineering and assure their suitability. Initially, BB Electrical assigned BKE to work on LV (Low Voltage) lines only. BKE began operations in August 2024, focusing on Kerr Gallo, Essau, and Kanuma villages.</w:t>
      </w:r>
    </w:p>
    <w:p w14:paraId="517D278F" w14:textId="5CBFF2B1" w:rsidR="005C31B7" w:rsidRPr="00756B3C" w:rsidRDefault="005C31B7" w:rsidP="00756B3C">
      <w:pPr>
        <w:pStyle w:val="ListParagraph"/>
        <w:numPr>
          <w:ilvl w:val="2"/>
          <w:numId w:val="28"/>
        </w:numPr>
        <w:rPr>
          <w:rFonts w:ascii="Times New Roman" w:hAnsi="Times New Roman" w:cs="Times New Roman"/>
          <w:b/>
          <w:bCs/>
        </w:rPr>
      </w:pPr>
      <w:r w:rsidRPr="00756B3C">
        <w:rPr>
          <w:rFonts w:ascii="Times New Roman" w:hAnsi="Times New Roman" w:cs="Times New Roman"/>
          <w:b/>
          <w:bCs/>
        </w:rPr>
        <w:t>Subcontracting Without Prior Approval</w:t>
      </w:r>
    </w:p>
    <w:p w14:paraId="496369DF"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While BB Electrical acknowledges that the primary contract with KEI prohibited subcontracting without prior approval from KEI and NAWEC, the decision to subcontract BKE was made under the assumption that KEI's recommendation constituted tacit approval. BB Electrical has provided documentation of the subcontracting agreement with BKE.</w:t>
      </w:r>
    </w:p>
    <w:p w14:paraId="05E17073" w14:textId="73EE8078" w:rsidR="005C31B7" w:rsidRPr="00F366CE" w:rsidRDefault="005C31B7" w:rsidP="00F366CE">
      <w:pPr>
        <w:pStyle w:val="ListParagraph"/>
        <w:numPr>
          <w:ilvl w:val="2"/>
          <w:numId w:val="28"/>
        </w:numPr>
        <w:rPr>
          <w:rFonts w:ascii="Times New Roman" w:hAnsi="Times New Roman" w:cs="Times New Roman"/>
          <w:b/>
          <w:bCs/>
        </w:rPr>
      </w:pPr>
      <w:r w:rsidRPr="00F366CE">
        <w:rPr>
          <w:rFonts w:ascii="Times New Roman" w:hAnsi="Times New Roman" w:cs="Times New Roman"/>
          <w:b/>
          <w:bCs/>
        </w:rPr>
        <w:t>Health, Safety, and Environmental (HSE) Compliance</w:t>
      </w:r>
    </w:p>
    <w:p w14:paraId="34A3967D"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BB Electrical asserts that BKE was informed of the health and safety requirements associated with the project. However, BKE did not receive KEI's HSE manual before commencing work. Instead, BB Electrical relied on a toolbox training template provided by KEI. Names of participants and assigned responsibilities were documented. On September 29, 2024, a comprehensive training session was conducted with BKE to address safety measures and protocols.</w:t>
      </w:r>
    </w:p>
    <w:p w14:paraId="02D1016C" w14:textId="77777777" w:rsidR="005C31B7" w:rsidRPr="00BA3581" w:rsidRDefault="005C31B7" w:rsidP="005C31B7">
      <w:pPr>
        <w:jc w:val="both"/>
        <w:rPr>
          <w:rFonts w:ascii="Times New Roman" w:hAnsi="Times New Roman" w:cs="Times New Roman"/>
          <w:b/>
          <w:bCs/>
        </w:rPr>
      </w:pPr>
      <w:r w:rsidRPr="00BA3581">
        <w:rPr>
          <w:rFonts w:ascii="Times New Roman" w:hAnsi="Times New Roman" w:cs="Times New Roman"/>
        </w:rPr>
        <w:lastRenderedPageBreak/>
        <w:t>Despite these efforts, BB Electrical admits that BKE lacked an environmental and health specialist on-site. Health and safety oversight was primarily handled by KEI’s safety officers, who were stationed at various locations during project implementation.</w:t>
      </w:r>
    </w:p>
    <w:p w14:paraId="27302EB4" w14:textId="1272E6D0" w:rsidR="005C31B7" w:rsidRPr="00F366CE" w:rsidRDefault="005C31B7" w:rsidP="00F366CE">
      <w:pPr>
        <w:pStyle w:val="ListParagraph"/>
        <w:numPr>
          <w:ilvl w:val="2"/>
          <w:numId w:val="28"/>
        </w:numPr>
        <w:rPr>
          <w:rFonts w:ascii="Times New Roman" w:hAnsi="Times New Roman" w:cs="Times New Roman"/>
          <w:b/>
          <w:bCs/>
        </w:rPr>
      </w:pPr>
      <w:del w:id="461" w:author="Haddy Njie" w:date="2024-11-25T11:42:00Z" w16du:dateUtc="2024-11-25T11:42:00Z">
        <w:r w:rsidRPr="00F366CE" w:rsidDel="00DB5F63">
          <w:rPr>
            <w:rFonts w:ascii="Times New Roman" w:hAnsi="Times New Roman" w:cs="Times New Roman"/>
            <w:b/>
            <w:bCs/>
          </w:rPr>
          <w:delText>Incident</w:delText>
        </w:r>
      </w:del>
      <w:ins w:id="462" w:author="Haddy Njie" w:date="2024-11-25T11:42:00Z" w16du:dateUtc="2024-11-25T11:42:00Z">
        <w:r w:rsidR="00DB5F63">
          <w:rPr>
            <w:rFonts w:ascii="Times New Roman" w:hAnsi="Times New Roman" w:cs="Times New Roman"/>
            <w:b/>
            <w:bCs/>
          </w:rPr>
          <w:t>Accident</w:t>
        </w:r>
      </w:ins>
      <w:r w:rsidRPr="00F366CE">
        <w:rPr>
          <w:rFonts w:ascii="Times New Roman" w:hAnsi="Times New Roman" w:cs="Times New Roman"/>
          <w:b/>
          <w:bCs/>
        </w:rPr>
        <w:t xml:space="preserve"> at Kerr Gallo</w:t>
      </w:r>
    </w:p>
    <w:p w14:paraId="7E7C7825"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 xml:space="preserve">Materials for the Kerr Gallo site were stored with the </w:t>
      </w:r>
      <w:proofErr w:type="spellStart"/>
      <w:r w:rsidRPr="00BA3581">
        <w:rPr>
          <w:rFonts w:ascii="Times New Roman" w:hAnsi="Times New Roman" w:cs="Times New Roman"/>
        </w:rPr>
        <w:t>Alkalo</w:t>
      </w:r>
      <w:proofErr w:type="spellEnd"/>
      <w:r w:rsidRPr="00BA3581">
        <w:rPr>
          <w:rFonts w:ascii="Times New Roman" w:hAnsi="Times New Roman" w:cs="Times New Roman"/>
        </w:rPr>
        <w:t xml:space="preserve"> for safekeeping. On October 8, 2024, a Joint Monitoring and Certification (JMC) inspection was scheduled to verify site readiness. However, the JMC did not yield a final report.</w:t>
      </w:r>
    </w:p>
    <w:p w14:paraId="081A2299"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 xml:space="preserve">BB Electrical acknowledges that certain poles at Kerr Gallo had not been erected as of September 13, 2024, despite earlier reports suggesting completion. On October 9, 2024, pole erection activities commenced without BB </w:t>
      </w:r>
      <w:proofErr w:type="spellStart"/>
      <w:r w:rsidRPr="00BA3581">
        <w:rPr>
          <w:rFonts w:ascii="Times New Roman" w:hAnsi="Times New Roman" w:cs="Times New Roman"/>
        </w:rPr>
        <w:t>Electrical's</w:t>
      </w:r>
      <w:proofErr w:type="spellEnd"/>
      <w:r w:rsidRPr="00BA3581">
        <w:rPr>
          <w:rFonts w:ascii="Times New Roman" w:hAnsi="Times New Roman" w:cs="Times New Roman"/>
        </w:rPr>
        <w:t xml:space="preserve"> prior authorization. The task was initiated by a supervisor, reportedly on their own accord.</w:t>
      </w:r>
    </w:p>
    <w:p w14:paraId="6DAE047F" w14:textId="5D0D623F" w:rsidR="005C31B7" w:rsidRPr="00BA3581" w:rsidRDefault="005C31B7" w:rsidP="005C31B7">
      <w:pPr>
        <w:jc w:val="both"/>
        <w:rPr>
          <w:rFonts w:ascii="Times New Roman" w:hAnsi="Times New Roman" w:cs="Times New Roman"/>
        </w:rPr>
      </w:pPr>
      <w:r w:rsidRPr="00BA3581">
        <w:rPr>
          <w:rFonts w:ascii="Times New Roman" w:hAnsi="Times New Roman" w:cs="Times New Roman"/>
        </w:rPr>
        <w:t xml:space="preserve">Notably, no request was made for a shutdown of the MV (Medium Voltage) line on the day of the </w:t>
      </w:r>
      <w:del w:id="463" w:author="Haddy Njie" w:date="2024-11-25T11:42:00Z" w16du:dateUtc="2024-11-25T11:42:00Z">
        <w:r w:rsidRPr="00BA3581" w:rsidDel="00DB5F63">
          <w:rPr>
            <w:rFonts w:ascii="Times New Roman" w:hAnsi="Times New Roman" w:cs="Times New Roman"/>
          </w:rPr>
          <w:delText>incident</w:delText>
        </w:r>
      </w:del>
      <w:ins w:id="464" w:author="Haddy Njie" w:date="2024-11-25T11:42:00Z" w16du:dateUtc="2024-11-25T11:42:00Z">
        <w:r w:rsidR="00DB5F63">
          <w:rPr>
            <w:rFonts w:ascii="Times New Roman" w:hAnsi="Times New Roman" w:cs="Times New Roman"/>
          </w:rPr>
          <w:t>accident</w:t>
        </w:r>
      </w:ins>
      <w:r w:rsidRPr="00BA3581">
        <w:rPr>
          <w:rFonts w:ascii="Times New Roman" w:hAnsi="Times New Roman" w:cs="Times New Roman"/>
        </w:rPr>
        <w:t>. The planned activities for that day involved stringing, not pole erection.</w:t>
      </w:r>
    </w:p>
    <w:p w14:paraId="47EF6FD3" w14:textId="657EFCED" w:rsidR="005C31B7" w:rsidRPr="00F366CE" w:rsidRDefault="005C31B7" w:rsidP="00F366CE">
      <w:pPr>
        <w:pStyle w:val="ListParagraph"/>
        <w:numPr>
          <w:ilvl w:val="2"/>
          <w:numId w:val="28"/>
        </w:numPr>
        <w:rPr>
          <w:rFonts w:ascii="Times New Roman" w:hAnsi="Times New Roman" w:cs="Times New Roman"/>
          <w:b/>
          <w:bCs/>
        </w:rPr>
      </w:pPr>
      <w:r w:rsidRPr="00F366CE">
        <w:rPr>
          <w:rFonts w:ascii="Times New Roman" w:hAnsi="Times New Roman" w:cs="Times New Roman"/>
          <w:b/>
          <w:bCs/>
        </w:rPr>
        <w:t>Accountability and Post-</w:t>
      </w:r>
      <w:del w:id="465" w:author="Haddy Njie" w:date="2024-11-25T11:42:00Z" w16du:dateUtc="2024-11-25T11:42:00Z">
        <w:r w:rsidRPr="00F366CE" w:rsidDel="00DB5F63">
          <w:rPr>
            <w:rFonts w:ascii="Times New Roman" w:hAnsi="Times New Roman" w:cs="Times New Roman"/>
            <w:b/>
            <w:bCs/>
          </w:rPr>
          <w:delText>Incident</w:delText>
        </w:r>
      </w:del>
      <w:ins w:id="466" w:author="Haddy Njie" w:date="2024-11-25T11:42:00Z" w16du:dateUtc="2024-11-25T11:42:00Z">
        <w:r w:rsidR="00DB5F63">
          <w:rPr>
            <w:rFonts w:ascii="Times New Roman" w:hAnsi="Times New Roman" w:cs="Times New Roman"/>
            <w:b/>
            <w:bCs/>
          </w:rPr>
          <w:t>Accident</w:t>
        </w:r>
      </w:ins>
      <w:r w:rsidRPr="00F366CE">
        <w:rPr>
          <w:rFonts w:ascii="Times New Roman" w:hAnsi="Times New Roman" w:cs="Times New Roman"/>
          <w:b/>
          <w:bCs/>
        </w:rPr>
        <w:t xml:space="preserve"> Measures</w:t>
      </w:r>
    </w:p>
    <w:p w14:paraId="47A1DCE0"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Since the accident, BB Electrical has:</w:t>
      </w:r>
    </w:p>
    <w:p w14:paraId="27A35472" w14:textId="77777777" w:rsidR="005C31B7" w:rsidRDefault="005C31B7" w:rsidP="005C31B7">
      <w:pPr>
        <w:pStyle w:val="ListParagraph"/>
        <w:numPr>
          <w:ilvl w:val="0"/>
          <w:numId w:val="37"/>
        </w:numPr>
        <w:jc w:val="both"/>
        <w:rPr>
          <w:rFonts w:ascii="Times New Roman" w:hAnsi="Times New Roman" w:cs="Times New Roman"/>
        </w:rPr>
      </w:pPr>
      <w:r w:rsidRPr="00BA3581">
        <w:rPr>
          <w:rFonts w:ascii="Times New Roman" w:hAnsi="Times New Roman" w:cs="Times New Roman"/>
        </w:rPr>
        <w:t>Cooperated with Investigations: BB Electrical is fully cooperating with the ongoing police investigation and awaits their findings to determine further actions.</w:t>
      </w:r>
    </w:p>
    <w:p w14:paraId="3FEB4F70" w14:textId="77777777" w:rsidR="005C31B7" w:rsidRDefault="005C31B7" w:rsidP="005C31B7">
      <w:pPr>
        <w:pStyle w:val="ListParagraph"/>
        <w:jc w:val="both"/>
        <w:rPr>
          <w:rFonts w:ascii="Times New Roman" w:hAnsi="Times New Roman" w:cs="Times New Roman"/>
        </w:rPr>
      </w:pPr>
    </w:p>
    <w:p w14:paraId="4153541A" w14:textId="77777777" w:rsidR="005C31B7" w:rsidRDefault="005C31B7" w:rsidP="005C31B7">
      <w:pPr>
        <w:pStyle w:val="ListParagraph"/>
        <w:numPr>
          <w:ilvl w:val="0"/>
          <w:numId w:val="37"/>
        </w:numPr>
        <w:jc w:val="both"/>
        <w:rPr>
          <w:rFonts w:ascii="Times New Roman" w:hAnsi="Times New Roman" w:cs="Times New Roman"/>
        </w:rPr>
      </w:pPr>
      <w:r w:rsidRPr="00BA3581">
        <w:rPr>
          <w:rFonts w:ascii="Times New Roman" w:hAnsi="Times New Roman" w:cs="Times New Roman"/>
        </w:rPr>
        <w:t>Enhanced Oversight: Stricter measures are being implemented to monitor subcontractors and ensure compliance with HSE standards.</w:t>
      </w:r>
    </w:p>
    <w:p w14:paraId="34CE502C" w14:textId="77777777" w:rsidR="005C31B7" w:rsidRPr="00BA3581" w:rsidRDefault="005C31B7" w:rsidP="005C31B7">
      <w:pPr>
        <w:pStyle w:val="ListParagraph"/>
        <w:rPr>
          <w:rFonts w:ascii="Times New Roman" w:hAnsi="Times New Roman" w:cs="Times New Roman"/>
        </w:rPr>
      </w:pPr>
    </w:p>
    <w:p w14:paraId="69E682F2" w14:textId="77777777" w:rsidR="005C31B7" w:rsidRPr="00BA3581" w:rsidRDefault="005C31B7" w:rsidP="005C31B7">
      <w:pPr>
        <w:pStyle w:val="ListParagraph"/>
        <w:numPr>
          <w:ilvl w:val="0"/>
          <w:numId w:val="37"/>
        </w:numPr>
        <w:jc w:val="both"/>
        <w:rPr>
          <w:rFonts w:ascii="Times New Roman" w:hAnsi="Times New Roman" w:cs="Times New Roman"/>
        </w:rPr>
      </w:pPr>
      <w:r w:rsidRPr="00BA3581">
        <w:rPr>
          <w:rFonts w:ascii="Times New Roman" w:hAnsi="Times New Roman" w:cs="Times New Roman"/>
        </w:rPr>
        <w:t>Support for Survivors: BB Electrical is regularly checking on the survivors of the accident and providing necessary support.</w:t>
      </w:r>
    </w:p>
    <w:p w14:paraId="00D7E41A" w14:textId="77777777" w:rsidR="00F366CE" w:rsidRDefault="00F366CE" w:rsidP="00F366CE">
      <w:pPr>
        <w:pStyle w:val="ListParagraph"/>
        <w:ind w:left="1080"/>
        <w:rPr>
          <w:rFonts w:ascii="Times New Roman" w:hAnsi="Times New Roman" w:cs="Times New Roman"/>
          <w:b/>
          <w:bCs/>
        </w:rPr>
      </w:pPr>
    </w:p>
    <w:p w14:paraId="4B3A6B62" w14:textId="5127D9B5" w:rsidR="005C31B7" w:rsidRPr="00F366CE" w:rsidRDefault="005C31B7" w:rsidP="00F366CE">
      <w:pPr>
        <w:pStyle w:val="ListParagraph"/>
        <w:numPr>
          <w:ilvl w:val="2"/>
          <w:numId w:val="28"/>
        </w:numPr>
        <w:rPr>
          <w:rFonts w:ascii="Times New Roman" w:hAnsi="Times New Roman" w:cs="Times New Roman"/>
          <w:b/>
          <w:bCs/>
        </w:rPr>
      </w:pPr>
      <w:r w:rsidRPr="00F366CE">
        <w:rPr>
          <w:rFonts w:ascii="Times New Roman" w:hAnsi="Times New Roman" w:cs="Times New Roman"/>
          <w:b/>
          <w:bCs/>
        </w:rPr>
        <w:t>Worker Management and Documentation</w:t>
      </w:r>
    </w:p>
    <w:p w14:paraId="1B3676E8" w14:textId="77777777" w:rsidR="005C31B7" w:rsidRPr="00BA3581" w:rsidRDefault="005C31B7" w:rsidP="005C31B7">
      <w:pPr>
        <w:jc w:val="both"/>
        <w:rPr>
          <w:rFonts w:ascii="Times New Roman" w:hAnsi="Times New Roman" w:cs="Times New Roman"/>
        </w:rPr>
      </w:pPr>
      <w:r w:rsidRPr="00BA3581">
        <w:rPr>
          <w:rFonts w:ascii="Times New Roman" w:hAnsi="Times New Roman" w:cs="Times New Roman"/>
        </w:rPr>
        <w:t>BB Electrical confirms that it has submitted the Code of Conduct (COC) and pay slips for workers to KEI. However, the submission of medical certificates was less comprehensive, and BB Electrical is reviewing compliance with these requirements. Workers assigned to tasks are categorized into specific roles, including drivers, masons, electricians, and linemen, with contracts or employment letters provided to each.</w:t>
      </w:r>
    </w:p>
    <w:p w14:paraId="137C4FC4" w14:textId="25E29954" w:rsidR="005C31B7" w:rsidRPr="00F366CE" w:rsidRDefault="005C31B7" w:rsidP="00F366CE">
      <w:pPr>
        <w:pStyle w:val="ListParagraph"/>
        <w:numPr>
          <w:ilvl w:val="2"/>
          <w:numId w:val="28"/>
        </w:numPr>
        <w:rPr>
          <w:rFonts w:ascii="Times New Roman" w:hAnsi="Times New Roman" w:cs="Times New Roman"/>
          <w:b/>
          <w:bCs/>
        </w:rPr>
      </w:pPr>
      <w:r w:rsidRPr="00F366CE">
        <w:rPr>
          <w:rFonts w:ascii="Times New Roman" w:hAnsi="Times New Roman" w:cs="Times New Roman"/>
          <w:b/>
          <w:bCs/>
        </w:rPr>
        <w:t>Commitment to Safety and Compliance</w:t>
      </w:r>
    </w:p>
    <w:p w14:paraId="230CCF7F" w14:textId="53B9FB78" w:rsidR="005C31B7" w:rsidRPr="00BA3581" w:rsidRDefault="005C31B7" w:rsidP="005C31B7">
      <w:pPr>
        <w:jc w:val="both"/>
        <w:rPr>
          <w:rFonts w:ascii="Times New Roman" w:hAnsi="Times New Roman" w:cs="Times New Roman"/>
        </w:rPr>
      </w:pPr>
      <w:r w:rsidRPr="00BA3581">
        <w:rPr>
          <w:rFonts w:ascii="Times New Roman" w:hAnsi="Times New Roman" w:cs="Times New Roman"/>
        </w:rPr>
        <w:t xml:space="preserve">BB Electrical acknowledges the gaps that contributed to this </w:t>
      </w:r>
      <w:del w:id="467" w:author="Haddy Njie" w:date="2024-11-25T11:42:00Z" w16du:dateUtc="2024-11-25T11:42:00Z">
        <w:r w:rsidRPr="00BA3581" w:rsidDel="00DB5F63">
          <w:rPr>
            <w:rFonts w:ascii="Times New Roman" w:hAnsi="Times New Roman" w:cs="Times New Roman"/>
          </w:rPr>
          <w:delText>incident</w:delText>
        </w:r>
      </w:del>
      <w:ins w:id="468" w:author="Haddy Njie" w:date="2024-11-25T11:42:00Z" w16du:dateUtc="2024-11-25T11:42:00Z">
        <w:r w:rsidR="00DB5F63">
          <w:rPr>
            <w:rFonts w:ascii="Times New Roman" w:hAnsi="Times New Roman" w:cs="Times New Roman"/>
          </w:rPr>
          <w:t>accident</w:t>
        </w:r>
      </w:ins>
      <w:r w:rsidRPr="00BA3581">
        <w:rPr>
          <w:rFonts w:ascii="Times New Roman" w:hAnsi="Times New Roman" w:cs="Times New Roman"/>
        </w:rPr>
        <w:t xml:space="preserve"> and is taking concrete steps to rectify these issues, including:</w:t>
      </w:r>
    </w:p>
    <w:p w14:paraId="3D8104F1" w14:textId="77777777" w:rsidR="005C31B7" w:rsidRDefault="005C31B7" w:rsidP="005C31B7">
      <w:pPr>
        <w:pStyle w:val="ListParagraph"/>
        <w:numPr>
          <w:ilvl w:val="0"/>
          <w:numId w:val="38"/>
        </w:numPr>
        <w:jc w:val="both"/>
        <w:rPr>
          <w:rFonts w:ascii="Times New Roman" w:hAnsi="Times New Roman" w:cs="Times New Roman"/>
        </w:rPr>
      </w:pPr>
      <w:r w:rsidRPr="00BA3581">
        <w:rPr>
          <w:rFonts w:ascii="Times New Roman" w:hAnsi="Times New Roman" w:cs="Times New Roman"/>
        </w:rPr>
        <w:t>Conducting internal reviews to address systemic failures.</w:t>
      </w:r>
    </w:p>
    <w:p w14:paraId="19A7682C" w14:textId="77777777" w:rsidR="005C31B7" w:rsidRDefault="005C31B7" w:rsidP="005C31B7">
      <w:pPr>
        <w:pStyle w:val="ListParagraph"/>
        <w:jc w:val="both"/>
        <w:rPr>
          <w:rFonts w:ascii="Times New Roman" w:hAnsi="Times New Roman" w:cs="Times New Roman"/>
        </w:rPr>
      </w:pPr>
    </w:p>
    <w:p w14:paraId="46541290" w14:textId="77777777" w:rsidR="005C31B7" w:rsidRDefault="005C31B7" w:rsidP="005C31B7">
      <w:pPr>
        <w:pStyle w:val="ListParagraph"/>
        <w:numPr>
          <w:ilvl w:val="0"/>
          <w:numId w:val="38"/>
        </w:numPr>
        <w:jc w:val="both"/>
        <w:rPr>
          <w:rFonts w:ascii="Times New Roman" w:hAnsi="Times New Roman" w:cs="Times New Roman"/>
        </w:rPr>
      </w:pPr>
      <w:r w:rsidRPr="00BA3581">
        <w:rPr>
          <w:rFonts w:ascii="Times New Roman" w:hAnsi="Times New Roman" w:cs="Times New Roman"/>
        </w:rPr>
        <w:t>Enhancing training programs for workers and subcontractors.</w:t>
      </w:r>
    </w:p>
    <w:p w14:paraId="2258E918" w14:textId="77777777" w:rsidR="005C31B7" w:rsidRPr="00BA3581" w:rsidRDefault="005C31B7" w:rsidP="005C31B7">
      <w:pPr>
        <w:pStyle w:val="ListParagraph"/>
        <w:rPr>
          <w:rFonts w:ascii="Times New Roman" w:hAnsi="Times New Roman" w:cs="Times New Roman"/>
        </w:rPr>
      </w:pPr>
    </w:p>
    <w:p w14:paraId="47F2FBD6" w14:textId="77777777" w:rsidR="005C31B7" w:rsidRPr="00BA3581" w:rsidRDefault="005C31B7" w:rsidP="005C31B7">
      <w:pPr>
        <w:pStyle w:val="ListParagraph"/>
        <w:numPr>
          <w:ilvl w:val="0"/>
          <w:numId w:val="38"/>
        </w:numPr>
        <w:jc w:val="both"/>
        <w:rPr>
          <w:rFonts w:ascii="Times New Roman" w:hAnsi="Times New Roman" w:cs="Times New Roman"/>
        </w:rPr>
      </w:pPr>
      <w:r w:rsidRPr="00BA3581">
        <w:rPr>
          <w:rFonts w:ascii="Times New Roman" w:hAnsi="Times New Roman" w:cs="Times New Roman"/>
        </w:rPr>
        <w:t>Establishing clearer communication channels between BB Electrical, KEI, and subcontractors to prevent unauthorized actions in the future.</w:t>
      </w:r>
    </w:p>
    <w:p w14:paraId="4FB40A79" w14:textId="77777777" w:rsidR="005C31B7" w:rsidRPr="00BA3581" w:rsidRDefault="005C31B7" w:rsidP="005C31B7">
      <w:pPr>
        <w:jc w:val="both"/>
        <w:rPr>
          <w:rFonts w:ascii="Times New Roman" w:hAnsi="Times New Roman" w:cs="Times New Roman"/>
          <w:vanish/>
        </w:rPr>
      </w:pPr>
      <w:r w:rsidRPr="00BA3581">
        <w:rPr>
          <w:rFonts w:ascii="Times New Roman" w:hAnsi="Times New Roman" w:cs="Times New Roman"/>
          <w:vanish/>
        </w:rPr>
        <w:t>Top of Form</w:t>
      </w:r>
    </w:p>
    <w:p w14:paraId="4902939B" w14:textId="77777777" w:rsidR="005C31B7" w:rsidRPr="00BA3581" w:rsidRDefault="005C31B7" w:rsidP="005C31B7">
      <w:pPr>
        <w:jc w:val="both"/>
        <w:rPr>
          <w:rFonts w:ascii="Times New Roman" w:hAnsi="Times New Roman" w:cs="Times New Roman"/>
          <w:vanish/>
        </w:rPr>
      </w:pPr>
      <w:r w:rsidRPr="00BA3581">
        <w:rPr>
          <w:rFonts w:ascii="Times New Roman" w:hAnsi="Times New Roman" w:cs="Times New Roman"/>
          <w:vanish/>
        </w:rPr>
        <w:t>Bottom of Form</w:t>
      </w:r>
    </w:p>
    <w:p w14:paraId="0F5B8CB3" w14:textId="4A52C856" w:rsidR="00DD36E9" w:rsidRPr="00134496" w:rsidRDefault="00DD36E9" w:rsidP="00134496">
      <w:pPr>
        <w:pStyle w:val="ListParagraph"/>
        <w:numPr>
          <w:ilvl w:val="1"/>
          <w:numId w:val="28"/>
        </w:numPr>
        <w:rPr>
          <w:rFonts w:ascii="Times New Roman" w:hAnsi="Times New Roman" w:cs="Times New Roman"/>
          <w:b/>
          <w:bCs/>
        </w:rPr>
      </w:pPr>
      <w:bookmarkStart w:id="469" w:name="_Toc183294345"/>
      <w:r w:rsidRPr="00134496">
        <w:rPr>
          <w:rStyle w:val="Heading2Char"/>
          <w:rFonts w:eastAsiaTheme="minorHAnsi"/>
          <w:lang w:val="en-GM"/>
        </w:rPr>
        <w:t>Statement by Ousman Drammeh, Sole Proprietor of BK Engineering</w:t>
      </w:r>
      <w:bookmarkEnd w:id="469"/>
    </w:p>
    <w:p w14:paraId="29369A5D" w14:textId="77777777" w:rsidR="004932FB" w:rsidRDefault="004932FB" w:rsidP="004932FB">
      <w:pPr>
        <w:pStyle w:val="ListParagraph"/>
        <w:ind w:left="1080"/>
        <w:rPr>
          <w:rFonts w:ascii="Times New Roman" w:hAnsi="Times New Roman" w:cs="Times New Roman"/>
          <w:b/>
          <w:bCs/>
        </w:rPr>
      </w:pPr>
    </w:p>
    <w:p w14:paraId="46317B61" w14:textId="70A947DB" w:rsidR="00DD36E9" w:rsidRPr="004932FB" w:rsidRDefault="00DD36E9" w:rsidP="004932FB">
      <w:pPr>
        <w:pStyle w:val="ListParagraph"/>
        <w:numPr>
          <w:ilvl w:val="2"/>
          <w:numId w:val="28"/>
        </w:numPr>
        <w:rPr>
          <w:rFonts w:ascii="Times New Roman" w:hAnsi="Times New Roman" w:cs="Times New Roman"/>
          <w:b/>
          <w:bCs/>
        </w:rPr>
      </w:pPr>
      <w:r w:rsidRPr="004932FB">
        <w:rPr>
          <w:rFonts w:ascii="Times New Roman" w:hAnsi="Times New Roman" w:cs="Times New Roman"/>
          <w:b/>
          <w:bCs/>
        </w:rPr>
        <w:t>Business Registration and Operations:</w:t>
      </w:r>
    </w:p>
    <w:p w14:paraId="73571599" w14:textId="77777777" w:rsidR="00DD36E9" w:rsidRPr="00A649BF" w:rsidRDefault="00DD36E9" w:rsidP="00DD36E9">
      <w:pPr>
        <w:numPr>
          <w:ilvl w:val="0"/>
          <w:numId w:val="51"/>
        </w:numPr>
        <w:rPr>
          <w:rFonts w:ascii="Times New Roman" w:hAnsi="Times New Roman" w:cs="Times New Roman"/>
        </w:rPr>
      </w:pPr>
      <w:r w:rsidRPr="00A649BF">
        <w:rPr>
          <w:rFonts w:ascii="Times New Roman" w:hAnsi="Times New Roman" w:cs="Times New Roman"/>
        </w:rPr>
        <w:lastRenderedPageBreak/>
        <w:t>BK Engineering, owned solely by me, was officially registered as a business in December 2023, in Jarra Soma. However, the business has been operational for 3 to 4 years before its registration.</w:t>
      </w:r>
    </w:p>
    <w:p w14:paraId="6EE474DB" w14:textId="77777777" w:rsidR="00DD36E9" w:rsidRPr="00A649BF" w:rsidRDefault="00DD36E9" w:rsidP="00DD36E9">
      <w:pPr>
        <w:numPr>
          <w:ilvl w:val="0"/>
          <w:numId w:val="51"/>
        </w:numPr>
        <w:rPr>
          <w:rFonts w:ascii="Times New Roman" w:hAnsi="Times New Roman" w:cs="Times New Roman"/>
        </w:rPr>
      </w:pPr>
      <w:r w:rsidRPr="00A649BF">
        <w:rPr>
          <w:rFonts w:ascii="Times New Roman" w:hAnsi="Times New Roman" w:cs="Times New Roman"/>
        </w:rPr>
        <w:t>I provided a certificate of registration and tax payment records to confirm the business’s legitimacy.</w:t>
      </w:r>
    </w:p>
    <w:p w14:paraId="4D63F383" w14:textId="59C74161" w:rsidR="00DD36E9" w:rsidRPr="004932FB" w:rsidRDefault="00DD36E9" w:rsidP="004932FB">
      <w:pPr>
        <w:pStyle w:val="ListParagraph"/>
        <w:numPr>
          <w:ilvl w:val="2"/>
          <w:numId w:val="28"/>
        </w:numPr>
        <w:rPr>
          <w:rFonts w:ascii="Times New Roman" w:hAnsi="Times New Roman" w:cs="Times New Roman"/>
          <w:b/>
          <w:bCs/>
        </w:rPr>
      </w:pPr>
      <w:r w:rsidRPr="004932FB">
        <w:rPr>
          <w:rFonts w:ascii="Times New Roman" w:hAnsi="Times New Roman" w:cs="Times New Roman"/>
          <w:b/>
          <w:bCs/>
        </w:rPr>
        <w:t>Insurance and Staffing:</w:t>
      </w:r>
    </w:p>
    <w:p w14:paraId="0E81CF78" w14:textId="77777777" w:rsidR="00DD36E9" w:rsidRPr="00A649BF" w:rsidRDefault="00DD36E9" w:rsidP="00DD36E9">
      <w:pPr>
        <w:numPr>
          <w:ilvl w:val="0"/>
          <w:numId w:val="52"/>
        </w:numPr>
        <w:rPr>
          <w:rFonts w:ascii="Times New Roman" w:hAnsi="Times New Roman" w:cs="Times New Roman"/>
        </w:rPr>
      </w:pPr>
      <w:r w:rsidRPr="00A649BF">
        <w:rPr>
          <w:rFonts w:ascii="Times New Roman" w:hAnsi="Times New Roman" w:cs="Times New Roman"/>
        </w:rPr>
        <w:t>BK Engineering does not have insurance coverage, either for the business or its employees.</w:t>
      </w:r>
    </w:p>
    <w:p w14:paraId="2500F122" w14:textId="77777777" w:rsidR="00DD36E9" w:rsidRPr="00A649BF" w:rsidRDefault="00DD36E9" w:rsidP="00DD36E9">
      <w:pPr>
        <w:numPr>
          <w:ilvl w:val="0"/>
          <w:numId w:val="52"/>
        </w:numPr>
        <w:rPr>
          <w:rFonts w:ascii="Times New Roman" w:hAnsi="Times New Roman" w:cs="Times New Roman"/>
        </w:rPr>
      </w:pPr>
      <w:r w:rsidRPr="00A649BF">
        <w:rPr>
          <w:rFonts w:ascii="Times New Roman" w:hAnsi="Times New Roman" w:cs="Times New Roman"/>
        </w:rPr>
        <w:t>I employed two staff members, Karamo Touray and Ebrima Drammeh, on a permanent basis before their demise. Both had contracts, and I presented their appointment letters as evidence.</w:t>
      </w:r>
    </w:p>
    <w:p w14:paraId="302F6438" w14:textId="77777777" w:rsidR="00DD36E9" w:rsidRPr="00A649BF" w:rsidRDefault="00DD36E9" w:rsidP="00DD36E9">
      <w:pPr>
        <w:numPr>
          <w:ilvl w:val="0"/>
          <w:numId w:val="52"/>
        </w:numPr>
        <w:rPr>
          <w:rFonts w:ascii="Times New Roman" w:hAnsi="Times New Roman" w:cs="Times New Roman"/>
        </w:rPr>
      </w:pPr>
      <w:r w:rsidRPr="00A649BF">
        <w:rPr>
          <w:rFonts w:ascii="Times New Roman" w:hAnsi="Times New Roman" w:cs="Times New Roman"/>
        </w:rPr>
        <w:t>In September 2024, I informed both employees that I would make their permanent status official and update their contracts with new appointment letters and salary increments, effective October 2024.</w:t>
      </w:r>
    </w:p>
    <w:p w14:paraId="25247B08" w14:textId="77777777" w:rsidR="00DD36E9" w:rsidRPr="00A649BF" w:rsidRDefault="00DD36E9" w:rsidP="00DD36E9">
      <w:pPr>
        <w:numPr>
          <w:ilvl w:val="0"/>
          <w:numId w:val="52"/>
        </w:numPr>
        <w:rPr>
          <w:rFonts w:ascii="Times New Roman" w:hAnsi="Times New Roman" w:cs="Times New Roman"/>
        </w:rPr>
      </w:pPr>
      <w:r w:rsidRPr="00A649BF">
        <w:rPr>
          <w:rFonts w:ascii="Times New Roman" w:hAnsi="Times New Roman" w:cs="Times New Roman"/>
        </w:rPr>
        <w:t>Additional workers included:</w:t>
      </w:r>
    </w:p>
    <w:p w14:paraId="0390AEB6" w14:textId="77777777" w:rsidR="00DD36E9" w:rsidRPr="00A649BF" w:rsidRDefault="00DD36E9" w:rsidP="00DD36E9">
      <w:pPr>
        <w:numPr>
          <w:ilvl w:val="1"/>
          <w:numId w:val="52"/>
        </w:numPr>
        <w:rPr>
          <w:rFonts w:ascii="Times New Roman" w:hAnsi="Times New Roman" w:cs="Times New Roman"/>
        </w:rPr>
      </w:pPr>
      <w:r w:rsidRPr="00A649BF">
        <w:rPr>
          <w:rFonts w:ascii="Times New Roman" w:hAnsi="Times New Roman" w:cs="Times New Roman"/>
          <w:b/>
          <w:bCs/>
        </w:rPr>
        <w:t>Assan Ceesay:</w:t>
      </w:r>
      <w:r w:rsidRPr="00A649BF">
        <w:rPr>
          <w:rFonts w:ascii="Times New Roman" w:hAnsi="Times New Roman" w:cs="Times New Roman"/>
        </w:rPr>
        <w:t xml:space="preserve"> Worked occasionally as a driver and sometimes assisted the team, introduced by </w:t>
      </w:r>
      <w:proofErr w:type="spellStart"/>
      <w:r w:rsidRPr="00A649BF">
        <w:rPr>
          <w:rFonts w:ascii="Times New Roman" w:hAnsi="Times New Roman" w:cs="Times New Roman"/>
        </w:rPr>
        <w:t>Nderry</w:t>
      </w:r>
      <w:proofErr w:type="spellEnd"/>
      <w:r w:rsidRPr="00A649BF">
        <w:rPr>
          <w:rFonts w:ascii="Times New Roman" w:hAnsi="Times New Roman" w:cs="Times New Roman"/>
        </w:rPr>
        <w:t xml:space="preserve"> Touray.</w:t>
      </w:r>
    </w:p>
    <w:p w14:paraId="608B368F" w14:textId="77777777" w:rsidR="00DD36E9" w:rsidRPr="00A649BF" w:rsidRDefault="00DD36E9" w:rsidP="00DD36E9">
      <w:pPr>
        <w:numPr>
          <w:ilvl w:val="1"/>
          <w:numId w:val="52"/>
        </w:numPr>
        <w:rPr>
          <w:rFonts w:ascii="Times New Roman" w:hAnsi="Times New Roman" w:cs="Times New Roman"/>
        </w:rPr>
      </w:pPr>
      <w:r w:rsidRPr="00A649BF">
        <w:rPr>
          <w:rFonts w:ascii="Times New Roman" w:hAnsi="Times New Roman" w:cs="Times New Roman"/>
          <w:b/>
          <w:bCs/>
        </w:rPr>
        <w:t>Sarjo Jarju:</w:t>
      </w:r>
      <w:r w:rsidRPr="00A649BF">
        <w:rPr>
          <w:rFonts w:ascii="Times New Roman" w:hAnsi="Times New Roman" w:cs="Times New Roman"/>
        </w:rPr>
        <w:t> Contracted to operate a concrete mixer and later included in a group contract with four others.</w:t>
      </w:r>
    </w:p>
    <w:p w14:paraId="57B8FFDD" w14:textId="20F10F99" w:rsidR="00DD36E9" w:rsidRPr="00A649BF" w:rsidRDefault="00DD36E9" w:rsidP="00DD36E9">
      <w:pPr>
        <w:numPr>
          <w:ilvl w:val="1"/>
          <w:numId w:val="52"/>
        </w:numPr>
        <w:rPr>
          <w:rFonts w:ascii="Times New Roman" w:hAnsi="Times New Roman" w:cs="Times New Roman"/>
        </w:rPr>
      </w:pPr>
      <w:r w:rsidRPr="00A649BF">
        <w:rPr>
          <w:rFonts w:ascii="Times New Roman" w:hAnsi="Times New Roman" w:cs="Times New Roman"/>
          <w:b/>
          <w:bCs/>
        </w:rPr>
        <w:t>Samba Sarr:</w:t>
      </w:r>
      <w:r w:rsidRPr="00A649BF">
        <w:rPr>
          <w:rFonts w:ascii="Times New Roman" w:hAnsi="Times New Roman" w:cs="Times New Roman"/>
        </w:rPr>
        <w:t xml:space="preserve"> Began work on Monday, two days before the </w:t>
      </w:r>
      <w:del w:id="470" w:author="Haddy Njie" w:date="2024-11-25T11:42:00Z" w16du:dateUtc="2024-11-25T11:42:00Z">
        <w:r w:rsidRPr="00A649BF" w:rsidDel="00DB5F63">
          <w:rPr>
            <w:rFonts w:ascii="Times New Roman" w:hAnsi="Times New Roman" w:cs="Times New Roman"/>
          </w:rPr>
          <w:delText>incident</w:delText>
        </w:r>
      </w:del>
      <w:ins w:id="471" w:author="Haddy Njie" w:date="2024-11-25T11:42:00Z" w16du:dateUtc="2024-11-25T11:42:00Z">
        <w:r w:rsidR="00DB5F63">
          <w:rPr>
            <w:rFonts w:ascii="Times New Roman" w:hAnsi="Times New Roman" w:cs="Times New Roman"/>
          </w:rPr>
          <w:t>accident</w:t>
        </w:r>
      </w:ins>
      <w:r w:rsidRPr="00A649BF">
        <w:rPr>
          <w:rFonts w:ascii="Times New Roman" w:hAnsi="Times New Roman" w:cs="Times New Roman"/>
        </w:rPr>
        <w:t>.</w:t>
      </w:r>
    </w:p>
    <w:p w14:paraId="6F3C9B0C" w14:textId="77777777" w:rsidR="00DD36E9" w:rsidRPr="00A649BF" w:rsidRDefault="00DD36E9" w:rsidP="00DD36E9">
      <w:pPr>
        <w:numPr>
          <w:ilvl w:val="1"/>
          <w:numId w:val="52"/>
        </w:numPr>
        <w:rPr>
          <w:rFonts w:ascii="Times New Roman" w:hAnsi="Times New Roman" w:cs="Times New Roman"/>
        </w:rPr>
      </w:pPr>
      <w:r w:rsidRPr="00A649BF">
        <w:rPr>
          <w:rFonts w:ascii="Times New Roman" w:hAnsi="Times New Roman" w:cs="Times New Roman"/>
          <w:b/>
          <w:bCs/>
        </w:rPr>
        <w:t>Ebrima Ceesay:</w:t>
      </w:r>
      <w:r w:rsidRPr="00A649BF">
        <w:rPr>
          <w:rFonts w:ascii="Times New Roman" w:hAnsi="Times New Roman" w:cs="Times New Roman"/>
        </w:rPr>
        <w:t> Worked with BK Engineering since August 2024.</w:t>
      </w:r>
    </w:p>
    <w:p w14:paraId="03150C6E" w14:textId="77777777" w:rsidR="00DD36E9" w:rsidRPr="00A649BF" w:rsidRDefault="00DD36E9" w:rsidP="00DD36E9">
      <w:pPr>
        <w:numPr>
          <w:ilvl w:val="1"/>
          <w:numId w:val="52"/>
        </w:numPr>
        <w:rPr>
          <w:rFonts w:ascii="Times New Roman" w:hAnsi="Times New Roman" w:cs="Times New Roman"/>
        </w:rPr>
      </w:pPr>
      <w:r w:rsidRPr="00A649BF">
        <w:rPr>
          <w:rFonts w:ascii="Times New Roman" w:hAnsi="Times New Roman" w:cs="Times New Roman"/>
          <w:b/>
          <w:bCs/>
        </w:rPr>
        <w:t>Salieu Jallow:</w:t>
      </w:r>
      <w:r w:rsidRPr="00A649BF">
        <w:rPr>
          <w:rFonts w:ascii="Times New Roman" w:hAnsi="Times New Roman" w:cs="Times New Roman"/>
        </w:rPr>
        <w:t> Commenced work in September 2024.</w:t>
      </w:r>
    </w:p>
    <w:p w14:paraId="598A8F2F" w14:textId="5AF034BA" w:rsidR="00DD36E9" w:rsidRPr="00A649BF" w:rsidRDefault="00DD36E9" w:rsidP="00DD36E9">
      <w:pPr>
        <w:numPr>
          <w:ilvl w:val="1"/>
          <w:numId w:val="52"/>
        </w:numPr>
        <w:rPr>
          <w:rFonts w:ascii="Times New Roman" w:hAnsi="Times New Roman" w:cs="Times New Roman"/>
        </w:rPr>
      </w:pPr>
      <w:r w:rsidRPr="00A649BF">
        <w:rPr>
          <w:rFonts w:ascii="Times New Roman" w:hAnsi="Times New Roman" w:cs="Times New Roman"/>
          <w:b/>
          <w:bCs/>
        </w:rPr>
        <w:t>Pap Sait Touray:</w:t>
      </w:r>
      <w:r w:rsidRPr="00A649BF">
        <w:rPr>
          <w:rFonts w:ascii="Times New Roman" w:hAnsi="Times New Roman" w:cs="Times New Roman"/>
        </w:rPr>
        <w:t xml:space="preserve"> Started on Tuesday, a day before the </w:t>
      </w:r>
      <w:del w:id="472" w:author="Haddy Njie" w:date="2024-11-25T11:42:00Z" w16du:dateUtc="2024-11-25T11:42:00Z">
        <w:r w:rsidRPr="00A649BF" w:rsidDel="00DB5F63">
          <w:rPr>
            <w:rFonts w:ascii="Times New Roman" w:hAnsi="Times New Roman" w:cs="Times New Roman"/>
          </w:rPr>
          <w:delText>incident</w:delText>
        </w:r>
      </w:del>
      <w:ins w:id="473" w:author="Haddy Njie" w:date="2024-11-25T11:42:00Z" w16du:dateUtc="2024-11-25T11:42:00Z">
        <w:r w:rsidR="00DB5F63">
          <w:rPr>
            <w:rFonts w:ascii="Times New Roman" w:hAnsi="Times New Roman" w:cs="Times New Roman"/>
          </w:rPr>
          <w:t>accident</w:t>
        </w:r>
      </w:ins>
      <w:r w:rsidRPr="00A649BF">
        <w:rPr>
          <w:rFonts w:ascii="Times New Roman" w:hAnsi="Times New Roman" w:cs="Times New Roman"/>
        </w:rPr>
        <w:t>.</w:t>
      </w:r>
    </w:p>
    <w:p w14:paraId="33A3D2E5" w14:textId="77D5EBFB" w:rsidR="00DD36E9" w:rsidRPr="00260197" w:rsidRDefault="00DD36E9" w:rsidP="00260197">
      <w:pPr>
        <w:pStyle w:val="ListParagraph"/>
        <w:numPr>
          <w:ilvl w:val="2"/>
          <w:numId w:val="28"/>
        </w:numPr>
        <w:rPr>
          <w:rFonts w:ascii="Times New Roman" w:hAnsi="Times New Roman" w:cs="Times New Roman"/>
          <w:b/>
          <w:bCs/>
        </w:rPr>
      </w:pPr>
      <w:r w:rsidRPr="00260197">
        <w:rPr>
          <w:rFonts w:ascii="Times New Roman" w:hAnsi="Times New Roman" w:cs="Times New Roman"/>
          <w:b/>
          <w:bCs/>
        </w:rPr>
        <w:t>Contractual Arrangements with BB Electrical:</w:t>
      </w:r>
    </w:p>
    <w:p w14:paraId="2EDE7D59" w14:textId="77777777" w:rsidR="00DD36E9" w:rsidRPr="00A649BF" w:rsidRDefault="00DD36E9" w:rsidP="00DD36E9">
      <w:pPr>
        <w:numPr>
          <w:ilvl w:val="0"/>
          <w:numId w:val="53"/>
        </w:numPr>
        <w:rPr>
          <w:rFonts w:ascii="Times New Roman" w:hAnsi="Times New Roman" w:cs="Times New Roman"/>
        </w:rPr>
      </w:pPr>
      <w:r w:rsidRPr="00A649BF">
        <w:rPr>
          <w:rFonts w:ascii="Times New Roman" w:hAnsi="Times New Roman" w:cs="Times New Roman"/>
        </w:rPr>
        <w:t>BK Engineering has a supply and installation contract with BB Electrical. The contract requires me to provide staff details to BB Electrical, which I did. These details included the names of my staff, namely:</w:t>
      </w:r>
    </w:p>
    <w:p w14:paraId="287B973A" w14:textId="77777777" w:rsidR="00DD36E9" w:rsidRPr="00A649BF" w:rsidRDefault="00DD36E9" w:rsidP="00DD36E9">
      <w:pPr>
        <w:numPr>
          <w:ilvl w:val="1"/>
          <w:numId w:val="53"/>
        </w:numPr>
        <w:rPr>
          <w:rFonts w:ascii="Times New Roman" w:hAnsi="Times New Roman" w:cs="Times New Roman"/>
        </w:rPr>
      </w:pPr>
      <w:r w:rsidRPr="00A649BF">
        <w:rPr>
          <w:rFonts w:ascii="Times New Roman" w:hAnsi="Times New Roman" w:cs="Times New Roman"/>
        </w:rPr>
        <w:t>Ebrima Drammeh</w:t>
      </w:r>
    </w:p>
    <w:p w14:paraId="28654205" w14:textId="77777777" w:rsidR="00DD36E9" w:rsidRPr="00A649BF" w:rsidRDefault="00DD36E9" w:rsidP="00DD36E9">
      <w:pPr>
        <w:numPr>
          <w:ilvl w:val="1"/>
          <w:numId w:val="53"/>
        </w:numPr>
        <w:rPr>
          <w:rFonts w:ascii="Times New Roman" w:hAnsi="Times New Roman" w:cs="Times New Roman"/>
        </w:rPr>
      </w:pPr>
      <w:r w:rsidRPr="00A649BF">
        <w:rPr>
          <w:rFonts w:ascii="Times New Roman" w:hAnsi="Times New Roman" w:cs="Times New Roman"/>
        </w:rPr>
        <w:t>Karamo Touray</w:t>
      </w:r>
    </w:p>
    <w:p w14:paraId="4FA28B43" w14:textId="77777777" w:rsidR="00DD36E9" w:rsidRPr="00A649BF" w:rsidRDefault="00DD36E9" w:rsidP="00DD36E9">
      <w:pPr>
        <w:numPr>
          <w:ilvl w:val="1"/>
          <w:numId w:val="53"/>
        </w:numPr>
        <w:rPr>
          <w:rFonts w:ascii="Times New Roman" w:hAnsi="Times New Roman" w:cs="Times New Roman"/>
        </w:rPr>
      </w:pPr>
      <w:r w:rsidRPr="00A649BF">
        <w:rPr>
          <w:rFonts w:ascii="Times New Roman" w:hAnsi="Times New Roman" w:cs="Times New Roman"/>
        </w:rPr>
        <w:t>Sarjo Jarju</w:t>
      </w:r>
    </w:p>
    <w:p w14:paraId="29C57430" w14:textId="77777777" w:rsidR="00DD36E9" w:rsidRPr="00A649BF" w:rsidRDefault="00DD36E9" w:rsidP="00DD36E9">
      <w:pPr>
        <w:numPr>
          <w:ilvl w:val="1"/>
          <w:numId w:val="53"/>
        </w:numPr>
        <w:rPr>
          <w:rFonts w:ascii="Times New Roman" w:hAnsi="Times New Roman" w:cs="Times New Roman"/>
        </w:rPr>
      </w:pPr>
      <w:r w:rsidRPr="00A649BF">
        <w:rPr>
          <w:rFonts w:ascii="Times New Roman" w:hAnsi="Times New Roman" w:cs="Times New Roman"/>
        </w:rPr>
        <w:t>Ebrima Ceesay</w:t>
      </w:r>
    </w:p>
    <w:p w14:paraId="17073007" w14:textId="77777777" w:rsidR="00DD36E9" w:rsidRPr="00A649BF" w:rsidRDefault="00DD36E9" w:rsidP="00DD36E9">
      <w:pPr>
        <w:numPr>
          <w:ilvl w:val="1"/>
          <w:numId w:val="53"/>
        </w:numPr>
        <w:rPr>
          <w:rFonts w:ascii="Times New Roman" w:hAnsi="Times New Roman" w:cs="Times New Roman"/>
        </w:rPr>
      </w:pPr>
      <w:proofErr w:type="spellStart"/>
      <w:r w:rsidRPr="00A649BF">
        <w:rPr>
          <w:rFonts w:ascii="Times New Roman" w:hAnsi="Times New Roman" w:cs="Times New Roman"/>
        </w:rPr>
        <w:t>Nderry</w:t>
      </w:r>
      <w:proofErr w:type="spellEnd"/>
      <w:r w:rsidRPr="00A649BF">
        <w:rPr>
          <w:rFonts w:ascii="Times New Roman" w:hAnsi="Times New Roman" w:cs="Times New Roman"/>
        </w:rPr>
        <w:t xml:space="preserve"> Touray</w:t>
      </w:r>
    </w:p>
    <w:p w14:paraId="09CA472D" w14:textId="77777777" w:rsidR="00DD36E9" w:rsidRPr="00A649BF" w:rsidRDefault="00DD36E9" w:rsidP="00DD36E9">
      <w:pPr>
        <w:numPr>
          <w:ilvl w:val="0"/>
          <w:numId w:val="53"/>
        </w:numPr>
        <w:rPr>
          <w:rFonts w:ascii="Times New Roman" w:hAnsi="Times New Roman" w:cs="Times New Roman"/>
        </w:rPr>
      </w:pPr>
      <w:r w:rsidRPr="00A649BF">
        <w:rPr>
          <w:rFonts w:ascii="Times New Roman" w:hAnsi="Times New Roman" w:cs="Times New Roman"/>
        </w:rPr>
        <w:t>BB Electrical drafted the contract. It does not include an insurance clause.</w:t>
      </w:r>
    </w:p>
    <w:p w14:paraId="30193987" w14:textId="711E9BDB" w:rsidR="00DD36E9" w:rsidRPr="00260197" w:rsidRDefault="00DD36E9" w:rsidP="00260197">
      <w:pPr>
        <w:pStyle w:val="ListParagraph"/>
        <w:numPr>
          <w:ilvl w:val="2"/>
          <w:numId w:val="28"/>
        </w:numPr>
        <w:rPr>
          <w:rFonts w:ascii="Times New Roman" w:hAnsi="Times New Roman" w:cs="Times New Roman"/>
          <w:b/>
          <w:bCs/>
        </w:rPr>
      </w:pPr>
      <w:r w:rsidRPr="00260197">
        <w:rPr>
          <w:rFonts w:ascii="Times New Roman" w:hAnsi="Times New Roman" w:cs="Times New Roman"/>
          <w:b/>
          <w:bCs/>
        </w:rPr>
        <w:t>Health and Safety Compliance:</w:t>
      </w:r>
    </w:p>
    <w:p w14:paraId="52C0C204" w14:textId="77777777" w:rsidR="00DD36E9" w:rsidRPr="00A649BF" w:rsidRDefault="00DD36E9" w:rsidP="00DD36E9">
      <w:pPr>
        <w:numPr>
          <w:ilvl w:val="0"/>
          <w:numId w:val="54"/>
        </w:numPr>
        <w:rPr>
          <w:rFonts w:ascii="Times New Roman" w:hAnsi="Times New Roman" w:cs="Times New Roman"/>
        </w:rPr>
      </w:pPr>
      <w:r w:rsidRPr="00A649BF">
        <w:rPr>
          <w:rFonts w:ascii="Times New Roman" w:hAnsi="Times New Roman" w:cs="Times New Roman"/>
        </w:rPr>
        <w:t>Clause 7.0(d) of my contract with BB Electrical requires me to provide health and safety training for my staff.</w:t>
      </w:r>
    </w:p>
    <w:p w14:paraId="47DFE25A" w14:textId="77777777" w:rsidR="00DD36E9" w:rsidRPr="00A649BF" w:rsidRDefault="00DD36E9" w:rsidP="00DD36E9">
      <w:pPr>
        <w:numPr>
          <w:ilvl w:val="1"/>
          <w:numId w:val="54"/>
        </w:numPr>
        <w:rPr>
          <w:rFonts w:ascii="Times New Roman" w:hAnsi="Times New Roman" w:cs="Times New Roman"/>
        </w:rPr>
      </w:pPr>
      <w:r w:rsidRPr="00A649BF">
        <w:rPr>
          <w:rFonts w:ascii="Times New Roman" w:hAnsi="Times New Roman" w:cs="Times New Roman"/>
        </w:rPr>
        <w:t xml:space="preserve">A single training session was conducted with BB </w:t>
      </w:r>
      <w:proofErr w:type="spellStart"/>
      <w:r w:rsidRPr="00A649BF">
        <w:rPr>
          <w:rFonts w:ascii="Times New Roman" w:hAnsi="Times New Roman" w:cs="Times New Roman"/>
        </w:rPr>
        <w:t>Electrical’s</w:t>
      </w:r>
      <w:proofErr w:type="spellEnd"/>
      <w:r w:rsidRPr="00A649BF">
        <w:rPr>
          <w:rFonts w:ascii="Times New Roman" w:hAnsi="Times New Roman" w:cs="Times New Roman"/>
        </w:rPr>
        <w:t xml:space="preserve"> health and safety officer.</w:t>
      </w:r>
    </w:p>
    <w:p w14:paraId="72FB7ACC" w14:textId="77777777" w:rsidR="00DD36E9" w:rsidRPr="00A649BF" w:rsidRDefault="00DD36E9" w:rsidP="00DD36E9">
      <w:pPr>
        <w:numPr>
          <w:ilvl w:val="1"/>
          <w:numId w:val="54"/>
        </w:numPr>
        <w:rPr>
          <w:rFonts w:ascii="Times New Roman" w:hAnsi="Times New Roman" w:cs="Times New Roman"/>
        </w:rPr>
      </w:pPr>
      <w:r w:rsidRPr="00A649BF">
        <w:rPr>
          <w:rFonts w:ascii="Times New Roman" w:hAnsi="Times New Roman" w:cs="Times New Roman"/>
        </w:rPr>
        <w:lastRenderedPageBreak/>
        <w:t xml:space="preserve">On-site verbal training was conducted by </w:t>
      </w:r>
      <w:proofErr w:type="gramStart"/>
      <w:r w:rsidRPr="00A649BF">
        <w:rPr>
          <w:rFonts w:ascii="Times New Roman" w:hAnsi="Times New Roman" w:cs="Times New Roman"/>
        </w:rPr>
        <w:t>myself</w:t>
      </w:r>
      <w:proofErr w:type="gramEnd"/>
      <w:r w:rsidRPr="00A649BF">
        <w:rPr>
          <w:rFonts w:ascii="Times New Roman" w:hAnsi="Times New Roman" w:cs="Times New Roman"/>
        </w:rPr>
        <w:t xml:space="preserve"> and Karamo Touray, showing staff how to erect poles. These sessions were informal, and no records were kept.</w:t>
      </w:r>
    </w:p>
    <w:p w14:paraId="34A2D7BA" w14:textId="4C239CBC" w:rsidR="00DD36E9" w:rsidRPr="00A649BF" w:rsidRDefault="00DD36E9" w:rsidP="00DD36E9">
      <w:pPr>
        <w:numPr>
          <w:ilvl w:val="0"/>
          <w:numId w:val="54"/>
        </w:numPr>
        <w:rPr>
          <w:rFonts w:ascii="Times New Roman" w:hAnsi="Times New Roman" w:cs="Times New Roman"/>
        </w:rPr>
      </w:pPr>
      <w:r w:rsidRPr="00A649BF">
        <w:rPr>
          <w:rFonts w:ascii="Times New Roman" w:hAnsi="Times New Roman" w:cs="Times New Roman"/>
        </w:rPr>
        <w:t xml:space="preserve">Clause 7.0(e) of the contract mandates Personal Protective Equipment (PPE) provision. I supplied PPE such as helmets, gloves, and shoes, though additional equipment for new staff was pending delivery on the day of the </w:t>
      </w:r>
      <w:del w:id="474" w:author="Haddy Njie" w:date="2024-11-25T11:42:00Z" w16du:dateUtc="2024-11-25T11:42:00Z">
        <w:r w:rsidRPr="00A649BF" w:rsidDel="00DB5F63">
          <w:rPr>
            <w:rFonts w:ascii="Times New Roman" w:hAnsi="Times New Roman" w:cs="Times New Roman"/>
          </w:rPr>
          <w:delText>incident</w:delText>
        </w:r>
      </w:del>
      <w:ins w:id="475" w:author="Haddy Njie" w:date="2024-11-25T11:42:00Z" w16du:dateUtc="2024-11-25T11:42:00Z">
        <w:r w:rsidR="00DB5F63">
          <w:rPr>
            <w:rFonts w:ascii="Times New Roman" w:hAnsi="Times New Roman" w:cs="Times New Roman"/>
          </w:rPr>
          <w:t>accident</w:t>
        </w:r>
      </w:ins>
      <w:r w:rsidRPr="00A649BF">
        <w:rPr>
          <w:rFonts w:ascii="Times New Roman" w:hAnsi="Times New Roman" w:cs="Times New Roman"/>
        </w:rPr>
        <w:t>.</w:t>
      </w:r>
    </w:p>
    <w:p w14:paraId="663AB889" w14:textId="77777777" w:rsidR="00DD36E9" w:rsidRPr="00A649BF" w:rsidRDefault="00DD36E9" w:rsidP="00DD36E9">
      <w:pPr>
        <w:numPr>
          <w:ilvl w:val="0"/>
          <w:numId w:val="54"/>
        </w:numPr>
        <w:rPr>
          <w:rFonts w:ascii="Times New Roman" w:hAnsi="Times New Roman" w:cs="Times New Roman"/>
        </w:rPr>
      </w:pPr>
      <w:r w:rsidRPr="00A649BF">
        <w:rPr>
          <w:rFonts w:ascii="Times New Roman" w:hAnsi="Times New Roman" w:cs="Times New Roman"/>
        </w:rPr>
        <w:t>Clause 12.0 of the contract emphasizes safety and loss prevention. However, my work lacked essential safety measures, such as fire extinguishers, hazard signs, and warning tapes.</w:t>
      </w:r>
    </w:p>
    <w:p w14:paraId="75C641EC" w14:textId="0D40B7FC" w:rsidR="00DD36E9" w:rsidRPr="00D35ACF" w:rsidRDefault="00DD36E9" w:rsidP="00D35ACF">
      <w:pPr>
        <w:pStyle w:val="ListParagraph"/>
        <w:numPr>
          <w:ilvl w:val="2"/>
          <w:numId w:val="28"/>
        </w:numPr>
        <w:rPr>
          <w:rFonts w:ascii="Times New Roman" w:hAnsi="Times New Roman" w:cs="Times New Roman"/>
          <w:b/>
          <w:bCs/>
        </w:rPr>
      </w:pPr>
      <w:del w:id="476" w:author="Haddy Njie" w:date="2024-11-25T11:42:00Z" w16du:dateUtc="2024-11-25T11:42:00Z">
        <w:r w:rsidRPr="00D35ACF" w:rsidDel="00DB5F63">
          <w:rPr>
            <w:rFonts w:ascii="Times New Roman" w:hAnsi="Times New Roman" w:cs="Times New Roman"/>
            <w:b/>
            <w:bCs/>
          </w:rPr>
          <w:delText>Incident</w:delText>
        </w:r>
      </w:del>
      <w:ins w:id="477" w:author="Haddy Njie" w:date="2024-11-25T11:42:00Z" w16du:dateUtc="2024-11-25T11:42:00Z">
        <w:r w:rsidR="00DB5F63">
          <w:rPr>
            <w:rFonts w:ascii="Times New Roman" w:hAnsi="Times New Roman" w:cs="Times New Roman"/>
            <w:b/>
            <w:bCs/>
          </w:rPr>
          <w:t>Accident</w:t>
        </w:r>
      </w:ins>
      <w:r w:rsidRPr="00D35ACF">
        <w:rPr>
          <w:rFonts w:ascii="Times New Roman" w:hAnsi="Times New Roman" w:cs="Times New Roman"/>
          <w:b/>
          <w:bCs/>
        </w:rPr>
        <w:t xml:space="preserve"> and Worksite Details:</w:t>
      </w:r>
    </w:p>
    <w:p w14:paraId="51DBF8FD" w14:textId="77777777" w:rsidR="00DD36E9" w:rsidRPr="00A649BF" w:rsidRDefault="00DD36E9" w:rsidP="00DD36E9">
      <w:pPr>
        <w:numPr>
          <w:ilvl w:val="0"/>
          <w:numId w:val="55"/>
        </w:numPr>
        <w:rPr>
          <w:rFonts w:ascii="Times New Roman" w:hAnsi="Times New Roman" w:cs="Times New Roman"/>
        </w:rPr>
      </w:pPr>
      <w:r w:rsidRPr="00A649BF">
        <w:rPr>
          <w:rFonts w:ascii="Times New Roman" w:hAnsi="Times New Roman" w:cs="Times New Roman"/>
        </w:rPr>
        <w:t>On </w:t>
      </w:r>
      <w:r w:rsidRPr="00A649BF">
        <w:rPr>
          <w:rFonts w:ascii="Times New Roman" w:hAnsi="Times New Roman" w:cs="Times New Roman"/>
          <w:b/>
          <w:bCs/>
        </w:rPr>
        <w:t>September 2, 2024</w:t>
      </w:r>
      <w:r w:rsidRPr="00A649BF">
        <w:rPr>
          <w:rFonts w:ascii="Times New Roman" w:hAnsi="Times New Roman" w:cs="Times New Roman"/>
        </w:rPr>
        <w:t>, my team worked near an MV line at Essau. I received a call from Karamo requesting a shutdown to work safely.</w:t>
      </w:r>
    </w:p>
    <w:p w14:paraId="7EEBDE4B" w14:textId="77777777" w:rsidR="00DD36E9" w:rsidRPr="00A649BF" w:rsidRDefault="00DD36E9" w:rsidP="00DD36E9">
      <w:pPr>
        <w:numPr>
          <w:ilvl w:val="1"/>
          <w:numId w:val="55"/>
        </w:numPr>
        <w:rPr>
          <w:rFonts w:ascii="Times New Roman" w:hAnsi="Times New Roman" w:cs="Times New Roman"/>
        </w:rPr>
      </w:pPr>
      <w:r w:rsidRPr="00A649BF">
        <w:rPr>
          <w:rFonts w:ascii="Times New Roman" w:hAnsi="Times New Roman" w:cs="Times New Roman"/>
        </w:rPr>
        <w:t>I contacted BB Electrical Engineer Kebba Drammeh, who assured me there was no need for a shutdown and promised to address the situation.</w:t>
      </w:r>
    </w:p>
    <w:p w14:paraId="39BBE207" w14:textId="77777777" w:rsidR="00DD36E9" w:rsidRPr="00A649BF" w:rsidRDefault="00DD36E9" w:rsidP="00DD36E9">
      <w:pPr>
        <w:numPr>
          <w:ilvl w:val="1"/>
          <w:numId w:val="55"/>
        </w:numPr>
        <w:rPr>
          <w:rFonts w:ascii="Times New Roman" w:hAnsi="Times New Roman" w:cs="Times New Roman"/>
        </w:rPr>
      </w:pPr>
      <w:r w:rsidRPr="00A649BF">
        <w:rPr>
          <w:rFonts w:ascii="Times New Roman" w:hAnsi="Times New Roman" w:cs="Times New Roman"/>
        </w:rPr>
        <w:t>Subsequently, Junior Engineer Paul Mendy showed my team how to erect poles under the MV line without a shutdown. The work was completed successfully.</w:t>
      </w:r>
    </w:p>
    <w:p w14:paraId="77DAE6E7" w14:textId="06DEF04E" w:rsidR="00DD36E9" w:rsidRPr="00A649BF" w:rsidRDefault="00DD36E9" w:rsidP="00DD36E9">
      <w:pPr>
        <w:numPr>
          <w:ilvl w:val="0"/>
          <w:numId w:val="55"/>
        </w:numPr>
        <w:rPr>
          <w:rFonts w:ascii="Times New Roman" w:hAnsi="Times New Roman" w:cs="Times New Roman"/>
        </w:rPr>
      </w:pPr>
      <w:r w:rsidRPr="00A649BF">
        <w:rPr>
          <w:rFonts w:ascii="Times New Roman" w:hAnsi="Times New Roman" w:cs="Times New Roman"/>
        </w:rPr>
        <w:t>On the </w:t>
      </w:r>
      <w:r w:rsidRPr="00A649BF">
        <w:rPr>
          <w:rFonts w:ascii="Times New Roman" w:hAnsi="Times New Roman" w:cs="Times New Roman"/>
          <w:b/>
          <w:bCs/>
        </w:rPr>
        <w:t xml:space="preserve">day of the </w:t>
      </w:r>
      <w:del w:id="478" w:author="Haddy Njie" w:date="2024-11-25T11:42:00Z" w16du:dateUtc="2024-11-25T11:42:00Z">
        <w:r w:rsidRPr="00A649BF" w:rsidDel="00DB5F63">
          <w:rPr>
            <w:rFonts w:ascii="Times New Roman" w:hAnsi="Times New Roman" w:cs="Times New Roman"/>
            <w:b/>
            <w:bCs/>
          </w:rPr>
          <w:delText>incident</w:delText>
        </w:r>
      </w:del>
      <w:ins w:id="479" w:author="Haddy Njie" w:date="2024-11-25T11:42:00Z" w16du:dateUtc="2024-11-25T11:42:00Z">
        <w:r w:rsidR="00DB5F63">
          <w:rPr>
            <w:rFonts w:ascii="Times New Roman" w:hAnsi="Times New Roman" w:cs="Times New Roman"/>
            <w:b/>
            <w:bCs/>
          </w:rPr>
          <w:t>accident</w:t>
        </w:r>
      </w:ins>
      <w:r w:rsidRPr="00A649BF">
        <w:rPr>
          <w:rFonts w:ascii="Times New Roman" w:hAnsi="Times New Roman" w:cs="Times New Roman"/>
          <w:b/>
          <w:bCs/>
        </w:rPr>
        <w:t xml:space="preserve"> (October 9, 2024):</w:t>
      </w:r>
    </w:p>
    <w:p w14:paraId="23D92D3F" w14:textId="77777777" w:rsidR="00DD36E9" w:rsidRPr="00A649BF" w:rsidRDefault="00DD36E9" w:rsidP="00DD36E9">
      <w:pPr>
        <w:numPr>
          <w:ilvl w:val="1"/>
          <w:numId w:val="55"/>
        </w:numPr>
        <w:rPr>
          <w:rFonts w:ascii="Times New Roman" w:hAnsi="Times New Roman" w:cs="Times New Roman"/>
        </w:rPr>
      </w:pPr>
      <w:r w:rsidRPr="00A649BF">
        <w:rPr>
          <w:rFonts w:ascii="Times New Roman" w:hAnsi="Times New Roman" w:cs="Times New Roman"/>
        </w:rPr>
        <w:t>The excavation and pole erection team, led by Karamo, returned to the site to work on previously dug holes.</w:t>
      </w:r>
    </w:p>
    <w:p w14:paraId="5DA99124" w14:textId="129C8FF9" w:rsidR="00DD36E9" w:rsidRPr="00A649BF" w:rsidRDefault="00DD36E9" w:rsidP="00DD36E9">
      <w:pPr>
        <w:numPr>
          <w:ilvl w:val="1"/>
          <w:numId w:val="55"/>
        </w:numPr>
        <w:rPr>
          <w:rFonts w:ascii="Times New Roman" w:hAnsi="Times New Roman" w:cs="Times New Roman"/>
        </w:rPr>
      </w:pPr>
      <w:r w:rsidRPr="00A649BF">
        <w:rPr>
          <w:rFonts w:ascii="Times New Roman" w:hAnsi="Times New Roman" w:cs="Times New Roman"/>
        </w:rPr>
        <w:t>I was with the stringing team at Sami. My team proceeded with the work based on prior instructions from BB Electrical personnel</w:t>
      </w:r>
      <w:r w:rsidR="00936960">
        <w:rPr>
          <w:rFonts w:ascii="Times New Roman" w:hAnsi="Times New Roman" w:cs="Times New Roman"/>
        </w:rPr>
        <w:t xml:space="preserve"> and</w:t>
      </w:r>
      <w:r w:rsidR="006B090C">
        <w:rPr>
          <w:rFonts w:ascii="Times New Roman" w:hAnsi="Times New Roman" w:cs="Times New Roman"/>
        </w:rPr>
        <w:t xml:space="preserve"> the junior engineer</w:t>
      </w:r>
      <w:r w:rsidRPr="00A649BF">
        <w:rPr>
          <w:rFonts w:ascii="Times New Roman" w:hAnsi="Times New Roman" w:cs="Times New Roman"/>
        </w:rPr>
        <w:t xml:space="preserve"> Paul Mendy.</w:t>
      </w:r>
    </w:p>
    <w:p w14:paraId="4D320851" w14:textId="77777777" w:rsidR="00DD36E9" w:rsidRPr="00A649BF" w:rsidRDefault="00DD36E9" w:rsidP="00DD36E9">
      <w:pPr>
        <w:numPr>
          <w:ilvl w:val="1"/>
          <w:numId w:val="55"/>
        </w:numPr>
        <w:rPr>
          <w:rFonts w:ascii="Times New Roman" w:hAnsi="Times New Roman" w:cs="Times New Roman"/>
        </w:rPr>
      </w:pPr>
      <w:r w:rsidRPr="00A649BF">
        <w:rPr>
          <w:rFonts w:ascii="Times New Roman" w:hAnsi="Times New Roman" w:cs="Times New Roman"/>
        </w:rPr>
        <w:t>I later learned from police statements that Paul Mendy deemed erecting poles under MV lines unsafe, which contradicts his earlier assurances.</w:t>
      </w:r>
    </w:p>
    <w:p w14:paraId="1375D708" w14:textId="34F43663" w:rsidR="00DD36E9" w:rsidRPr="00D35ACF" w:rsidRDefault="00DD36E9" w:rsidP="00D35ACF">
      <w:pPr>
        <w:pStyle w:val="ListParagraph"/>
        <w:numPr>
          <w:ilvl w:val="2"/>
          <w:numId w:val="28"/>
        </w:numPr>
        <w:rPr>
          <w:rFonts w:ascii="Times New Roman" w:hAnsi="Times New Roman" w:cs="Times New Roman"/>
        </w:rPr>
      </w:pPr>
      <w:r w:rsidRPr="00D35ACF">
        <w:rPr>
          <w:rFonts w:ascii="Times New Roman" w:hAnsi="Times New Roman" w:cs="Times New Roman"/>
          <w:b/>
          <w:bCs/>
        </w:rPr>
        <w:t>Safety and Emergency Facilities:</w:t>
      </w:r>
    </w:p>
    <w:p w14:paraId="2AC70BF3" w14:textId="4B8D1DD7" w:rsidR="00DD36E9" w:rsidRPr="00A649BF" w:rsidRDefault="00DD36E9" w:rsidP="00DD36E9">
      <w:pPr>
        <w:numPr>
          <w:ilvl w:val="0"/>
          <w:numId w:val="56"/>
        </w:numPr>
        <w:rPr>
          <w:rFonts w:ascii="Times New Roman" w:hAnsi="Times New Roman" w:cs="Times New Roman"/>
        </w:rPr>
      </w:pPr>
      <w:r w:rsidRPr="00A649BF">
        <w:rPr>
          <w:rFonts w:ascii="Times New Roman" w:hAnsi="Times New Roman" w:cs="Times New Roman"/>
        </w:rPr>
        <w:t>First aid facilities were limited to a first aid box managed by Karamo, and I cannot confirm its application.</w:t>
      </w:r>
    </w:p>
    <w:p w14:paraId="31222C0A" w14:textId="77777777" w:rsidR="00DD36E9" w:rsidRPr="00A649BF" w:rsidRDefault="00DD36E9" w:rsidP="00DD36E9">
      <w:pPr>
        <w:numPr>
          <w:ilvl w:val="0"/>
          <w:numId w:val="56"/>
        </w:numPr>
        <w:rPr>
          <w:rFonts w:ascii="Times New Roman" w:hAnsi="Times New Roman" w:cs="Times New Roman"/>
        </w:rPr>
      </w:pPr>
      <w:r w:rsidRPr="00A649BF">
        <w:rPr>
          <w:rFonts w:ascii="Times New Roman" w:hAnsi="Times New Roman" w:cs="Times New Roman"/>
        </w:rPr>
        <w:t>No fire extinguishers, safety signs, or proper warning systems were present on-site.</w:t>
      </w:r>
    </w:p>
    <w:p w14:paraId="07004F68" w14:textId="4A0DCE6F" w:rsidR="00DD36E9" w:rsidRPr="00D35ACF" w:rsidRDefault="00DD36E9" w:rsidP="00D35ACF">
      <w:pPr>
        <w:pStyle w:val="ListParagraph"/>
        <w:numPr>
          <w:ilvl w:val="2"/>
          <w:numId w:val="28"/>
        </w:numPr>
        <w:rPr>
          <w:rFonts w:ascii="Times New Roman" w:hAnsi="Times New Roman" w:cs="Times New Roman"/>
        </w:rPr>
      </w:pPr>
      <w:r w:rsidRPr="00D35ACF">
        <w:rPr>
          <w:rFonts w:ascii="Times New Roman" w:hAnsi="Times New Roman" w:cs="Times New Roman"/>
          <w:b/>
          <w:bCs/>
        </w:rPr>
        <w:t>Site Meetings and Work Plan:</w:t>
      </w:r>
    </w:p>
    <w:p w14:paraId="31F2FF1B" w14:textId="77777777" w:rsidR="00DD36E9" w:rsidRPr="00A649BF" w:rsidRDefault="00DD36E9" w:rsidP="00DD36E9">
      <w:pPr>
        <w:numPr>
          <w:ilvl w:val="0"/>
          <w:numId w:val="57"/>
        </w:numPr>
        <w:rPr>
          <w:rFonts w:ascii="Times New Roman" w:hAnsi="Times New Roman" w:cs="Times New Roman"/>
        </w:rPr>
      </w:pPr>
      <w:r w:rsidRPr="00A649BF">
        <w:rPr>
          <w:rFonts w:ascii="Times New Roman" w:hAnsi="Times New Roman" w:cs="Times New Roman"/>
        </w:rPr>
        <w:t>Worksite meetings were informal, with no written records or minutes.</w:t>
      </w:r>
    </w:p>
    <w:p w14:paraId="52317CBC" w14:textId="77777777" w:rsidR="00DD36E9" w:rsidRPr="00A649BF" w:rsidRDefault="00DD36E9" w:rsidP="00DD36E9">
      <w:pPr>
        <w:numPr>
          <w:ilvl w:val="0"/>
          <w:numId w:val="57"/>
        </w:numPr>
        <w:rPr>
          <w:rFonts w:ascii="Times New Roman" w:hAnsi="Times New Roman" w:cs="Times New Roman"/>
        </w:rPr>
      </w:pPr>
      <w:r w:rsidRPr="00A649BF">
        <w:rPr>
          <w:rFonts w:ascii="Times New Roman" w:hAnsi="Times New Roman" w:cs="Times New Roman"/>
        </w:rPr>
        <w:t>Daily work plans were occasionally sent to Juana (MD of BB Electrical) but mostly communicated verbally.</w:t>
      </w:r>
    </w:p>
    <w:p w14:paraId="4F8B0E8A" w14:textId="0E28A60D" w:rsidR="00DD36E9" w:rsidRPr="00D35ACF" w:rsidRDefault="00DD36E9" w:rsidP="00D35ACF">
      <w:pPr>
        <w:pStyle w:val="ListParagraph"/>
        <w:numPr>
          <w:ilvl w:val="2"/>
          <w:numId w:val="28"/>
        </w:numPr>
        <w:rPr>
          <w:rFonts w:ascii="Times New Roman" w:hAnsi="Times New Roman" w:cs="Times New Roman"/>
        </w:rPr>
      </w:pPr>
      <w:r w:rsidRPr="00D35ACF">
        <w:rPr>
          <w:rFonts w:ascii="Times New Roman" w:hAnsi="Times New Roman" w:cs="Times New Roman"/>
          <w:b/>
          <w:bCs/>
        </w:rPr>
        <w:t>Introduction to BB Electrical:</w:t>
      </w:r>
    </w:p>
    <w:p w14:paraId="24B9A099" w14:textId="50EC402F" w:rsidR="00DD36E9" w:rsidRPr="00A649BF" w:rsidRDefault="00DD36E9" w:rsidP="00DD36E9">
      <w:pPr>
        <w:numPr>
          <w:ilvl w:val="0"/>
          <w:numId w:val="58"/>
        </w:numPr>
        <w:rPr>
          <w:rFonts w:ascii="Times New Roman" w:hAnsi="Times New Roman" w:cs="Times New Roman"/>
        </w:rPr>
      </w:pPr>
      <w:r w:rsidRPr="00A649BF">
        <w:rPr>
          <w:rFonts w:ascii="Times New Roman" w:hAnsi="Times New Roman" w:cs="Times New Roman"/>
        </w:rPr>
        <w:t xml:space="preserve">BK Engineering was introduced to BB Electrical by </w:t>
      </w:r>
      <w:r w:rsidR="00363025" w:rsidRPr="00363025">
        <w:rPr>
          <w:rFonts w:ascii="Times New Roman" w:hAnsi="Times New Roman" w:cs="Times New Roman"/>
        </w:rPr>
        <w:t>Mergu Santhosh Kumar</w:t>
      </w:r>
      <w:r w:rsidRPr="00A649BF">
        <w:rPr>
          <w:rFonts w:ascii="Times New Roman" w:hAnsi="Times New Roman" w:cs="Times New Roman"/>
        </w:rPr>
        <w:t xml:space="preserve"> of KEI, the project manager. Sant</w:t>
      </w:r>
      <w:r>
        <w:rPr>
          <w:rFonts w:ascii="Times New Roman" w:hAnsi="Times New Roman" w:cs="Times New Roman"/>
        </w:rPr>
        <w:t>h</w:t>
      </w:r>
      <w:r w:rsidRPr="00A649BF">
        <w:rPr>
          <w:rFonts w:ascii="Times New Roman" w:hAnsi="Times New Roman" w:cs="Times New Roman"/>
        </w:rPr>
        <w:t xml:space="preserve">osh served as a mediator and facilitated communication between </w:t>
      </w:r>
      <w:proofErr w:type="gramStart"/>
      <w:r w:rsidRPr="00A649BF">
        <w:rPr>
          <w:rFonts w:ascii="Times New Roman" w:hAnsi="Times New Roman" w:cs="Times New Roman"/>
        </w:rPr>
        <w:t>myself</w:t>
      </w:r>
      <w:proofErr w:type="gramEnd"/>
      <w:r w:rsidRPr="00A649BF">
        <w:rPr>
          <w:rFonts w:ascii="Times New Roman" w:hAnsi="Times New Roman" w:cs="Times New Roman"/>
        </w:rPr>
        <w:t xml:space="preserve"> and Juana.</w:t>
      </w:r>
    </w:p>
    <w:p w14:paraId="0052C69B" w14:textId="44D1B101" w:rsidR="00DD36E9" w:rsidRPr="00D35ACF" w:rsidRDefault="00DD36E9" w:rsidP="00D35ACF">
      <w:pPr>
        <w:pStyle w:val="ListParagraph"/>
        <w:numPr>
          <w:ilvl w:val="2"/>
          <w:numId w:val="28"/>
        </w:numPr>
        <w:rPr>
          <w:rFonts w:ascii="Times New Roman" w:hAnsi="Times New Roman" w:cs="Times New Roman"/>
        </w:rPr>
      </w:pPr>
      <w:r w:rsidRPr="00D35ACF">
        <w:rPr>
          <w:rFonts w:ascii="Times New Roman" w:hAnsi="Times New Roman" w:cs="Times New Roman"/>
          <w:b/>
          <w:bCs/>
        </w:rPr>
        <w:t>Payment Structure for Workers:</w:t>
      </w:r>
    </w:p>
    <w:p w14:paraId="0299E48E" w14:textId="77777777" w:rsidR="00DD36E9" w:rsidRPr="00A649BF" w:rsidRDefault="00DD36E9" w:rsidP="00DD36E9">
      <w:pPr>
        <w:numPr>
          <w:ilvl w:val="0"/>
          <w:numId w:val="59"/>
        </w:numPr>
        <w:rPr>
          <w:rFonts w:ascii="Times New Roman" w:hAnsi="Times New Roman" w:cs="Times New Roman"/>
        </w:rPr>
      </w:pPr>
      <w:r w:rsidRPr="00A649BF">
        <w:rPr>
          <w:rFonts w:ascii="Times New Roman" w:hAnsi="Times New Roman" w:cs="Times New Roman"/>
        </w:rPr>
        <w:t xml:space="preserve">Workers under group contracts were paid 500 Dalasis per pole, which they divided among themselves. Others, such as Karamo and </w:t>
      </w:r>
      <w:proofErr w:type="spellStart"/>
      <w:r w:rsidRPr="00A649BF">
        <w:rPr>
          <w:rFonts w:ascii="Times New Roman" w:hAnsi="Times New Roman" w:cs="Times New Roman"/>
        </w:rPr>
        <w:t>Nderry</w:t>
      </w:r>
      <w:proofErr w:type="spellEnd"/>
      <w:r w:rsidRPr="00A649BF">
        <w:rPr>
          <w:rFonts w:ascii="Times New Roman" w:hAnsi="Times New Roman" w:cs="Times New Roman"/>
        </w:rPr>
        <w:t>, were paid individually.</w:t>
      </w:r>
    </w:p>
    <w:p w14:paraId="64E1D08F" w14:textId="7BCED27C" w:rsidR="00DD36E9" w:rsidRPr="00D35ACF" w:rsidRDefault="00DD36E9" w:rsidP="00D35ACF">
      <w:pPr>
        <w:pStyle w:val="ListParagraph"/>
        <w:numPr>
          <w:ilvl w:val="2"/>
          <w:numId w:val="28"/>
        </w:numPr>
        <w:rPr>
          <w:rFonts w:ascii="Times New Roman" w:hAnsi="Times New Roman" w:cs="Times New Roman"/>
        </w:rPr>
      </w:pPr>
      <w:r w:rsidRPr="00D35ACF">
        <w:rPr>
          <w:rFonts w:ascii="Times New Roman" w:hAnsi="Times New Roman" w:cs="Times New Roman"/>
          <w:b/>
          <w:bCs/>
        </w:rPr>
        <w:t>Post-JMC Observations:</w:t>
      </w:r>
    </w:p>
    <w:p w14:paraId="460AF646" w14:textId="77777777" w:rsidR="00DD36E9" w:rsidRPr="00A649BF" w:rsidRDefault="00DD36E9" w:rsidP="00DD36E9">
      <w:pPr>
        <w:numPr>
          <w:ilvl w:val="0"/>
          <w:numId w:val="60"/>
        </w:numPr>
        <w:rPr>
          <w:rFonts w:ascii="Times New Roman" w:hAnsi="Times New Roman" w:cs="Times New Roman"/>
        </w:rPr>
      </w:pPr>
      <w:r w:rsidRPr="00A649BF">
        <w:rPr>
          <w:rFonts w:ascii="Times New Roman" w:hAnsi="Times New Roman" w:cs="Times New Roman"/>
        </w:rPr>
        <w:lastRenderedPageBreak/>
        <w:t>After the Joint Management Committee (JMC) meeting, BB Electrical did not inform me that work could not continue until an inspection and approval were completed. As such, I proceeded with the work based on verbal assurances from BB Electrical staff.</w:t>
      </w:r>
    </w:p>
    <w:p w14:paraId="2D96AA68" w14:textId="2562EC7B" w:rsidR="00DD36E9" w:rsidRPr="002E7088" w:rsidRDefault="00DD36E9" w:rsidP="002E7088">
      <w:pPr>
        <w:pStyle w:val="ListParagraph"/>
        <w:numPr>
          <w:ilvl w:val="2"/>
          <w:numId w:val="28"/>
        </w:numPr>
        <w:rPr>
          <w:rFonts w:ascii="Times New Roman" w:hAnsi="Times New Roman" w:cs="Times New Roman"/>
        </w:rPr>
      </w:pPr>
      <w:r w:rsidRPr="002E7088">
        <w:rPr>
          <w:rFonts w:ascii="Times New Roman" w:hAnsi="Times New Roman" w:cs="Times New Roman"/>
          <w:b/>
          <w:bCs/>
        </w:rPr>
        <w:t>Summary of Issues Identified:</w:t>
      </w:r>
    </w:p>
    <w:p w14:paraId="08141C7F" w14:textId="77777777" w:rsidR="00DD36E9" w:rsidRPr="00A649BF" w:rsidRDefault="00DD36E9" w:rsidP="00DD36E9">
      <w:pPr>
        <w:numPr>
          <w:ilvl w:val="0"/>
          <w:numId w:val="61"/>
        </w:numPr>
        <w:rPr>
          <w:rFonts w:ascii="Times New Roman" w:hAnsi="Times New Roman" w:cs="Times New Roman"/>
        </w:rPr>
      </w:pPr>
      <w:r w:rsidRPr="00A649BF">
        <w:rPr>
          <w:rFonts w:ascii="Times New Roman" w:hAnsi="Times New Roman" w:cs="Times New Roman"/>
        </w:rPr>
        <w:t>Lack of insurance coverage for the business and employees.</w:t>
      </w:r>
    </w:p>
    <w:p w14:paraId="0695D6E8" w14:textId="77777777" w:rsidR="00DD36E9" w:rsidRPr="00A649BF" w:rsidRDefault="00DD36E9" w:rsidP="00DD36E9">
      <w:pPr>
        <w:numPr>
          <w:ilvl w:val="0"/>
          <w:numId w:val="61"/>
        </w:numPr>
        <w:rPr>
          <w:rFonts w:ascii="Times New Roman" w:hAnsi="Times New Roman" w:cs="Times New Roman"/>
        </w:rPr>
      </w:pPr>
      <w:r w:rsidRPr="00A649BF">
        <w:rPr>
          <w:rFonts w:ascii="Times New Roman" w:hAnsi="Times New Roman" w:cs="Times New Roman"/>
        </w:rPr>
        <w:t>Non-compliance with contractual safety obligations, including inadequate training and lack of proper safety equipment.</w:t>
      </w:r>
    </w:p>
    <w:p w14:paraId="3D62408C" w14:textId="77777777" w:rsidR="00DD36E9" w:rsidRPr="00A649BF" w:rsidRDefault="00DD36E9" w:rsidP="00DD36E9">
      <w:pPr>
        <w:numPr>
          <w:ilvl w:val="0"/>
          <w:numId w:val="61"/>
        </w:numPr>
        <w:rPr>
          <w:rFonts w:ascii="Times New Roman" w:hAnsi="Times New Roman" w:cs="Times New Roman"/>
        </w:rPr>
      </w:pPr>
      <w:r w:rsidRPr="00A649BF">
        <w:rPr>
          <w:rFonts w:ascii="Times New Roman" w:hAnsi="Times New Roman" w:cs="Times New Roman"/>
        </w:rPr>
        <w:t>Inconsistent communication and work plan documentation with BB Electrical.</w:t>
      </w:r>
    </w:p>
    <w:p w14:paraId="7D531286" w14:textId="77777777" w:rsidR="00DD36E9" w:rsidRPr="00A649BF" w:rsidRDefault="00DD36E9" w:rsidP="00DD36E9">
      <w:pPr>
        <w:numPr>
          <w:ilvl w:val="0"/>
          <w:numId w:val="61"/>
        </w:numPr>
        <w:rPr>
          <w:rFonts w:ascii="Times New Roman" w:hAnsi="Times New Roman" w:cs="Times New Roman"/>
        </w:rPr>
      </w:pPr>
      <w:r w:rsidRPr="00A649BF">
        <w:rPr>
          <w:rFonts w:ascii="Times New Roman" w:hAnsi="Times New Roman" w:cs="Times New Roman"/>
        </w:rPr>
        <w:t>Reliance on verbal instructions and informal practices.</w:t>
      </w:r>
    </w:p>
    <w:p w14:paraId="76FA8C72" w14:textId="77777777" w:rsidR="00DD36E9" w:rsidRPr="00A649BF" w:rsidRDefault="00DD36E9" w:rsidP="00DD36E9">
      <w:pPr>
        <w:numPr>
          <w:ilvl w:val="0"/>
          <w:numId w:val="61"/>
        </w:numPr>
        <w:rPr>
          <w:rFonts w:ascii="Times New Roman" w:hAnsi="Times New Roman" w:cs="Times New Roman"/>
        </w:rPr>
      </w:pPr>
      <w:r w:rsidRPr="00A649BF">
        <w:rPr>
          <w:rFonts w:ascii="Times New Roman" w:hAnsi="Times New Roman" w:cs="Times New Roman"/>
        </w:rPr>
        <w:t>Failure to conduct inspections post-JMC meeting before resuming work.</w:t>
      </w:r>
    </w:p>
    <w:p w14:paraId="2DF06C73" w14:textId="77777777" w:rsidR="00991F38" w:rsidRPr="00F560F4" w:rsidRDefault="00991F38" w:rsidP="00991F38">
      <w:pPr>
        <w:rPr>
          <w:rFonts w:ascii="Times New Roman" w:hAnsi="Times New Roman" w:cs="Times New Roman"/>
        </w:rPr>
      </w:pPr>
    </w:p>
    <w:p w14:paraId="1365FFB9" w14:textId="4D403FE6" w:rsidR="00FE561D" w:rsidRPr="000D0EDB" w:rsidRDefault="00FE561D" w:rsidP="000D0EDB">
      <w:pPr>
        <w:pStyle w:val="ListParagraph"/>
        <w:numPr>
          <w:ilvl w:val="1"/>
          <w:numId w:val="28"/>
        </w:numPr>
        <w:jc w:val="both"/>
        <w:rPr>
          <w:rFonts w:ascii="Times New Roman" w:hAnsi="Times New Roman" w:cs="Times New Roman"/>
          <w:b/>
          <w:bCs/>
        </w:rPr>
      </w:pPr>
      <w:r w:rsidRPr="000D0EDB">
        <w:rPr>
          <w:rFonts w:ascii="Times New Roman" w:hAnsi="Times New Roman" w:cs="Times New Roman"/>
          <w:b/>
          <w:bCs/>
        </w:rPr>
        <w:t xml:space="preserve"> </w:t>
      </w:r>
      <w:bookmarkStart w:id="480" w:name="_Toc183294346"/>
      <w:r w:rsidRPr="000D0EDB">
        <w:rPr>
          <w:rStyle w:val="Heading2Char"/>
          <w:rFonts w:eastAsiaTheme="minorHAnsi"/>
          <w:lang w:val="en-GM"/>
        </w:rPr>
        <w:t>Questions and Findings from the Police Investigation</w:t>
      </w:r>
      <w:bookmarkEnd w:id="480"/>
      <w:r w:rsidRPr="000D0EDB">
        <w:rPr>
          <w:rStyle w:val="Heading2Char"/>
          <w:rFonts w:eastAsiaTheme="minorHAnsi"/>
          <w:lang w:val="en-GM"/>
        </w:rPr>
        <w:t xml:space="preserve"> </w:t>
      </w:r>
    </w:p>
    <w:p w14:paraId="6780D5D2" w14:textId="1D132CE2" w:rsidR="00F44FDD" w:rsidRPr="00542FE4" w:rsidRDefault="00F44FDD" w:rsidP="00FE561D">
      <w:pPr>
        <w:jc w:val="both"/>
        <w:rPr>
          <w:rFonts w:ascii="Times New Roman" w:hAnsi="Times New Roman" w:cs="Times New Roman"/>
        </w:rPr>
      </w:pPr>
      <w:r w:rsidRPr="00542FE4">
        <w:rPr>
          <w:rFonts w:ascii="Times New Roman" w:hAnsi="Times New Roman" w:cs="Times New Roman"/>
        </w:rPr>
        <w:t>Mr. Boto</w:t>
      </w:r>
      <w:r w:rsidR="00B255DD" w:rsidRPr="00542FE4">
        <w:rPr>
          <w:rFonts w:ascii="Times New Roman" w:hAnsi="Times New Roman" w:cs="Times New Roman"/>
        </w:rPr>
        <w:t>u Keita – Commissioner Serious Crime</w:t>
      </w:r>
    </w:p>
    <w:p w14:paraId="370E568E" w14:textId="1C74F0F0" w:rsidR="00B255DD" w:rsidRPr="00542FE4" w:rsidRDefault="00B255DD" w:rsidP="00FE561D">
      <w:pPr>
        <w:jc w:val="both"/>
        <w:rPr>
          <w:rFonts w:ascii="Times New Roman" w:hAnsi="Times New Roman" w:cs="Times New Roman"/>
        </w:rPr>
      </w:pPr>
      <w:r w:rsidRPr="00542FE4">
        <w:rPr>
          <w:rFonts w:ascii="Times New Roman" w:hAnsi="Times New Roman" w:cs="Times New Roman"/>
        </w:rPr>
        <w:t>Mr. Lamin Saidy Khan – Lead Investigator</w:t>
      </w:r>
      <w:r w:rsidR="008079C5" w:rsidRPr="00542FE4">
        <w:rPr>
          <w:rFonts w:ascii="Times New Roman" w:hAnsi="Times New Roman" w:cs="Times New Roman"/>
        </w:rPr>
        <w:t xml:space="preserve"> in this matter</w:t>
      </w:r>
    </w:p>
    <w:p w14:paraId="74ED7C73" w14:textId="688E8BD9" w:rsidR="008079C5" w:rsidRPr="00BD604A" w:rsidRDefault="00C95410" w:rsidP="00FE561D">
      <w:pPr>
        <w:jc w:val="both"/>
        <w:rPr>
          <w:rFonts w:ascii="Times New Roman" w:hAnsi="Times New Roman" w:cs="Times New Roman"/>
        </w:rPr>
      </w:pPr>
      <w:r w:rsidRPr="00542FE4">
        <w:rPr>
          <w:rFonts w:ascii="Times New Roman" w:hAnsi="Times New Roman" w:cs="Times New Roman"/>
        </w:rPr>
        <w:t xml:space="preserve">Mr. Lamin Darboe </w:t>
      </w:r>
      <w:r w:rsidR="00C46C43" w:rsidRPr="00542FE4">
        <w:rPr>
          <w:rFonts w:ascii="Times New Roman" w:hAnsi="Times New Roman" w:cs="Times New Roman"/>
        </w:rPr>
        <w:t>- Investigator</w:t>
      </w:r>
    </w:p>
    <w:p w14:paraId="58E3CD6B" w14:textId="2F6E79DC" w:rsidR="00542FE4" w:rsidRPr="002E7088" w:rsidRDefault="00542FE4" w:rsidP="002E7088">
      <w:pPr>
        <w:pStyle w:val="ListParagraph"/>
        <w:numPr>
          <w:ilvl w:val="2"/>
          <w:numId w:val="28"/>
        </w:numPr>
        <w:jc w:val="both"/>
        <w:rPr>
          <w:rFonts w:ascii="Times New Roman" w:hAnsi="Times New Roman" w:cs="Times New Roman"/>
          <w:b/>
          <w:bCs/>
        </w:rPr>
      </w:pPr>
      <w:r w:rsidRPr="002E7088">
        <w:rPr>
          <w:rFonts w:ascii="Times New Roman" w:hAnsi="Times New Roman" w:cs="Times New Roman"/>
          <w:b/>
          <w:bCs/>
        </w:rPr>
        <w:t>They provided the following information:</w:t>
      </w:r>
    </w:p>
    <w:p w14:paraId="439AEE36" w14:textId="6C6DE5C1" w:rsidR="00FE561D" w:rsidRPr="00BD604A" w:rsidRDefault="00FE561D" w:rsidP="00FE561D">
      <w:pPr>
        <w:numPr>
          <w:ilvl w:val="0"/>
          <w:numId w:val="62"/>
        </w:numPr>
        <w:jc w:val="both"/>
        <w:rPr>
          <w:rFonts w:ascii="Times New Roman" w:hAnsi="Times New Roman" w:cs="Times New Roman"/>
        </w:rPr>
      </w:pPr>
      <w:r w:rsidRPr="00BD604A">
        <w:rPr>
          <w:rFonts w:ascii="Times New Roman" w:hAnsi="Times New Roman" w:cs="Times New Roman"/>
        </w:rPr>
        <w:t>The investigation team arrived at the site on 10th</w:t>
      </w:r>
      <w:r w:rsidR="00542FE4">
        <w:rPr>
          <w:rFonts w:ascii="Times New Roman" w:hAnsi="Times New Roman" w:cs="Times New Roman"/>
        </w:rPr>
        <w:t xml:space="preserve"> </w:t>
      </w:r>
      <w:r w:rsidRPr="00BD604A">
        <w:rPr>
          <w:rFonts w:ascii="Times New Roman" w:hAnsi="Times New Roman" w:cs="Times New Roman"/>
        </w:rPr>
        <w:t>October at 8:00 AM, but no evidence was found as the crime scene had already been cleared.</w:t>
      </w:r>
    </w:p>
    <w:p w14:paraId="29B15AB8" w14:textId="77777777" w:rsidR="00FE561D" w:rsidRPr="00BD604A" w:rsidRDefault="00FE561D" w:rsidP="00FE561D">
      <w:pPr>
        <w:numPr>
          <w:ilvl w:val="0"/>
          <w:numId w:val="62"/>
        </w:numPr>
        <w:jc w:val="both"/>
        <w:rPr>
          <w:rFonts w:ascii="Times New Roman" w:hAnsi="Times New Roman" w:cs="Times New Roman"/>
        </w:rPr>
      </w:pPr>
      <w:r w:rsidRPr="00BD604A">
        <w:rPr>
          <w:rFonts w:ascii="Times New Roman" w:hAnsi="Times New Roman" w:cs="Times New Roman"/>
        </w:rPr>
        <w:t>No immediate evidence or eyewitnesses were available apart from the two survivors, whose statements have been recorded but are not currently accessible due to the ongoing investigation.</w:t>
      </w:r>
    </w:p>
    <w:p w14:paraId="13F21B2A" w14:textId="38160B2E" w:rsidR="00FE561D" w:rsidRPr="002E7088" w:rsidRDefault="00FE561D" w:rsidP="002E7088">
      <w:pPr>
        <w:pStyle w:val="ListParagraph"/>
        <w:numPr>
          <w:ilvl w:val="2"/>
          <w:numId w:val="28"/>
        </w:numPr>
        <w:jc w:val="both"/>
        <w:rPr>
          <w:rFonts w:ascii="Times New Roman" w:hAnsi="Times New Roman" w:cs="Times New Roman"/>
          <w:b/>
          <w:bCs/>
        </w:rPr>
      </w:pPr>
      <w:r w:rsidRPr="002E7088">
        <w:rPr>
          <w:rFonts w:ascii="Times New Roman" w:hAnsi="Times New Roman" w:cs="Times New Roman"/>
          <w:b/>
          <w:bCs/>
        </w:rPr>
        <w:t>Eyewitness Statements</w:t>
      </w:r>
    </w:p>
    <w:p w14:paraId="4A08D753" w14:textId="77777777" w:rsidR="00FE561D" w:rsidRPr="00BD604A" w:rsidRDefault="00FE561D" w:rsidP="00FE561D">
      <w:pPr>
        <w:numPr>
          <w:ilvl w:val="0"/>
          <w:numId w:val="63"/>
        </w:numPr>
        <w:jc w:val="both"/>
        <w:rPr>
          <w:rFonts w:ascii="Times New Roman" w:hAnsi="Times New Roman" w:cs="Times New Roman"/>
        </w:rPr>
      </w:pPr>
      <w:r w:rsidRPr="00BD604A">
        <w:rPr>
          <w:rFonts w:ascii="Times New Roman" w:hAnsi="Times New Roman" w:cs="Times New Roman"/>
        </w:rPr>
        <w:t>Statements from the </w:t>
      </w:r>
      <w:r w:rsidRPr="00BD604A">
        <w:rPr>
          <w:rFonts w:ascii="Times New Roman" w:hAnsi="Times New Roman" w:cs="Times New Roman"/>
          <w:b/>
          <w:bCs/>
        </w:rPr>
        <w:t>two survivors</w:t>
      </w:r>
      <w:r w:rsidRPr="00BD604A">
        <w:rPr>
          <w:rFonts w:ascii="Times New Roman" w:hAnsi="Times New Roman" w:cs="Times New Roman"/>
        </w:rPr>
        <w:t> are documented but not available for sharing at this stage.</w:t>
      </w:r>
    </w:p>
    <w:p w14:paraId="5039666A" w14:textId="77777777" w:rsidR="00FE561D" w:rsidRPr="00BD604A" w:rsidRDefault="00FE561D" w:rsidP="00FE561D">
      <w:pPr>
        <w:numPr>
          <w:ilvl w:val="0"/>
          <w:numId w:val="63"/>
        </w:numPr>
        <w:jc w:val="both"/>
        <w:rPr>
          <w:rFonts w:ascii="Times New Roman" w:hAnsi="Times New Roman" w:cs="Times New Roman"/>
        </w:rPr>
      </w:pPr>
      <w:r w:rsidRPr="00BD604A">
        <w:rPr>
          <w:rFonts w:ascii="Times New Roman" w:hAnsi="Times New Roman" w:cs="Times New Roman"/>
        </w:rPr>
        <w:t>No additional eyewitnesses were identified at the scene during the investigation.</w:t>
      </w:r>
    </w:p>
    <w:p w14:paraId="451AD37D" w14:textId="5362B9E6" w:rsidR="00FE561D" w:rsidRPr="002E7088" w:rsidRDefault="00FE561D" w:rsidP="002E7088">
      <w:pPr>
        <w:pStyle w:val="ListParagraph"/>
        <w:numPr>
          <w:ilvl w:val="2"/>
          <w:numId w:val="28"/>
        </w:numPr>
        <w:jc w:val="both"/>
        <w:rPr>
          <w:rFonts w:ascii="Times New Roman" w:hAnsi="Times New Roman" w:cs="Times New Roman"/>
          <w:b/>
          <w:bCs/>
        </w:rPr>
      </w:pPr>
      <w:r w:rsidRPr="002E7088">
        <w:rPr>
          <w:rFonts w:ascii="Times New Roman" w:hAnsi="Times New Roman" w:cs="Times New Roman"/>
          <w:b/>
          <w:bCs/>
        </w:rPr>
        <w:t>Operational Lapses and Safety Protocols</w:t>
      </w:r>
    </w:p>
    <w:p w14:paraId="2236986A" w14:textId="6554F931" w:rsidR="00FE561D" w:rsidRPr="00BD604A" w:rsidRDefault="00FE561D" w:rsidP="00CC7515">
      <w:pPr>
        <w:numPr>
          <w:ilvl w:val="0"/>
          <w:numId w:val="64"/>
        </w:numPr>
        <w:jc w:val="both"/>
        <w:rPr>
          <w:rFonts w:ascii="Times New Roman" w:hAnsi="Times New Roman" w:cs="Times New Roman"/>
        </w:rPr>
      </w:pPr>
      <w:r w:rsidRPr="00BD604A">
        <w:rPr>
          <w:rFonts w:ascii="Times New Roman" w:hAnsi="Times New Roman" w:cs="Times New Roman"/>
        </w:rPr>
        <w:t xml:space="preserve">The investigation is ongoing, and the police are </w:t>
      </w:r>
      <w:proofErr w:type="spellStart"/>
      <w:r w:rsidRPr="00BD604A">
        <w:rPr>
          <w:rFonts w:ascii="Times New Roman" w:hAnsi="Times New Roman" w:cs="Times New Roman"/>
        </w:rPr>
        <w:t>analyzing</w:t>
      </w:r>
      <w:proofErr w:type="spellEnd"/>
      <w:r w:rsidRPr="00BD604A">
        <w:rPr>
          <w:rFonts w:ascii="Times New Roman" w:hAnsi="Times New Roman" w:cs="Times New Roman"/>
        </w:rPr>
        <w:t xml:space="preserve"> the sequence of events to determine any lapses in safety protocols by subcontractors (e.g., BB Electrical) or project management.</w:t>
      </w:r>
    </w:p>
    <w:p w14:paraId="2381F014" w14:textId="435EF8AF" w:rsidR="00FE561D" w:rsidRPr="002E7088" w:rsidRDefault="00FE561D" w:rsidP="002E7088">
      <w:pPr>
        <w:pStyle w:val="ListParagraph"/>
        <w:numPr>
          <w:ilvl w:val="2"/>
          <w:numId w:val="28"/>
        </w:numPr>
        <w:jc w:val="both"/>
        <w:rPr>
          <w:rFonts w:ascii="Times New Roman" w:hAnsi="Times New Roman" w:cs="Times New Roman"/>
          <w:b/>
          <w:bCs/>
        </w:rPr>
      </w:pPr>
      <w:r w:rsidRPr="002E7088">
        <w:rPr>
          <w:rFonts w:ascii="Times New Roman" w:hAnsi="Times New Roman" w:cs="Times New Roman"/>
          <w:b/>
          <w:bCs/>
        </w:rPr>
        <w:t>Physical Evidence and Documentation</w:t>
      </w:r>
    </w:p>
    <w:p w14:paraId="4AE3F360" w14:textId="77777777" w:rsidR="00FE561D" w:rsidRPr="00BD604A" w:rsidRDefault="00FE561D" w:rsidP="00FE561D">
      <w:pPr>
        <w:numPr>
          <w:ilvl w:val="0"/>
          <w:numId w:val="65"/>
        </w:numPr>
        <w:jc w:val="both"/>
        <w:rPr>
          <w:rFonts w:ascii="Times New Roman" w:hAnsi="Times New Roman" w:cs="Times New Roman"/>
        </w:rPr>
      </w:pPr>
      <w:r w:rsidRPr="00BD604A">
        <w:rPr>
          <w:rFonts w:ascii="Times New Roman" w:hAnsi="Times New Roman" w:cs="Times New Roman"/>
        </w:rPr>
        <w:t>Photographs, sketches, and physical evidence from the accident site are with the Scientific Support Unit of the police. These materials will be shared with NAWEC after the analysis is complete.</w:t>
      </w:r>
    </w:p>
    <w:p w14:paraId="63F9ADC7" w14:textId="2586D33D" w:rsidR="00FE561D" w:rsidRPr="002E7088" w:rsidRDefault="00FE561D" w:rsidP="002E7088">
      <w:pPr>
        <w:pStyle w:val="ListParagraph"/>
        <w:numPr>
          <w:ilvl w:val="2"/>
          <w:numId w:val="28"/>
        </w:numPr>
        <w:jc w:val="both"/>
        <w:rPr>
          <w:rFonts w:ascii="Times New Roman" w:hAnsi="Times New Roman" w:cs="Times New Roman"/>
          <w:b/>
          <w:bCs/>
        </w:rPr>
      </w:pPr>
      <w:r w:rsidRPr="002E7088">
        <w:rPr>
          <w:rFonts w:ascii="Times New Roman" w:hAnsi="Times New Roman" w:cs="Times New Roman"/>
          <w:b/>
          <w:bCs/>
        </w:rPr>
        <w:t>Additional Witness Statements</w:t>
      </w:r>
    </w:p>
    <w:p w14:paraId="7C8CA652" w14:textId="77777777" w:rsidR="00FE561D" w:rsidRPr="00BD604A" w:rsidRDefault="00FE561D" w:rsidP="00FE561D">
      <w:pPr>
        <w:numPr>
          <w:ilvl w:val="0"/>
          <w:numId w:val="66"/>
        </w:numPr>
        <w:jc w:val="both"/>
        <w:rPr>
          <w:rFonts w:ascii="Times New Roman" w:hAnsi="Times New Roman" w:cs="Times New Roman"/>
        </w:rPr>
      </w:pPr>
      <w:r w:rsidRPr="00BD604A">
        <w:rPr>
          <w:rFonts w:ascii="Times New Roman" w:hAnsi="Times New Roman" w:cs="Times New Roman"/>
        </w:rPr>
        <w:t>The police have not yet engaged with the victim’s families or local communities for further information.</w:t>
      </w:r>
    </w:p>
    <w:p w14:paraId="3AD5A1BC" w14:textId="628200D3" w:rsidR="00FE561D" w:rsidRPr="002E7088" w:rsidRDefault="00FE561D" w:rsidP="002E7088">
      <w:pPr>
        <w:pStyle w:val="ListParagraph"/>
        <w:numPr>
          <w:ilvl w:val="2"/>
          <w:numId w:val="28"/>
        </w:numPr>
        <w:jc w:val="both"/>
        <w:rPr>
          <w:rFonts w:ascii="Times New Roman" w:hAnsi="Times New Roman" w:cs="Times New Roman"/>
          <w:b/>
          <w:bCs/>
        </w:rPr>
      </w:pPr>
      <w:r w:rsidRPr="002E7088">
        <w:rPr>
          <w:rFonts w:ascii="Times New Roman" w:hAnsi="Times New Roman" w:cs="Times New Roman"/>
          <w:b/>
          <w:bCs/>
        </w:rPr>
        <w:t>Community Engagement</w:t>
      </w:r>
    </w:p>
    <w:p w14:paraId="30AA6C36" w14:textId="77777777" w:rsidR="00FE561D" w:rsidRPr="00BD604A" w:rsidRDefault="00FE561D" w:rsidP="00FE561D">
      <w:pPr>
        <w:numPr>
          <w:ilvl w:val="0"/>
          <w:numId w:val="67"/>
        </w:numPr>
        <w:jc w:val="both"/>
        <w:rPr>
          <w:rFonts w:ascii="Times New Roman" w:hAnsi="Times New Roman" w:cs="Times New Roman"/>
        </w:rPr>
      </w:pPr>
      <w:r w:rsidRPr="00BD604A">
        <w:rPr>
          <w:rFonts w:ascii="Times New Roman" w:hAnsi="Times New Roman" w:cs="Times New Roman"/>
        </w:rPr>
        <w:t xml:space="preserve">There have been no prior safety complaints or concerns raised by </w:t>
      </w:r>
      <w:proofErr w:type="gramStart"/>
      <w:r w:rsidRPr="00BD604A">
        <w:rPr>
          <w:rFonts w:ascii="Times New Roman" w:hAnsi="Times New Roman" w:cs="Times New Roman"/>
        </w:rPr>
        <w:t>local residents</w:t>
      </w:r>
      <w:proofErr w:type="gramEnd"/>
      <w:r w:rsidRPr="00BD604A">
        <w:rPr>
          <w:rFonts w:ascii="Times New Roman" w:hAnsi="Times New Roman" w:cs="Times New Roman"/>
        </w:rPr>
        <w:t xml:space="preserve"> or community leaders regarding work at the site.</w:t>
      </w:r>
    </w:p>
    <w:p w14:paraId="15060EF7" w14:textId="178BE314" w:rsidR="00FE561D" w:rsidRPr="0060522C" w:rsidRDefault="00FE561D" w:rsidP="0060522C">
      <w:pPr>
        <w:pStyle w:val="ListParagraph"/>
        <w:numPr>
          <w:ilvl w:val="2"/>
          <w:numId w:val="28"/>
        </w:numPr>
        <w:jc w:val="both"/>
        <w:rPr>
          <w:rFonts w:ascii="Times New Roman" w:hAnsi="Times New Roman" w:cs="Times New Roman"/>
          <w:b/>
          <w:bCs/>
        </w:rPr>
      </w:pPr>
      <w:r w:rsidRPr="0060522C">
        <w:rPr>
          <w:rFonts w:ascii="Times New Roman" w:hAnsi="Times New Roman" w:cs="Times New Roman"/>
          <w:b/>
          <w:bCs/>
        </w:rPr>
        <w:lastRenderedPageBreak/>
        <w:t>Pending Documentation Requests</w:t>
      </w:r>
    </w:p>
    <w:p w14:paraId="2478C7D0" w14:textId="77777777" w:rsidR="00FE561D" w:rsidRPr="00BD604A" w:rsidRDefault="00FE561D" w:rsidP="00FE561D">
      <w:pPr>
        <w:jc w:val="both"/>
        <w:rPr>
          <w:rFonts w:ascii="Times New Roman" w:hAnsi="Times New Roman" w:cs="Times New Roman"/>
        </w:rPr>
      </w:pPr>
      <w:r w:rsidRPr="00BD604A">
        <w:rPr>
          <w:rFonts w:ascii="Times New Roman" w:hAnsi="Times New Roman" w:cs="Times New Roman"/>
        </w:rPr>
        <w:t xml:space="preserve">The police have acknowledged </w:t>
      </w:r>
      <w:proofErr w:type="spellStart"/>
      <w:r w:rsidRPr="00BD604A">
        <w:rPr>
          <w:rFonts w:ascii="Times New Roman" w:hAnsi="Times New Roman" w:cs="Times New Roman"/>
        </w:rPr>
        <w:t>NAWEC’s</w:t>
      </w:r>
      <w:proofErr w:type="spellEnd"/>
      <w:r w:rsidRPr="00BD604A">
        <w:rPr>
          <w:rFonts w:ascii="Times New Roman" w:hAnsi="Times New Roman" w:cs="Times New Roman"/>
        </w:rPr>
        <w:t xml:space="preserve"> request for the following documents and committed to providing them after the investigation concludes:</w:t>
      </w:r>
    </w:p>
    <w:p w14:paraId="4896453D" w14:textId="31B584D4" w:rsidR="00FE561D" w:rsidRPr="00BD604A" w:rsidRDefault="00FE561D" w:rsidP="00FE561D">
      <w:pPr>
        <w:numPr>
          <w:ilvl w:val="0"/>
          <w:numId w:val="68"/>
        </w:numPr>
        <w:jc w:val="both"/>
        <w:rPr>
          <w:rFonts w:ascii="Times New Roman" w:hAnsi="Times New Roman" w:cs="Times New Roman"/>
        </w:rPr>
      </w:pPr>
      <w:del w:id="481" w:author="Haddy Njie" w:date="2024-11-25T11:42:00Z" w16du:dateUtc="2024-11-25T11:42:00Z">
        <w:r w:rsidRPr="00BD604A" w:rsidDel="00DB5F63">
          <w:rPr>
            <w:rFonts w:ascii="Times New Roman" w:hAnsi="Times New Roman" w:cs="Times New Roman"/>
            <w:b/>
            <w:bCs/>
          </w:rPr>
          <w:delText>Incident</w:delText>
        </w:r>
      </w:del>
      <w:ins w:id="482" w:author="Haddy Njie" w:date="2024-11-25T11:42:00Z" w16du:dateUtc="2024-11-25T11:42:00Z">
        <w:r w:rsidR="00DB5F63">
          <w:rPr>
            <w:rFonts w:ascii="Times New Roman" w:hAnsi="Times New Roman" w:cs="Times New Roman"/>
            <w:b/>
            <w:bCs/>
          </w:rPr>
          <w:t>Accident</w:t>
        </w:r>
      </w:ins>
      <w:r w:rsidRPr="00BD604A">
        <w:rPr>
          <w:rFonts w:ascii="Times New Roman" w:hAnsi="Times New Roman" w:cs="Times New Roman"/>
          <w:b/>
          <w:bCs/>
        </w:rPr>
        <w:t xml:space="preserve"> Reports</w:t>
      </w:r>
      <w:r w:rsidRPr="00BD604A">
        <w:rPr>
          <w:rFonts w:ascii="Times New Roman" w:hAnsi="Times New Roman" w:cs="Times New Roman"/>
        </w:rPr>
        <w:t>: Detailed reports outlining causative factors.</w:t>
      </w:r>
    </w:p>
    <w:p w14:paraId="47EB045C" w14:textId="77777777" w:rsidR="00FE561D" w:rsidRPr="00BD604A" w:rsidRDefault="00FE561D" w:rsidP="00FE561D">
      <w:pPr>
        <w:numPr>
          <w:ilvl w:val="0"/>
          <w:numId w:val="68"/>
        </w:numPr>
        <w:jc w:val="both"/>
        <w:rPr>
          <w:rFonts w:ascii="Times New Roman" w:hAnsi="Times New Roman" w:cs="Times New Roman"/>
        </w:rPr>
      </w:pPr>
      <w:r w:rsidRPr="00BD604A">
        <w:rPr>
          <w:rFonts w:ascii="Times New Roman" w:hAnsi="Times New Roman" w:cs="Times New Roman"/>
          <w:b/>
          <w:bCs/>
        </w:rPr>
        <w:t>Photographic Evidence</w:t>
      </w:r>
      <w:r w:rsidRPr="00BD604A">
        <w:rPr>
          <w:rFonts w:ascii="Times New Roman" w:hAnsi="Times New Roman" w:cs="Times New Roman"/>
        </w:rPr>
        <w:t>: High-resolution images from the accident site, including any equipment or infrastructure involved.</w:t>
      </w:r>
    </w:p>
    <w:p w14:paraId="1E13170A" w14:textId="77777777" w:rsidR="00FE561D" w:rsidRPr="00BD604A" w:rsidRDefault="00FE561D" w:rsidP="00FE561D">
      <w:pPr>
        <w:numPr>
          <w:ilvl w:val="0"/>
          <w:numId w:val="68"/>
        </w:numPr>
        <w:jc w:val="both"/>
        <w:rPr>
          <w:rFonts w:ascii="Times New Roman" w:hAnsi="Times New Roman" w:cs="Times New Roman"/>
        </w:rPr>
      </w:pPr>
      <w:r w:rsidRPr="00BD604A">
        <w:rPr>
          <w:rFonts w:ascii="Times New Roman" w:hAnsi="Times New Roman" w:cs="Times New Roman"/>
          <w:b/>
          <w:bCs/>
        </w:rPr>
        <w:t>Survivor Statements</w:t>
      </w:r>
      <w:r w:rsidRPr="00BD604A">
        <w:rPr>
          <w:rFonts w:ascii="Times New Roman" w:hAnsi="Times New Roman" w:cs="Times New Roman"/>
        </w:rPr>
        <w:t>: Redacted versions of recorded survivor accounts.</w:t>
      </w:r>
    </w:p>
    <w:p w14:paraId="5D679766" w14:textId="66CB80E0" w:rsidR="00FE561D" w:rsidRPr="0060522C" w:rsidRDefault="00FE561D" w:rsidP="0060522C">
      <w:pPr>
        <w:pStyle w:val="ListParagraph"/>
        <w:numPr>
          <w:ilvl w:val="2"/>
          <w:numId w:val="28"/>
        </w:numPr>
        <w:jc w:val="both"/>
        <w:rPr>
          <w:rFonts w:ascii="Times New Roman" w:hAnsi="Times New Roman" w:cs="Times New Roman"/>
          <w:b/>
          <w:bCs/>
        </w:rPr>
      </w:pPr>
      <w:r w:rsidRPr="0060522C">
        <w:rPr>
          <w:rFonts w:ascii="Times New Roman" w:hAnsi="Times New Roman" w:cs="Times New Roman"/>
          <w:b/>
          <w:bCs/>
        </w:rPr>
        <w:t>General Observations</w:t>
      </w:r>
    </w:p>
    <w:p w14:paraId="6A2809CE" w14:textId="77777777" w:rsidR="00FE561D" w:rsidRPr="00BD604A" w:rsidRDefault="00FE561D" w:rsidP="00FE561D">
      <w:pPr>
        <w:numPr>
          <w:ilvl w:val="0"/>
          <w:numId w:val="69"/>
        </w:numPr>
        <w:jc w:val="both"/>
        <w:rPr>
          <w:rFonts w:ascii="Times New Roman" w:hAnsi="Times New Roman" w:cs="Times New Roman"/>
        </w:rPr>
      </w:pPr>
      <w:r w:rsidRPr="00BD604A">
        <w:rPr>
          <w:rFonts w:ascii="Times New Roman" w:hAnsi="Times New Roman" w:cs="Times New Roman"/>
        </w:rPr>
        <w:t>The </w:t>
      </w:r>
      <w:r w:rsidRPr="00BD604A">
        <w:rPr>
          <w:rFonts w:ascii="Times New Roman" w:hAnsi="Times New Roman" w:cs="Times New Roman"/>
          <w:b/>
          <w:bCs/>
        </w:rPr>
        <w:t>Scientific Support Unit</w:t>
      </w:r>
      <w:r w:rsidRPr="00BD604A">
        <w:rPr>
          <w:rFonts w:ascii="Times New Roman" w:hAnsi="Times New Roman" w:cs="Times New Roman"/>
        </w:rPr>
        <w:t> is handling most of the evidence, and this process may require additional time.</w:t>
      </w:r>
    </w:p>
    <w:p w14:paraId="1D0D174E" w14:textId="77777777" w:rsidR="00FE561D" w:rsidRPr="00BD604A" w:rsidRDefault="00FE561D" w:rsidP="00FE561D">
      <w:pPr>
        <w:numPr>
          <w:ilvl w:val="0"/>
          <w:numId w:val="69"/>
        </w:numPr>
        <w:jc w:val="both"/>
        <w:rPr>
          <w:rFonts w:ascii="Times New Roman" w:hAnsi="Times New Roman" w:cs="Times New Roman"/>
        </w:rPr>
      </w:pPr>
      <w:r w:rsidRPr="00BD604A">
        <w:rPr>
          <w:rFonts w:ascii="Times New Roman" w:hAnsi="Times New Roman" w:cs="Times New Roman"/>
        </w:rPr>
        <w:t>The police have not yet made concrete recommendations for NAWEC, as their findings remain preliminary.</w:t>
      </w:r>
    </w:p>
    <w:p w14:paraId="1A43BB4B" w14:textId="1BB57E1A" w:rsidR="00FE561D" w:rsidRPr="00BD604A" w:rsidRDefault="00FE561D" w:rsidP="00FE561D">
      <w:pPr>
        <w:numPr>
          <w:ilvl w:val="0"/>
          <w:numId w:val="69"/>
        </w:numPr>
        <w:jc w:val="both"/>
        <w:rPr>
          <w:rFonts w:ascii="Times New Roman" w:hAnsi="Times New Roman" w:cs="Times New Roman"/>
        </w:rPr>
      </w:pPr>
      <w:r w:rsidRPr="00BD604A">
        <w:rPr>
          <w:rFonts w:ascii="Times New Roman" w:hAnsi="Times New Roman" w:cs="Times New Roman"/>
        </w:rPr>
        <w:t xml:space="preserve">No external or internal factors contributing to the </w:t>
      </w:r>
      <w:del w:id="483" w:author="Haddy Njie" w:date="2024-11-25T11:42:00Z" w16du:dateUtc="2024-11-25T11:42:00Z">
        <w:r w:rsidRPr="00BD604A" w:rsidDel="00DB5F63">
          <w:rPr>
            <w:rFonts w:ascii="Times New Roman" w:hAnsi="Times New Roman" w:cs="Times New Roman"/>
          </w:rPr>
          <w:delText>incident</w:delText>
        </w:r>
      </w:del>
      <w:ins w:id="484" w:author="Haddy Njie" w:date="2024-11-25T11:42:00Z" w16du:dateUtc="2024-11-25T11:42:00Z">
        <w:r w:rsidR="00DB5F63">
          <w:rPr>
            <w:rFonts w:ascii="Times New Roman" w:hAnsi="Times New Roman" w:cs="Times New Roman"/>
          </w:rPr>
          <w:t>accident</w:t>
        </w:r>
      </w:ins>
      <w:r w:rsidRPr="00BD604A">
        <w:rPr>
          <w:rFonts w:ascii="Times New Roman" w:hAnsi="Times New Roman" w:cs="Times New Roman"/>
        </w:rPr>
        <w:t xml:space="preserve"> have been conclusively identified.</w:t>
      </w:r>
    </w:p>
    <w:p w14:paraId="3374E950" w14:textId="77777777" w:rsidR="00FE561D" w:rsidRDefault="00FE561D" w:rsidP="00FE561D">
      <w:pPr>
        <w:jc w:val="both"/>
        <w:rPr>
          <w:rFonts w:ascii="Times New Roman" w:hAnsi="Times New Roman" w:cs="Times New Roman"/>
        </w:rPr>
      </w:pPr>
      <w:r w:rsidRPr="00BD604A">
        <w:rPr>
          <w:rFonts w:ascii="Times New Roman" w:hAnsi="Times New Roman" w:cs="Times New Roman"/>
        </w:rPr>
        <w:t xml:space="preserve">This summary reflects the limited information provided by the police and highlights the need for continued engagement to retrieve critical documentation and insights for </w:t>
      </w:r>
      <w:proofErr w:type="spellStart"/>
      <w:r w:rsidRPr="00BD604A">
        <w:rPr>
          <w:rFonts w:ascii="Times New Roman" w:hAnsi="Times New Roman" w:cs="Times New Roman"/>
        </w:rPr>
        <w:t>NAWEC's</w:t>
      </w:r>
      <w:proofErr w:type="spellEnd"/>
      <w:r w:rsidRPr="00BD604A">
        <w:rPr>
          <w:rFonts w:ascii="Times New Roman" w:hAnsi="Times New Roman" w:cs="Times New Roman"/>
        </w:rPr>
        <w:t xml:space="preserve"> internal review</w:t>
      </w:r>
      <w:r>
        <w:rPr>
          <w:rFonts w:ascii="Times New Roman" w:hAnsi="Times New Roman" w:cs="Times New Roman"/>
        </w:rPr>
        <w:t>.</w:t>
      </w:r>
    </w:p>
    <w:p w14:paraId="0B3BAA46" w14:textId="77777777" w:rsidR="00463389" w:rsidRDefault="00463389" w:rsidP="00657A15">
      <w:pPr>
        <w:jc w:val="both"/>
        <w:rPr>
          <w:rFonts w:ascii="Times New Roman" w:hAnsi="Times New Roman" w:cs="Times New Roman"/>
        </w:rPr>
      </w:pPr>
    </w:p>
    <w:p w14:paraId="148D6EE5" w14:textId="474B8E5E" w:rsidR="00CA7BB9" w:rsidRPr="001C4504" w:rsidRDefault="00CA7BB9" w:rsidP="00580DC4">
      <w:pPr>
        <w:pStyle w:val="Heading2"/>
        <w:numPr>
          <w:ilvl w:val="1"/>
          <w:numId w:val="28"/>
        </w:numPr>
        <w:rPr>
          <w:rStyle w:val="Heading2Char"/>
          <w:b/>
          <w:bCs/>
        </w:rPr>
      </w:pPr>
      <w:bookmarkStart w:id="485" w:name="_Toc183294347"/>
      <w:r w:rsidRPr="001C4504">
        <w:rPr>
          <w:rStyle w:val="Heading2Char"/>
          <w:b/>
          <w:bCs/>
        </w:rPr>
        <w:t>Statements of Survivors: Key Details and Contradictions</w:t>
      </w:r>
      <w:bookmarkEnd w:id="485"/>
    </w:p>
    <w:p w14:paraId="0436C083" w14:textId="77777777" w:rsidR="001C4504" w:rsidRDefault="001C4504" w:rsidP="00CA7BB9">
      <w:pPr>
        <w:jc w:val="both"/>
        <w:rPr>
          <w:rFonts w:ascii="Times New Roman" w:hAnsi="Times New Roman" w:cs="Times New Roman"/>
        </w:rPr>
      </w:pPr>
    </w:p>
    <w:p w14:paraId="10E3FD85" w14:textId="55C1BB2E" w:rsidR="00CA7BB9" w:rsidRPr="00B07E45" w:rsidRDefault="00CA7BB9" w:rsidP="00CA7BB9">
      <w:pPr>
        <w:jc w:val="both"/>
        <w:rPr>
          <w:rFonts w:ascii="Times New Roman" w:hAnsi="Times New Roman" w:cs="Times New Roman"/>
        </w:rPr>
      </w:pPr>
      <w:r w:rsidRPr="00B07E45">
        <w:rPr>
          <w:rFonts w:ascii="Times New Roman" w:hAnsi="Times New Roman" w:cs="Times New Roman"/>
        </w:rPr>
        <w:t>The testimonies of the two survivors, </w:t>
      </w:r>
      <w:r w:rsidRPr="00B07E45">
        <w:rPr>
          <w:rFonts w:ascii="Times New Roman" w:hAnsi="Times New Roman" w:cs="Times New Roman"/>
          <w:b/>
          <w:bCs/>
        </w:rPr>
        <w:t>Salieu Jallow</w:t>
      </w:r>
      <w:r w:rsidRPr="00B07E45">
        <w:rPr>
          <w:rFonts w:ascii="Times New Roman" w:hAnsi="Times New Roman" w:cs="Times New Roman"/>
        </w:rPr>
        <w:t> and </w:t>
      </w:r>
      <w:r w:rsidRPr="00B07E45">
        <w:rPr>
          <w:rFonts w:ascii="Times New Roman" w:hAnsi="Times New Roman" w:cs="Times New Roman"/>
          <w:b/>
          <w:bCs/>
        </w:rPr>
        <w:t>Pap Touray</w:t>
      </w:r>
      <w:r w:rsidRPr="00B07E45">
        <w:rPr>
          <w:rFonts w:ascii="Times New Roman" w:hAnsi="Times New Roman" w:cs="Times New Roman"/>
        </w:rPr>
        <w:t>, provide critical insights into the events leading to the fatal electrocution of seven workers on October 9, 2024. Their accounts highlight significant gaps in training, supervision, and safety protocols, as well as contradictions with the contractor's narrative.</w:t>
      </w:r>
    </w:p>
    <w:p w14:paraId="30BEE553" w14:textId="18FCDFFD" w:rsidR="00272FF3" w:rsidRDefault="00CA7BB9" w:rsidP="00272FF3">
      <w:pPr>
        <w:pStyle w:val="Heading3"/>
        <w:numPr>
          <w:ilvl w:val="2"/>
          <w:numId w:val="28"/>
        </w:numPr>
      </w:pPr>
      <w:bookmarkStart w:id="486" w:name="_Toc183294348"/>
      <w:r w:rsidRPr="00B07E45">
        <w:t>Salieu Jallow’s Testimony</w:t>
      </w:r>
      <w:bookmarkEnd w:id="486"/>
    </w:p>
    <w:p w14:paraId="3070A256" w14:textId="77777777" w:rsidR="00272FF3" w:rsidRPr="00272FF3" w:rsidRDefault="00272FF3" w:rsidP="00272FF3"/>
    <w:p w14:paraId="23ED53FC" w14:textId="77777777" w:rsidR="00CA7BB9" w:rsidRPr="00B07E45" w:rsidRDefault="00CA7BB9" w:rsidP="00CA7BB9">
      <w:pPr>
        <w:numPr>
          <w:ilvl w:val="0"/>
          <w:numId w:val="71"/>
        </w:numPr>
        <w:jc w:val="both"/>
        <w:rPr>
          <w:rFonts w:ascii="Times New Roman" w:hAnsi="Times New Roman" w:cs="Times New Roman"/>
        </w:rPr>
      </w:pPr>
      <w:r w:rsidRPr="00B07E45">
        <w:rPr>
          <w:rFonts w:ascii="Times New Roman" w:hAnsi="Times New Roman" w:cs="Times New Roman"/>
          <w:b/>
          <w:bCs/>
        </w:rPr>
        <w:t>Background</w:t>
      </w:r>
      <w:r w:rsidRPr="00B07E45">
        <w:rPr>
          <w:rFonts w:ascii="Times New Roman" w:hAnsi="Times New Roman" w:cs="Times New Roman"/>
        </w:rPr>
        <w:t>:</w:t>
      </w:r>
    </w:p>
    <w:p w14:paraId="62BBA0A5"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Salieu Jallow, a mason, joined the team on September 12, 2024, with no prior experience or training in electrical work.</w:t>
      </w:r>
    </w:p>
    <w:p w14:paraId="530EB953"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His employment was informal—he had no contract, medical examination, or safety training.</w:t>
      </w:r>
    </w:p>
    <w:p w14:paraId="76E887C1"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He was recruited by a friend and worked on a piece-rate basis for poles erected.</w:t>
      </w:r>
    </w:p>
    <w:p w14:paraId="51ACF8D0" w14:textId="77777777" w:rsidR="00CA7BB9" w:rsidRPr="00B07E45" w:rsidRDefault="00CA7BB9" w:rsidP="00CA7BB9">
      <w:pPr>
        <w:numPr>
          <w:ilvl w:val="0"/>
          <w:numId w:val="71"/>
        </w:numPr>
        <w:jc w:val="both"/>
        <w:rPr>
          <w:rFonts w:ascii="Times New Roman" w:hAnsi="Times New Roman" w:cs="Times New Roman"/>
        </w:rPr>
      </w:pPr>
      <w:r w:rsidRPr="00B07E45">
        <w:rPr>
          <w:rFonts w:ascii="Times New Roman" w:hAnsi="Times New Roman" w:cs="Times New Roman"/>
          <w:b/>
          <w:bCs/>
        </w:rPr>
        <w:t>Events on the Day</w:t>
      </w:r>
      <w:r w:rsidRPr="00B07E45">
        <w:rPr>
          <w:rFonts w:ascii="Times New Roman" w:hAnsi="Times New Roman" w:cs="Times New Roman"/>
        </w:rPr>
        <w:t>:</w:t>
      </w:r>
    </w:p>
    <w:p w14:paraId="73D22D95"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The team excavated, erected, and concreted poles throughout the day under the general supervision of </w:t>
      </w:r>
      <w:r w:rsidRPr="00B07E45">
        <w:rPr>
          <w:rFonts w:ascii="Times New Roman" w:hAnsi="Times New Roman" w:cs="Times New Roman"/>
          <w:b/>
          <w:bCs/>
        </w:rPr>
        <w:t>Karamo Touray</w:t>
      </w:r>
      <w:r w:rsidRPr="00B07E45">
        <w:rPr>
          <w:rFonts w:ascii="Times New Roman" w:hAnsi="Times New Roman" w:cs="Times New Roman"/>
        </w:rPr>
        <w:t>, who lacked electrical expertise.</w:t>
      </w:r>
    </w:p>
    <w:p w14:paraId="612BAE27"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At </w:t>
      </w:r>
      <w:r w:rsidRPr="00B07E45">
        <w:rPr>
          <w:rFonts w:ascii="Times New Roman" w:hAnsi="Times New Roman" w:cs="Times New Roman"/>
          <w:b/>
          <w:bCs/>
        </w:rPr>
        <w:t>Kerr Galo</w:t>
      </w:r>
      <w:r w:rsidRPr="00B07E45">
        <w:rPr>
          <w:rFonts w:ascii="Times New Roman" w:hAnsi="Times New Roman" w:cs="Times New Roman"/>
        </w:rPr>
        <w:t>, the team initially excavated two pits in the morning before moving to </w:t>
      </w:r>
      <w:r w:rsidRPr="00B07E45">
        <w:rPr>
          <w:rFonts w:ascii="Times New Roman" w:hAnsi="Times New Roman" w:cs="Times New Roman"/>
          <w:b/>
          <w:bCs/>
        </w:rPr>
        <w:t>Sami</w:t>
      </w:r>
      <w:r w:rsidRPr="00B07E45">
        <w:rPr>
          <w:rFonts w:ascii="Times New Roman" w:hAnsi="Times New Roman" w:cs="Times New Roman"/>
        </w:rPr>
        <w:t>, where they worked until the afternoon prayer.</w:t>
      </w:r>
    </w:p>
    <w:p w14:paraId="63C50647"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After prayers, the team split into two groups: one group fetched poles and cement while the other returned to Kerr Galo to clean pits.</w:t>
      </w:r>
    </w:p>
    <w:p w14:paraId="188EB227"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lastRenderedPageBreak/>
        <w:t>Upon regrouping, </w:t>
      </w:r>
      <w:r w:rsidRPr="00B07E45">
        <w:rPr>
          <w:rFonts w:ascii="Times New Roman" w:hAnsi="Times New Roman" w:cs="Times New Roman"/>
          <w:b/>
          <w:bCs/>
        </w:rPr>
        <w:t>Karamo Touray</w:t>
      </w:r>
      <w:r w:rsidRPr="00B07E45">
        <w:rPr>
          <w:rFonts w:ascii="Times New Roman" w:hAnsi="Times New Roman" w:cs="Times New Roman"/>
        </w:rPr>
        <w:t> suggested not erecting poles at Kerr Galo, as it was not part of the day’s assignment. However, </w:t>
      </w:r>
      <w:r w:rsidRPr="00B07E45">
        <w:rPr>
          <w:rFonts w:ascii="Times New Roman" w:hAnsi="Times New Roman" w:cs="Times New Roman"/>
          <w:b/>
          <w:bCs/>
        </w:rPr>
        <w:t>Sarjo Jarju</w:t>
      </w:r>
      <w:r w:rsidRPr="00B07E45">
        <w:rPr>
          <w:rFonts w:ascii="Times New Roman" w:hAnsi="Times New Roman" w:cs="Times New Roman"/>
        </w:rPr>
        <w:t> proposed erecting the poles regardless. Following internal discussions, the team decided to proceed.</w:t>
      </w:r>
    </w:p>
    <w:p w14:paraId="35554C46"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 xml:space="preserve">During the erection of the last pole, it </w:t>
      </w:r>
      <w:proofErr w:type="gramStart"/>
      <w:r w:rsidRPr="00B07E45">
        <w:rPr>
          <w:rFonts w:ascii="Times New Roman" w:hAnsi="Times New Roman" w:cs="Times New Roman"/>
        </w:rPr>
        <w:t>made contact with</w:t>
      </w:r>
      <w:proofErr w:type="gramEnd"/>
      <w:r w:rsidRPr="00B07E45">
        <w:rPr>
          <w:rFonts w:ascii="Times New Roman" w:hAnsi="Times New Roman" w:cs="Times New Roman"/>
        </w:rPr>
        <w:t xml:space="preserve"> a live </w:t>
      </w:r>
      <w:r w:rsidRPr="00B07E45">
        <w:rPr>
          <w:rFonts w:ascii="Times New Roman" w:hAnsi="Times New Roman" w:cs="Times New Roman"/>
          <w:b/>
          <w:bCs/>
        </w:rPr>
        <w:t>Medium Voltage (MV)</w:t>
      </w:r>
      <w:r w:rsidRPr="00B07E45">
        <w:rPr>
          <w:rFonts w:ascii="Times New Roman" w:hAnsi="Times New Roman" w:cs="Times New Roman"/>
        </w:rPr>
        <w:t> line, causing electrocution. Seven workers were fatally injured.</w:t>
      </w:r>
    </w:p>
    <w:p w14:paraId="245BE58F" w14:textId="77777777" w:rsidR="00CA7BB9" w:rsidRPr="00B07E45" w:rsidRDefault="00CA7BB9" w:rsidP="00CA7BB9">
      <w:pPr>
        <w:numPr>
          <w:ilvl w:val="0"/>
          <w:numId w:val="71"/>
        </w:numPr>
        <w:jc w:val="both"/>
        <w:rPr>
          <w:rFonts w:ascii="Times New Roman" w:hAnsi="Times New Roman" w:cs="Times New Roman"/>
        </w:rPr>
      </w:pPr>
      <w:r w:rsidRPr="00B07E45">
        <w:rPr>
          <w:rFonts w:ascii="Times New Roman" w:hAnsi="Times New Roman" w:cs="Times New Roman"/>
          <w:b/>
          <w:bCs/>
        </w:rPr>
        <w:t>Safety and Supervision</w:t>
      </w:r>
      <w:r w:rsidRPr="00B07E45">
        <w:rPr>
          <w:rFonts w:ascii="Times New Roman" w:hAnsi="Times New Roman" w:cs="Times New Roman"/>
        </w:rPr>
        <w:t>:</w:t>
      </w:r>
    </w:p>
    <w:p w14:paraId="74826767"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No supervisors were present on-site during critical operations.</w:t>
      </w:r>
    </w:p>
    <w:p w14:paraId="49C5CD0F"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Salieu and the team lacked personal protective equipment (PPE), with Salieu wearing only sneakers.</w:t>
      </w:r>
    </w:p>
    <w:p w14:paraId="44588EFE" w14:textId="77777777" w:rsidR="00CA7BB9" w:rsidRPr="00B07E45" w:rsidRDefault="00CA7BB9" w:rsidP="00CA7BB9">
      <w:pPr>
        <w:numPr>
          <w:ilvl w:val="0"/>
          <w:numId w:val="71"/>
        </w:numPr>
        <w:jc w:val="both"/>
        <w:rPr>
          <w:rFonts w:ascii="Times New Roman" w:hAnsi="Times New Roman" w:cs="Times New Roman"/>
        </w:rPr>
      </w:pPr>
      <w:r w:rsidRPr="00B07E45">
        <w:rPr>
          <w:rFonts w:ascii="Times New Roman" w:hAnsi="Times New Roman" w:cs="Times New Roman"/>
          <w:b/>
          <w:bCs/>
        </w:rPr>
        <w:t>Aftermath</w:t>
      </w:r>
      <w:r w:rsidRPr="00B07E45">
        <w:rPr>
          <w:rFonts w:ascii="Times New Roman" w:hAnsi="Times New Roman" w:cs="Times New Roman"/>
        </w:rPr>
        <w:t>:</w:t>
      </w:r>
    </w:p>
    <w:p w14:paraId="1472783F" w14:textId="77777777"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rPr>
        <w:t>Salieu fled the scene and informed a nearby elder, who contacted the </w:t>
      </w:r>
      <w:proofErr w:type="spellStart"/>
      <w:r w:rsidRPr="00B07E45">
        <w:rPr>
          <w:rFonts w:ascii="Times New Roman" w:hAnsi="Times New Roman" w:cs="Times New Roman"/>
          <w:b/>
          <w:bCs/>
        </w:rPr>
        <w:t>Alkalo</w:t>
      </w:r>
      <w:proofErr w:type="spellEnd"/>
      <w:r w:rsidRPr="00B07E45">
        <w:rPr>
          <w:rFonts w:ascii="Times New Roman" w:hAnsi="Times New Roman" w:cs="Times New Roman"/>
        </w:rPr>
        <w:t> (village leader).</w:t>
      </w:r>
    </w:p>
    <w:p w14:paraId="067BD7CA" w14:textId="1CB3710E" w:rsidR="00CA7BB9" w:rsidRPr="00B07E45" w:rsidRDefault="00CA7BB9" w:rsidP="00CA7BB9">
      <w:pPr>
        <w:numPr>
          <w:ilvl w:val="1"/>
          <w:numId w:val="71"/>
        </w:numPr>
        <w:jc w:val="both"/>
        <w:rPr>
          <w:rFonts w:ascii="Times New Roman" w:hAnsi="Times New Roman" w:cs="Times New Roman"/>
        </w:rPr>
      </w:pPr>
      <w:r w:rsidRPr="00B07E45">
        <w:rPr>
          <w:rFonts w:ascii="Times New Roman" w:hAnsi="Times New Roman" w:cs="Times New Roman"/>
          <w:b/>
          <w:bCs/>
        </w:rPr>
        <w:t>BB Electrical</w:t>
      </w:r>
      <w:r w:rsidRPr="00B07E45">
        <w:rPr>
          <w:rFonts w:ascii="Times New Roman" w:hAnsi="Times New Roman" w:cs="Times New Roman"/>
        </w:rPr>
        <w:t> visited him post-</w:t>
      </w:r>
      <w:del w:id="487" w:author="Haddy Njie" w:date="2024-11-25T11:42:00Z" w16du:dateUtc="2024-11-25T11:42:00Z">
        <w:r w:rsidRPr="00B07E45" w:rsidDel="00DB5F63">
          <w:rPr>
            <w:rFonts w:ascii="Times New Roman" w:hAnsi="Times New Roman" w:cs="Times New Roman"/>
          </w:rPr>
          <w:delText>incident</w:delText>
        </w:r>
      </w:del>
      <w:ins w:id="488" w:author="Haddy Njie" w:date="2024-11-25T11:42:00Z" w16du:dateUtc="2024-11-25T11:42:00Z">
        <w:r w:rsidR="00DB5F63">
          <w:rPr>
            <w:rFonts w:ascii="Times New Roman" w:hAnsi="Times New Roman" w:cs="Times New Roman"/>
          </w:rPr>
          <w:t>accident</w:t>
        </w:r>
      </w:ins>
      <w:r w:rsidRPr="00B07E45">
        <w:rPr>
          <w:rFonts w:ascii="Times New Roman" w:hAnsi="Times New Roman" w:cs="Times New Roman"/>
        </w:rPr>
        <w:t>, and </w:t>
      </w:r>
      <w:r w:rsidRPr="00B07E45">
        <w:rPr>
          <w:rFonts w:ascii="Times New Roman" w:hAnsi="Times New Roman" w:cs="Times New Roman"/>
          <w:b/>
          <w:bCs/>
        </w:rPr>
        <w:t>Juana</w:t>
      </w:r>
      <w:r w:rsidRPr="00B07E45">
        <w:rPr>
          <w:rFonts w:ascii="Times New Roman" w:hAnsi="Times New Roman" w:cs="Times New Roman"/>
        </w:rPr>
        <w:t> covered his hospital expenses.</w:t>
      </w:r>
    </w:p>
    <w:p w14:paraId="58121E1F" w14:textId="378FF148" w:rsidR="00CA7BB9" w:rsidRPr="00B07E45" w:rsidRDefault="00CA7BB9" w:rsidP="00CE5808">
      <w:pPr>
        <w:pStyle w:val="Heading3"/>
        <w:numPr>
          <w:ilvl w:val="2"/>
          <w:numId w:val="28"/>
        </w:numPr>
      </w:pPr>
      <w:bookmarkStart w:id="489" w:name="_Toc183294349"/>
      <w:r w:rsidRPr="00B07E45">
        <w:t>Pap Touray’s Testimony</w:t>
      </w:r>
      <w:bookmarkEnd w:id="489"/>
    </w:p>
    <w:p w14:paraId="24F2E618" w14:textId="77777777" w:rsidR="00CE5808" w:rsidRPr="00CE5808" w:rsidRDefault="00CE5808" w:rsidP="00CE5808">
      <w:pPr>
        <w:ind w:left="720"/>
        <w:jc w:val="both"/>
        <w:rPr>
          <w:rFonts w:ascii="Times New Roman" w:hAnsi="Times New Roman" w:cs="Times New Roman"/>
        </w:rPr>
      </w:pPr>
    </w:p>
    <w:p w14:paraId="4A1A7EE0" w14:textId="28281679" w:rsidR="00CA7BB9" w:rsidRPr="00B07E45" w:rsidRDefault="00CA7BB9" w:rsidP="00CA7BB9">
      <w:pPr>
        <w:numPr>
          <w:ilvl w:val="0"/>
          <w:numId w:val="72"/>
        </w:numPr>
        <w:jc w:val="both"/>
        <w:rPr>
          <w:rFonts w:ascii="Times New Roman" w:hAnsi="Times New Roman" w:cs="Times New Roman"/>
        </w:rPr>
      </w:pPr>
      <w:r w:rsidRPr="00B07E45">
        <w:rPr>
          <w:rFonts w:ascii="Times New Roman" w:hAnsi="Times New Roman" w:cs="Times New Roman"/>
          <w:b/>
          <w:bCs/>
        </w:rPr>
        <w:t>Background</w:t>
      </w:r>
      <w:r w:rsidRPr="00B07E45">
        <w:rPr>
          <w:rFonts w:ascii="Times New Roman" w:hAnsi="Times New Roman" w:cs="Times New Roman"/>
        </w:rPr>
        <w:t>:</w:t>
      </w:r>
    </w:p>
    <w:p w14:paraId="75823BA0"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 xml:space="preserve">Pap Touray, a driver from </w:t>
      </w:r>
      <w:proofErr w:type="spellStart"/>
      <w:r w:rsidRPr="00B07E45">
        <w:rPr>
          <w:rFonts w:ascii="Times New Roman" w:hAnsi="Times New Roman" w:cs="Times New Roman"/>
        </w:rPr>
        <w:t>Kunkujang</w:t>
      </w:r>
      <w:proofErr w:type="spellEnd"/>
      <w:r w:rsidRPr="00B07E45">
        <w:rPr>
          <w:rFonts w:ascii="Times New Roman" w:hAnsi="Times New Roman" w:cs="Times New Roman"/>
        </w:rPr>
        <w:t xml:space="preserve"> </w:t>
      </w:r>
      <w:proofErr w:type="spellStart"/>
      <w:r w:rsidRPr="00B07E45">
        <w:rPr>
          <w:rFonts w:ascii="Times New Roman" w:hAnsi="Times New Roman" w:cs="Times New Roman"/>
        </w:rPr>
        <w:t>Keitaya</w:t>
      </w:r>
      <w:proofErr w:type="spellEnd"/>
      <w:r w:rsidRPr="00B07E45">
        <w:rPr>
          <w:rFonts w:ascii="Times New Roman" w:hAnsi="Times New Roman" w:cs="Times New Roman"/>
        </w:rPr>
        <w:t>, had no electrical training or experience.</w:t>
      </w:r>
    </w:p>
    <w:p w14:paraId="20366AAE"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His involvement was informal, with no contracts or safety training provided by the contractor.</w:t>
      </w:r>
    </w:p>
    <w:p w14:paraId="62A74AEF" w14:textId="77777777" w:rsidR="00CA7BB9" w:rsidRPr="00B07E45" w:rsidRDefault="00CA7BB9" w:rsidP="00CA7BB9">
      <w:pPr>
        <w:numPr>
          <w:ilvl w:val="0"/>
          <w:numId w:val="72"/>
        </w:numPr>
        <w:jc w:val="both"/>
        <w:rPr>
          <w:rFonts w:ascii="Times New Roman" w:hAnsi="Times New Roman" w:cs="Times New Roman"/>
        </w:rPr>
      </w:pPr>
      <w:r w:rsidRPr="00B07E45">
        <w:rPr>
          <w:rFonts w:ascii="Times New Roman" w:hAnsi="Times New Roman" w:cs="Times New Roman"/>
          <w:b/>
          <w:bCs/>
        </w:rPr>
        <w:t>Events on the Day</w:t>
      </w:r>
      <w:r w:rsidRPr="00B07E45">
        <w:rPr>
          <w:rFonts w:ascii="Times New Roman" w:hAnsi="Times New Roman" w:cs="Times New Roman"/>
        </w:rPr>
        <w:t>:</w:t>
      </w:r>
    </w:p>
    <w:p w14:paraId="46F295BB"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The team worked from morning until late afternoon, excavating and erecting poles without requesting a shutdown of the live MV line from NAWEC.</w:t>
      </w:r>
    </w:p>
    <w:p w14:paraId="6366F7C8"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The group wore no protective gear, with Pap working in slippers.</w:t>
      </w:r>
    </w:p>
    <w:p w14:paraId="003C8D20"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Pap’s version differs slightly from Salieu’s: he claimed the team had been instructed to erect the two poles at Kerr Galo as part of the day’s plan by </w:t>
      </w:r>
      <w:r w:rsidRPr="00B07E45">
        <w:rPr>
          <w:rFonts w:ascii="Times New Roman" w:hAnsi="Times New Roman" w:cs="Times New Roman"/>
          <w:b/>
          <w:bCs/>
        </w:rPr>
        <w:t>Ousman Drammeh</w:t>
      </w:r>
      <w:r w:rsidRPr="00B07E45">
        <w:rPr>
          <w:rFonts w:ascii="Times New Roman" w:hAnsi="Times New Roman" w:cs="Times New Roman"/>
        </w:rPr>
        <w:t>, the supervisor.</w:t>
      </w:r>
    </w:p>
    <w:p w14:paraId="2DFEB375"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The pole that caused the accident touched the live MV line during erection, electrocuting seven members of the group.</w:t>
      </w:r>
    </w:p>
    <w:p w14:paraId="1F375724" w14:textId="77777777" w:rsidR="00CA7BB9" w:rsidRPr="00B07E45" w:rsidRDefault="00CA7BB9" w:rsidP="00CA7BB9">
      <w:pPr>
        <w:numPr>
          <w:ilvl w:val="0"/>
          <w:numId w:val="72"/>
        </w:numPr>
        <w:jc w:val="both"/>
        <w:rPr>
          <w:rFonts w:ascii="Times New Roman" w:hAnsi="Times New Roman" w:cs="Times New Roman"/>
        </w:rPr>
      </w:pPr>
      <w:r w:rsidRPr="00B07E45">
        <w:rPr>
          <w:rFonts w:ascii="Times New Roman" w:hAnsi="Times New Roman" w:cs="Times New Roman"/>
          <w:b/>
          <w:bCs/>
        </w:rPr>
        <w:t>Safety and Supervision</w:t>
      </w:r>
      <w:r w:rsidRPr="00B07E45">
        <w:rPr>
          <w:rFonts w:ascii="Times New Roman" w:hAnsi="Times New Roman" w:cs="Times New Roman"/>
        </w:rPr>
        <w:t>:</w:t>
      </w:r>
    </w:p>
    <w:p w14:paraId="2916B474"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Pap highlighted the absence of experienced personnel and PPE, attributing the accident to poor planning and inadequate oversight.</w:t>
      </w:r>
    </w:p>
    <w:p w14:paraId="67159EB4" w14:textId="77777777" w:rsidR="00CA7BB9" w:rsidRPr="00B07E45" w:rsidRDefault="00CA7BB9" w:rsidP="00CA7BB9">
      <w:pPr>
        <w:numPr>
          <w:ilvl w:val="0"/>
          <w:numId w:val="72"/>
        </w:numPr>
        <w:jc w:val="both"/>
        <w:rPr>
          <w:rFonts w:ascii="Times New Roman" w:hAnsi="Times New Roman" w:cs="Times New Roman"/>
        </w:rPr>
      </w:pPr>
      <w:r w:rsidRPr="00B07E45">
        <w:rPr>
          <w:rFonts w:ascii="Times New Roman" w:hAnsi="Times New Roman" w:cs="Times New Roman"/>
          <w:b/>
          <w:bCs/>
        </w:rPr>
        <w:t>Aftermath</w:t>
      </w:r>
      <w:r w:rsidRPr="00B07E45">
        <w:rPr>
          <w:rFonts w:ascii="Times New Roman" w:hAnsi="Times New Roman" w:cs="Times New Roman"/>
        </w:rPr>
        <w:t>:</w:t>
      </w:r>
    </w:p>
    <w:p w14:paraId="4376540E" w14:textId="77777777" w:rsidR="00CA7BB9" w:rsidRPr="00B07E45" w:rsidRDefault="00CA7BB9" w:rsidP="00CA7BB9">
      <w:pPr>
        <w:numPr>
          <w:ilvl w:val="1"/>
          <w:numId w:val="72"/>
        </w:numPr>
        <w:jc w:val="both"/>
        <w:rPr>
          <w:rFonts w:ascii="Times New Roman" w:hAnsi="Times New Roman" w:cs="Times New Roman"/>
        </w:rPr>
      </w:pPr>
      <w:r w:rsidRPr="00B07E45">
        <w:rPr>
          <w:rFonts w:ascii="Times New Roman" w:hAnsi="Times New Roman" w:cs="Times New Roman"/>
        </w:rPr>
        <w:t xml:space="preserve">Pap sought help from a motorcyclist and informed </w:t>
      </w:r>
      <w:proofErr w:type="spellStart"/>
      <w:r w:rsidRPr="00B07E45">
        <w:rPr>
          <w:rFonts w:ascii="Times New Roman" w:hAnsi="Times New Roman" w:cs="Times New Roman"/>
        </w:rPr>
        <w:t>NAWEC’s</w:t>
      </w:r>
      <w:proofErr w:type="spellEnd"/>
      <w:r w:rsidRPr="00B07E45">
        <w:rPr>
          <w:rFonts w:ascii="Times New Roman" w:hAnsi="Times New Roman" w:cs="Times New Roman"/>
        </w:rPr>
        <w:t xml:space="preserve"> Essau substation, which facilitated a shutdown of the MV line to prevent further harm.</w:t>
      </w:r>
    </w:p>
    <w:p w14:paraId="2D836FCF" w14:textId="6835904B" w:rsidR="00CA7BB9" w:rsidRDefault="00CA7BB9" w:rsidP="00C05846">
      <w:pPr>
        <w:pStyle w:val="Heading3"/>
        <w:numPr>
          <w:ilvl w:val="2"/>
          <w:numId w:val="28"/>
        </w:numPr>
      </w:pPr>
      <w:bookmarkStart w:id="490" w:name="_Toc183294350"/>
      <w:r w:rsidRPr="00B07E45">
        <w:t>Contradictions Between Survivors’ Testimonies</w:t>
      </w:r>
      <w:bookmarkEnd w:id="490"/>
    </w:p>
    <w:p w14:paraId="44BA0B89" w14:textId="77777777" w:rsidR="00A81974" w:rsidRPr="00A81974" w:rsidRDefault="00A81974" w:rsidP="00A81974"/>
    <w:p w14:paraId="2665200F" w14:textId="77777777" w:rsidR="00CA7BB9" w:rsidRPr="00B07E45" w:rsidRDefault="00CA7BB9" w:rsidP="00CA7BB9">
      <w:pPr>
        <w:numPr>
          <w:ilvl w:val="0"/>
          <w:numId w:val="73"/>
        </w:numPr>
        <w:jc w:val="both"/>
        <w:rPr>
          <w:rFonts w:ascii="Times New Roman" w:hAnsi="Times New Roman" w:cs="Times New Roman"/>
        </w:rPr>
      </w:pPr>
      <w:r w:rsidRPr="00B07E45">
        <w:rPr>
          <w:rFonts w:ascii="Times New Roman" w:hAnsi="Times New Roman" w:cs="Times New Roman"/>
          <w:b/>
          <w:bCs/>
        </w:rPr>
        <w:t>Scope of Work</w:t>
      </w:r>
      <w:r w:rsidRPr="00B07E45">
        <w:rPr>
          <w:rFonts w:ascii="Times New Roman" w:hAnsi="Times New Roman" w:cs="Times New Roman"/>
        </w:rPr>
        <w:t>:</w:t>
      </w:r>
    </w:p>
    <w:p w14:paraId="108B9A59" w14:textId="77777777" w:rsidR="00CA7BB9" w:rsidRPr="00B07E45" w:rsidRDefault="00CA7BB9" w:rsidP="00CA7BB9">
      <w:pPr>
        <w:numPr>
          <w:ilvl w:val="1"/>
          <w:numId w:val="73"/>
        </w:numPr>
        <w:jc w:val="both"/>
        <w:rPr>
          <w:rFonts w:ascii="Times New Roman" w:hAnsi="Times New Roman" w:cs="Times New Roman"/>
        </w:rPr>
      </w:pPr>
      <w:r w:rsidRPr="00B07E45">
        <w:rPr>
          <w:rFonts w:ascii="Times New Roman" w:hAnsi="Times New Roman" w:cs="Times New Roman"/>
        </w:rPr>
        <w:lastRenderedPageBreak/>
        <w:t>Salieu claimed erecting the two poles at Kerr Galo was not part of the day’s plan, while Pap insisted it was included in the team’s instructions from Ousman Drammeh.</w:t>
      </w:r>
    </w:p>
    <w:p w14:paraId="56ACF2F7" w14:textId="77777777" w:rsidR="00CA7BB9" w:rsidRPr="00B07E45" w:rsidRDefault="00CA7BB9" w:rsidP="00CA7BB9">
      <w:pPr>
        <w:numPr>
          <w:ilvl w:val="0"/>
          <w:numId w:val="73"/>
        </w:numPr>
        <w:jc w:val="both"/>
        <w:rPr>
          <w:rFonts w:ascii="Times New Roman" w:hAnsi="Times New Roman" w:cs="Times New Roman"/>
        </w:rPr>
      </w:pPr>
      <w:r w:rsidRPr="00B07E45">
        <w:rPr>
          <w:rFonts w:ascii="Times New Roman" w:hAnsi="Times New Roman" w:cs="Times New Roman"/>
          <w:b/>
          <w:bCs/>
        </w:rPr>
        <w:t>Team Dynamics</w:t>
      </w:r>
      <w:r w:rsidRPr="00B07E45">
        <w:rPr>
          <w:rFonts w:ascii="Times New Roman" w:hAnsi="Times New Roman" w:cs="Times New Roman"/>
        </w:rPr>
        <w:t>:</w:t>
      </w:r>
    </w:p>
    <w:p w14:paraId="43F1D522" w14:textId="77777777" w:rsidR="00CA7BB9" w:rsidRPr="00B07E45" w:rsidRDefault="00CA7BB9" w:rsidP="00CA7BB9">
      <w:pPr>
        <w:numPr>
          <w:ilvl w:val="1"/>
          <w:numId w:val="73"/>
        </w:numPr>
        <w:jc w:val="both"/>
        <w:rPr>
          <w:rFonts w:ascii="Times New Roman" w:hAnsi="Times New Roman" w:cs="Times New Roman"/>
        </w:rPr>
      </w:pPr>
      <w:r w:rsidRPr="00B07E45">
        <w:rPr>
          <w:rFonts w:ascii="Times New Roman" w:hAnsi="Times New Roman" w:cs="Times New Roman"/>
        </w:rPr>
        <w:t>Salieu highlighted internal discussions leading to the decision to erect the poles.</w:t>
      </w:r>
    </w:p>
    <w:p w14:paraId="2F8A464E" w14:textId="77777777" w:rsidR="00CA7BB9" w:rsidRPr="00B07E45" w:rsidRDefault="00CA7BB9" w:rsidP="00CA7BB9">
      <w:pPr>
        <w:numPr>
          <w:ilvl w:val="1"/>
          <w:numId w:val="73"/>
        </w:numPr>
        <w:jc w:val="both"/>
        <w:rPr>
          <w:rFonts w:ascii="Times New Roman" w:hAnsi="Times New Roman" w:cs="Times New Roman"/>
        </w:rPr>
      </w:pPr>
      <w:r w:rsidRPr="00B07E45">
        <w:rPr>
          <w:rFonts w:ascii="Times New Roman" w:hAnsi="Times New Roman" w:cs="Times New Roman"/>
        </w:rPr>
        <w:t>Pap placed responsibility directly on the team leader (Karamo) and supervisor (Ousman).</w:t>
      </w:r>
    </w:p>
    <w:p w14:paraId="6EDF1DB9" w14:textId="7F270FE3" w:rsidR="00A81974" w:rsidRDefault="00CA7BB9" w:rsidP="00A81974">
      <w:pPr>
        <w:pStyle w:val="Heading3"/>
        <w:numPr>
          <w:ilvl w:val="2"/>
          <w:numId w:val="28"/>
        </w:numPr>
      </w:pPr>
      <w:bookmarkStart w:id="491" w:name="_Toc183294351"/>
      <w:r w:rsidRPr="00B07E45">
        <w:t>Contradictions with Contractor’s Statement</w:t>
      </w:r>
      <w:bookmarkEnd w:id="491"/>
    </w:p>
    <w:p w14:paraId="5020E901" w14:textId="77777777" w:rsidR="00A81974" w:rsidRPr="00A81974" w:rsidRDefault="00A81974" w:rsidP="00A81974"/>
    <w:p w14:paraId="381AE627" w14:textId="77777777" w:rsidR="00CA7BB9" w:rsidRPr="00B07E45" w:rsidRDefault="00CA7BB9" w:rsidP="00CA7BB9">
      <w:pPr>
        <w:numPr>
          <w:ilvl w:val="0"/>
          <w:numId w:val="74"/>
        </w:numPr>
        <w:jc w:val="both"/>
        <w:rPr>
          <w:rFonts w:ascii="Times New Roman" w:hAnsi="Times New Roman" w:cs="Times New Roman"/>
        </w:rPr>
      </w:pPr>
      <w:r w:rsidRPr="00B07E45">
        <w:rPr>
          <w:rFonts w:ascii="Times New Roman" w:hAnsi="Times New Roman" w:cs="Times New Roman"/>
          <w:b/>
          <w:bCs/>
        </w:rPr>
        <w:t>Nature of Work</w:t>
      </w:r>
      <w:r w:rsidRPr="00B07E45">
        <w:rPr>
          <w:rFonts w:ascii="Times New Roman" w:hAnsi="Times New Roman" w:cs="Times New Roman"/>
        </w:rPr>
        <w:t>:</w:t>
      </w:r>
    </w:p>
    <w:p w14:paraId="7AFC40AE" w14:textId="77777777" w:rsidR="00CA7BB9" w:rsidRPr="00B07E45" w:rsidRDefault="00CA7BB9" w:rsidP="00CA7BB9">
      <w:pPr>
        <w:numPr>
          <w:ilvl w:val="1"/>
          <w:numId w:val="74"/>
        </w:numPr>
        <w:jc w:val="both"/>
        <w:rPr>
          <w:rFonts w:ascii="Times New Roman" w:hAnsi="Times New Roman" w:cs="Times New Roman"/>
        </w:rPr>
      </w:pPr>
      <w:r w:rsidRPr="00B07E45">
        <w:rPr>
          <w:rFonts w:ascii="Times New Roman" w:hAnsi="Times New Roman" w:cs="Times New Roman"/>
        </w:rPr>
        <w:t>The contractor claimed the team was engaged in </w:t>
      </w:r>
      <w:r w:rsidRPr="00B07E45">
        <w:rPr>
          <w:rFonts w:ascii="Times New Roman" w:hAnsi="Times New Roman" w:cs="Times New Roman"/>
          <w:b/>
          <w:bCs/>
        </w:rPr>
        <w:t>LV cable stringing</w:t>
      </w:r>
      <w:r w:rsidRPr="00B07E45">
        <w:rPr>
          <w:rFonts w:ascii="Times New Roman" w:hAnsi="Times New Roman" w:cs="Times New Roman"/>
        </w:rPr>
        <w:t>, which transitioned to </w:t>
      </w:r>
      <w:r w:rsidRPr="00B07E45">
        <w:rPr>
          <w:rFonts w:ascii="Times New Roman" w:hAnsi="Times New Roman" w:cs="Times New Roman"/>
          <w:b/>
          <w:bCs/>
        </w:rPr>
        <w:t>unplanned work</w:t>
      </w:r>
      <w:r w:rsidRPr="00B07E45">
        <w:rPr>
          <w:rFonts w:ascii="Times New Roman" w:hAnsi="Times New Roman" w:cs="Times New Roman"/>
        </w:rPr>
        <w:t> in the evening.</w:t>
      </w:r>
    </w:p>
    <w:p w14:paraId="3A4A3D3C" w14:textId="77777777" w:rsidR="00CA7BB9" w:rsidRPr="00B07E45" w:rsidRDefault="00CA7BB9" w:rsidP="00CA7BB9">
      <w:pPr>
        <w:numPr>
          <w:ilvl w:val="1"/>
          <w:numId w:val="74"/>
        </w:numPr>
        <w:jc w:val="both"/>
        <w:rPr>
          <w:rFonts w:ascii="Times New Roman" w:hAnsi="Times New Roman" w:cs="Times New Roman"/>
        </w:rPr>
      </w:pPr>
      <w:r w:rsidRPr="00B07E45">
        <w:rPr>
          <w:rFonts w:ascii="Times New Roman" w:hAnsi="Times New Roman" w:cs="Times New Roman"/>
        </w:rPr>
        <w:t>Both survivors consistently stated that the day’s work involved </w:t>
      </w:r>
      <w:r w:rsidRPr="00B07E45">
        <w:rPr>
          <w:rFonts w:ascii="Times New Roman" w:hAnsi="Times New Roman" w:cs="Times New Roman"/>
          <w:b/>
          <w:bCs/>
        </w:rPr>
        <w:t>excavation, erection, and concreting of poles</w:t>
      </w:r>
      <w:r w:rsidRPr="00B07E45">
        <w:rPr>
          <w:rFonts w:ascii="Times New Roman" w:hAnsi="Times New Roman" w:cs="Times New Roman"/>
        </w:rPr>
        <w:t>, as per their daily schedule.</w:t>
      </w:r>
    </w:p>
    <w:p w14:paraId="4D1C0189" w14:textId="77777777" w:rsidR="00CA7BB9" w:rsidRPr="00B07E45" w:rsidRDefault="00CA7BB9" w:rsidP="00CA7BB9">
      <w:pPr>
        <w:numPr>
          <w:ilvl w:val="0"/>
          <w:numId w:val="74"/>
        </w:numPr>
        <w:jc w:val="both"/>
        <w:rPr>
          <w:rFonts w:ascii="Times New Roman" w:hAnsi="Times New Roman" w:cs="Times New Roman"/>
        </w:rPr>
      </w:pPr>
      <w:r w:rsidRPr="00B07E45">
        <w:rPr>
          <w:rFonts w:ascii="Times New Roman" w:hAnsi="Times New Roman" w:cs="Times New Roman"/>
          <w:b/>
          <w:bCs/>
        </w:rPr>
        <w:t>Sequence of Events</w:t>
      </w:r>
      <w:r w:rsidRPr="00B07E45">
        <w:rPr>
          <w:rFonts w:ascii="Times New Roman" w:hAnsi="Times New Roman" w:cs="Times New Roman"/>
        </w:rPr>
        <w:t>:</w:t>
      </w:r>
    </w:p>
    <w:p w14:paraId="4673BD56" w14:textId="77777777" w:rsidR="00CA7BB9" w:rsidRPr="00B07E45" w:rsidRDefault="00CA7BB9" w:rsidP="00CA7BB9">
      <w:pPr>
        <w:numPr>
          <w:ilvl w:val="1"/>
          <w:numId w:val="74"/>
        </w:numPr>
        <w:jc w:val="both"/>
        <w:rPr>
          <w:rFonts w:ascii="Times New Roman" w:hAnsi="Times New Roman" w:cs="Times New Roman"/>
        </w:rPr>
      </w:pPr>
      <w:r w:rsidRPr="00B07E45">
        <w:rPr>
          <w:rFonts w:ascii="Times New Roman" w:hAnsi="Times New Roman" w:cs="Times New Roman"/>
        </w:rPr>
        <w:t>The contractor suggested the accident occurred due to an </w:t>
      </w:r>
      <w:r w:rsidRPr="00B07E45">
        <w:rPr>
          <w:rFonts w:ascii="Times New Roman" w:hAnsi="Times New Roman" w:cs="Times New Roman"/>
          <w:b/>
          <w:bCs/>
        </w:rPr>
        <w:t>unplanned shifting of poles</w:t>
      </w:r>
      <w:r w:rsidRPr="00B07E45">
        <w:rPr>
          <w:rFonts w:ascii="Times New Roman" w:hAnsi="Times New Roman" w:cs="Times New Roman"/>
        </w:rPr>
        <w:t>.</w:t>
      </w:r>
    </w:p>
    <w:p w14:paraId="61335A8A" w14:textId="77777777" w:rsidR="00CA7BB9" w:rsidRPr="00B07E45" w:rsidRDefault="00CA7BB9" w:rsidP="00CA7BB9">
      <w:pPr>
        <w:numPr>
          <w:ilvl w:val="1"/>
          <w:numId w:val="74"/>
        </w:numPr>
        <w:jc w:val="both"/>
        <w:rPr>
          <w:rFonts w:ascii="Times New Roman" w:hAnsi="Times New Roman" w:cs="Times New Roman"/>
        </w:rPr>
      </w:pPr>
      <w:r w:rsidRPr="00B07E45">
        <w:rPr>
          <w:rFonts w:ascii="Times New Roman" w:hAnsi="Times New Roman" w:cs="Times New Roman"/>
        </w:rPr>
        <w:t>The survivors refuted this, stating the work followed their supervisor’s instructions, though the decision to erect the last pole at Kerr Galo was debated among the team.</w:t>
      </w:r>
    </w:p>
    <w:p w14:paraId="0A255938" w14:textId="77777777" w:rsidR="00CA7BB9" w:rsidRPr="00B07E45" w:rsidRDefault="00CA7BB9" w:rsidP="00CA7BB9">
      <w:pPr>
        <w:numPr>
          <w:ilvl w:val="0"/>
          <w:numId w:val="74"/>
        </w:numPr>
        <w:jc w:val="both"/>
        <w:rPr>
          <w:rFonts w:ascii="Times New Roman" w:hAnsi="Times New Roman" w:cs="Times New Roman"/>
        </w:rPr>
      </w:pPr>
      <w:r w:rsidRPr="00B07E45">
        <w:rPr>
          <w:rFonts w:ascii="Times New Roman" w:hAnsi="Times New Roman" w:cs="Times New Roman"/>
          <w:b/>
          <w:bCs/>
        </w:rPr>
        <w:t>Fatalities</w:t>
      </w:r>
      <w:r w:rsidRPr="00B07E45">
        <w:rPr>
          <w:rFonts w:ascii="Times New Roman" w:hAnsi="Times New Roman" w:cs="Times New Roman"/>
        </w:rPr>
        <w:t>:</w:t>
      </w:r>
    </w:p>
    <w:p w14:paraId="55DC8133" w14:textId="77777777" w:rsidR="00CA7BB9" w:rsidRPr="00B07E45" w:rsidRDefault="00CA7BB9" w:rsidP="00CA7BB9">
      <w:pPr>
        <w:numPr>
          <w:ilvl w:val="1"/>
          <w:numId w:val="74"/>
        </w:numPr>
        <w:jc w:val="both"/>
        <w:rPr>
          <w:rFonts w:ascii="Times New Roman" w:hAnsi="Times New Roman" w:cs="Times New Roman"/>
        </w:rPr>
      </w:pPr>
      <w:r w:rsidRPr="00B07E45">
        <w:rPr>
          <w:rFonts w:ascii="Times New Roman" w:hAnsi="Times New Roman" w:cs="Times New Roman"/>
        </w:rPr>
        <w:t>The contractor’s narrative</w:t>
      </w:r>
      <w:r>
        <w:rPr>
          <w:rFonts w:ascii="Times New Roman" w:hAnsi="Times New Roman" w:cs="Times New Roman"/>
        </w:rPr>
        <w:t xml:space="preserve"> </w:t>
      </w:r>
      <w:r w:rsidRPr="00B07E45">
        <w:rPr>
          <w:rFonts w:ascii="Times New Roman" w:hAnsi="Times New Roman" w:cs="Times New Roman"/>
        </w:rPr>
        <w:t>of </w:t>
      </w:r>
      <w:r w:rsidRPr="00B07E45">
        <w:rPr>
          <w:rFonts w:ascii="Times New Roman" w:hAnsi="Times New Roman" w:cs="Times New Roman"/>
          <w:b/>
          <w:bCs/>
        </w:rPr>
        <w:t>rescue attempts</w:t>
      </w:r>
      <w:r w:rsidRPr="00B07E45">
        <w:rPr>
          <w:rFonts w:ascii="Times New Roman" w:hAnsi="Times New Roman" w:cs="Times New Roman"/>
        </w:rPr>
        <w:t> causing further deaths is not corroborated by survivor accounts, which attribute the fatalities to direct contact with the MV line during the pole’s erection.</w:t>
      </w:r>
    </w:p>
    <w:p w14:paraId="48749B4E" w14:textId="075562CA" w:rsidR="00657A15" w:rsidRDefault="00657A15" w:rsidP="00657A15">
      <w:pPr>
        <w:jc w:val="both"/>
        <w:rPr>
          <w:rFonts w:ascii="Times New Roman" w:hAnsi="Times New Roman" w:cs="Times New Roman"/>
        </w:rPr>
      </w:pPr>
    </w:p>
    <w:p w14:paraId="03D114CD" w14:textId="1FFCC04C" w:rsidR="00C22910" w:rsidRPr="00F13F14" w:rsidRDefault="00C22910" w:rsidP="00C02BBD">
      <w:pPr>
        <w:pStyle w:val="Heading2"/>
        <w:numPr>
          <w:ilvl w:val="1"/>
          <w:numId w:val="28"/>
        </w:numPr>
        <w:rPr>
          <w:rStyle w:val="Heading3Char"/>
        </w:rPr>
      </w:pPr>
      <w:bookmarkStart w:id="492" w:name="_Toc183294352"/>
      <w:r w:rsidRPr="001C4504">
        <w:t>Statement from the Family of the Deceased: Ebrima Ceesay</w:t>
      </w:r>
      <w:bookmarkEnd w:id="492"/>
    </w:p>
    <w:p w14:paraId="39C85713" w14:textId="77777777" w:rsidR="001C4504" w:rsidRPr="001C4504" w:rsidRDefault="001C4504" w:rsidP="001C4504">
      <w:pPr>
        <w:pStyle w:val="Heading2"/>
      </w:pPr>
    </w:p>
    <w:p w14:paraId="0717B3B3" w14:textId="69B26ACC" w:rsidR="00C22910" w:rsidRPr="0017127E" w:rsidRDefault="00C22910" w:rsidP="00C22910">
      <w:pPr>
        <w:jc w:val="both"/>
        <w:rPr>
          <w:rFonts w:ascii="Times New Roman" w:hAnsi="Times New Roman" w:cs="Times New Roman"/>
        </w:rPr>
      </w:pPr>
      <w:r w:rsidRPr="0017127E">
        <w:rPr>
          <w:rFonts w:ascii="Times New Roman" w:hAnsi="Times New Roman" w:cs="Times New Roman"/>
        </w:rPr>
        <w:t xml:space="preserve">On 24 October 2024, the family of Ebrima Ceesay, a victim of the tragic accident, was visited at their home in </w:t>
      </w:r>
      <w:proofErr w:type="spellStart"/>
      <w:r w:rsidRPr="0017127E">
        <w:rPr>
          <w:rFonts w:ascii="Times New Roman" w:hAnsi="Times New Roman" w:cs="Times New Roman"/>
        </w:rPr>
        <w:t>Somita</w:t>
      </w:r>
      <w:proofErr w:type="spellEnd"/>
      <w:r w:rsidRPr="0017127E">
        <w:rPr>
          <w:rFonts w:ascii="Times New Roman" w:hAnsi="Times New Roman" w:cs="Times New Roman"/>
        </w:rPr>
        <w:t>. Ebrima Ceesay, born on 23</w:t>
      </w:r>
      <w:r>
        <w:rPr>
          <w:rFonts w:ascii="Times New Roman" w:hAnsi="Times New Roman" w:cs="Times New Roman"/>
        </w:rPr>
        <w:t>rd</w:t>
      </w:r>
      <w:r w:rsidRPr="0017127E">
        <w:rPr>
          <w:rFonts w:ascii="Times New Roman" w:hAnsi="Times New Roman" w:cs="Times New Roman"/>
        </w:rPr>
        <w:t xml:space="preserve"> August 1992, was the primary breadwinner for his family. He was a mason by profession but took up work with BKE during the rainy season when construction jobs were scarce. He had been employed by BKE for two months before his untimely passing.</w:t>
      </w:r>
    </w:p>
    <w:p w14:paraId="3355887C" w14:textId="77777777" w:rsidR="00C22910" w:rsidRPr="0017127E" w:rsidRDefault="00C22910" w:rsidP="00C22910">
      <w:pPr>
        <w:jc w:val="both"/>
        <w:rPr>
          <w:rFonts w:ascii="Times New Roman" w:hAnsi="Times New Roman" w:cs="Times New Roman"/>
        </w:rPr>
      </w:pPr>
      <w:r w:rsidRPr="0017127E">
        <w:rPr>
          <w:rFonts w:ascii="Times New Roman" w:hAnsi="Times New Roman" w:cs="Times New Roman"/>
        </w:rPr>
        <w:t>The family members present during the visit included his mother, Mariama Darboe, and his two brothers, Dawda Ceesay and Lamin Ceesay. The deceased’s wife had recently given birth on 22 October 2024, just days after the accident. She is a housewife and now has three children to care for:</w:t>
      </w:r>
    </w:p>
    <w:p w14:paraId="7361C832" w14:textId="77777777" w:rsidR="00C22910" w:rsidRPr="00BB75CE" w:rsidRDefault="00C22910" w:rsidP="00BB75CE">
      <w:pPr>
        <w:pStyle w:val="ListParagraph"/>
        <w:numPr>
          <w:ilvl w:val="0"/>
          <w:numId w:val="83"/>
        </w:numPr>
        <w:jc w:val="both"/>
        <w:rPr>
          <w:rFonts w:ascii="Times New Roman" w:hAnsi="Times New Roman" w:cs="Times New Roman"/>
        </w:rPr>
      </w:pPr>
      <w:r w:rsidRPr="00BB75CE">
        <w:rPr>
          <w:rFonts w:ascii="Times New Roman" w:hAnsi="Times New Roman" w:cs="Times New Roman"/>
        </w:rPr>
        <w:t>Muhammed Lamin Ceesay, 6 years old</w:t>
      </w:r>
    </w:p>
    <w:p w14:paraId="094A2D7D" w14:textId="77777777" w:rsidR="00C22910" w:rsidRPr="00BB75CE" w:rsidRDefault="00C22910" w:rsidP="00BB75CE">
      <w:pPr>
        <w:pStyle w:val="ListParagraph"/>
        <w:numPr>
          <w:ilvl w:val="0"/>
          <w:numId w:val="83"/>
        </w:numPr>
        <w:jc w:val="both"/>
        <w:rPr>
          <w:rFonts w:ascii="Times New Roman" w:hAnsi="Times New Roman" w:cs="Times New Roman"/>
        </w:rPr>
      </w:pPr>
      <w:r w:rsidRPr="00BB75CE">
        <w:rPr>
          <w:rFonts w:ascii="Times New Roman" w:hAnsi="Times New Roman" w:cs="Times New Roman"/>
        </w:rPr>
        <w:t>Ebrima Ceesay, 3 years old</w:t>
      </w:r>
    </w:p>
    <w:p w14:paraId="7DBFC9AE" w14:textId="77777777" w:rsidR="00C22910" w:rsidRPr="004659C0" w:rsidRDefault="00C22910" w:rsidP="004659C0">
      <w:pPr>
        <w:pStyle w:val="ListParagraph"/>
        <w:numPr>
          <w:ilvl w:val="0"/>
          <w:numId w:val="83"/>
        </w:numPr>
        <w:jc w:val="both"/>
        <w:rPr>
          <w:rFonts w:ascii="Times New Roman" w:hAnsi="Times New Roman" w:cs="Times New Roman"/>
        </w:rPr>
      </w:pPr>
      <w:r w:rsidRPr="004659C0">
        <w:rPr>
          <w:rFonts w:ascii="Times New Roman" w:hAnsi="Times New Roman" w:cs="Times New Roman"/>
        </w:rPr>
        <w:t>A newborn baby, yet to be named</w:t>
      </w:r>
    </w:p>
    <w:p w14:paraId="41A91E08" w14:textId="77777777" w:rsidR="00C22910" w:rsidRPr="0017127E" w:rsidRDefault="00C22910" w:rsidP="00C22910">
      <w:pPr>
        <w:jc w:val="both"/>
        <w:rPr>
          <w:rFonts w:ascii="Times New Roman" w:hAnsi="Times New Roman" w:cs="Times New Roman"/>
        </w:rPr>
      </w:pPr>
      <w:r w:rsidRPr="0017127E">
        <w:rPr>
          <w:rFonts w:ascii="Times New Roman" w:hAnsi="Times New Roman" w:cs="Times New Roman"/>
        </w:rPr>
        <w:t>A photograph of the immediate family was taken during the visit.</w:t>
      </w:r>
    </w:p>
    <w:p w14:paraId="0FF202A2" w14:textId="77777777" w:rsidR="00C22910" w:rsidRPr="0017127E" w:rsidRDefault="00C22910" w:rsidP="00C22910">
      <w:pPr>
        <w:jc w:val="both"/>
        <w:rPr>
          <w:rFonts w:ascii="Times New Roman" w:hAnsi="Times New Roman" w:cs="Times New Roman"/>
        </w:rPr>
      </w:pPr>
      <w:r w:rsidRPr="0017127E">
        <w:rPr>
          <w:rFonts w:ascii="Times New Roman" w:hAnsi="Times New Roman" w:cs="Times New Roman"/>
        </w:rPr>
        <w:t>The family shared that Ebrima was introduced to the job at BKE by Ousman Drammeh, who is related to the family and the owner of BK</w:t>
      </w:r>
      <w:r>
        <w:rPr>
          <w:rFonts w:ascii="Times New Roman" w:hAnsi="Times New Roman" w:cs="Times New Roman"/>
        </w:rPr>
        <w:t xml:space="preserve"> </w:t>
      </w:r>
      <w:r w:rsidRPr="0017127E">
        <w:rPr>
          <w:rFonts w:ascii="Times New Roman" w:hAnsi="Times New Roman" w:cs="Times New Roman"/>
        </w:rPr>
        <w:t>E</w:t>
      </w:r>
      <w:r>
        <w:rPr>
          <w:rFonts w:ascii="Times New Roman" w:hAnsi="Times New Roman" w:cs="Times New Roman"/>
        </w:rPr>
        <w:t>ngineering</w:t>
      </w:r>
      <w:r w:rsidRPr="0017127E">
        <w:rPr>
          <w:rFonts w:ascii="Times New Roman" w:hAnsi="Times New Roman" w:cs="Times New Roman"/>
        </w:rPr>
        <w:t>. Ebrima left home on 6 October 2024 to join the team, tasked primarily with concrete work as part of his responsibilities.</w:t>
      </w:r>
    </w:p>
    <w:p w14:paraId="525BBFA4" w14:textId="77777777" w:rsidR="00C22910" w:rsidRPr="0017127E" w:rsidRDefault="00C22910" w:rsidP="00C22910">
      <w:pPr>
        <w:jc w:val="both"/>
        <w:rPr>
          <w:rFonts w:ascii="Times New Roman" w:hAnsi="Times New Roman" w:cs="Times New Roman"/>
        </w:rPr>
      </w:pPr>
      <w:r w:rsidRPr="0017127E">
        <w:rPr>
          <w:rFonts w:ascii="Times New Roman" w:hAnsi="Times New Roman" w:cs="Times New Roman"/>
        </w:rPr>
        <w:t>The family confirmed that the house they currently reside in is their own property.</w:t>
      </w:r>
    </w:p>
    <w:p w14:paraId="24D3D8A9" w14:textId="77777777" w:rsidR="00C22910" w:rsidRPr="0017127E" w:rsidRDefault="00C22910" w:rsidP="00C22910">
      <w:pPr>
        <w:jc w:val="both"/>
        <w:rPr>
          <w:rFonts w:ascii="Times New Roman" w:hAnsi="Times New Roman" w:cs="Times New Roman"/>
        </w:rPr>
      </w:pPr>
      <w:r w:rsidRPr="0017127E">
        <w:rPr>
          <w:rFonts w:ascii="Times New Roman" w:hAnsi="Times New Roman" w:cs="Times New Roman"/>
        </w:rPr>
        <w:lastRenderedPageBreak/>
        <w:t>This tragic loss has left the family grieving and struggling to cope with the responsibilities Ebrima previously carried.</w:t>
      </w:r>
    </w:p>
    <w:p w14:paraId="4F94631B" w14:textId="6BCD70B4" w:rsidR="007B5634" w:rsidRPr="00594213" w:rsidRDefault="007B5634" w:rsidP="00C02BBD">
      <w:pPr>
        <w:pStyle w:val="Heading2"/>
        <w:numPr>
          <w:ilvl w:val="1"/>
          <w:numId w:val="28"/>
        </w:numPr>
      </w:pPr>
      <w:bookmarkStart w:id="493" w:name="_Toc183294353"/>
      <w:r w:rsidRPr="00594213">
        <w:t>Statement from the Family of the Deceased: Assan Ceesay</w:t>
      </w:r>
      <w:bookmarkEnd w:id="493"/>
    </w:p>
    <w:p w14:paraId="624507ED" w14:textId="77777777" w:rsidR="00A00407" w:rsidRDefault="00A00407" w:rsidP="007B5634">
      <w:pPr>
        <w:jc w:val="both"/>
        <w:rPr>
          <w:rFonts w:ascii="Times New Roman" w:hAnsi="Times New Roman" w:cs="Times New Roman"/>
        </w:rPr>
      </w:pPr>
    </w:p>
    <w:p w14:paraId="0AAAEB90" w14:textId="3F0C9F38" w:rsidR="007B5634" w:rsidRPr="00594213" w:rsidRDefault="007B5634" w:rsidP="007B5634">
      <w:pPr>
        <w:jc w:val="both"/>
        <w:rPr>
          <w:rFonts w:ascii="Times New Roman" w:hAnsi="Times New Roman" w:cs="Times New Roman"/>
        </w:rPr>
      </w:pPr>
      <w:r w:rsidRPr="00594213">
        <w:rPr>
          <w:rFonts w:ascii="Times New Roman" w:hAnsi="Times New Roman" w:cs="Times New Roman"/>
        </w:rPr>
        <w:t xml:space="preserve">On Friday, 25 October 2024, the family of Assan Ceesay, another victim of the accident, was visited at their home in </w:t>
      </w:r>
      <w:proofErr w:type="spellStart"/>
      <w:r w:rsidRPr="00594213">
        <w:rPr>
          <w:rFonts w:ascii="Times New Roman" w:hAnsi="Times New Roman" w:cs="Times New Roman"/>
        </w:rPr>
        <w:t>Njama</w:t>
      </w:r>
      <w:proofErr w:type="spellEnd"/>
      <w:r w:rsidRPr="00594213">
        <w:rPr>
          <w:rFonts w:ascii="Times New Roman" w:hAnsi="Times New Roman" w:cs="Times New Roman"/>
        </w:rPr>
        <w:t>, Upper Saloum, Central River Region.</w:t>
      </w:r>
    </w:p>
    <w:p w14:paraId="5A1BA43D" w14:textId="24AAAA84" w:rsidR="007B5634" w:rsidRPr="00594213" w:rsidRDefault="007B5634" w:rsidP="007B5634">
      <w:pPr>
        <w:jc w:val="both"/>
        <w:rPr>
          <w:rFonts w:ascii="Times New Roman" w:hAnsi="Times New Roman" w:cs="Times New Roman"/>
        </w:rPr>
      </w:pPr>
      <w:r w:rsidRPr="00594213">
        <w:rPr>
          <w:rFonts w:ascii="Times New Roman" w:hAnsi="Times New Roman" w:cs="Times New Roman"/>
        </w:rPr>
        <w:t>Assan Ceesay, aged 24, was the first son of his family and their primary breadwinner. He was a driver by profession and occasionally assisted with construction work. Assan had been working with BKE for only 21 days before his passing</w:t>
      </w:r>
      <w:ins w:id="494" w:author="Modou Sarr" w:date="2024-11-25T13:11:00Z" w16du:dateUtc="2024-11-25T13:11:00Z">
        <w:r w:rsidR="0066487A">
          <w:rPr>
            <w:rFonts w:ascii="Times New Roman" w:hAnsi="Times New Roman" w:cs="Times New Roman"/>
          </w:rPr>
          <w:t xml:space="preserve"> as a </w:t>
        </w:r>
      </w:ins>
      <w:ins w:id="495" w:author="Modou Sarr" w:date="2024-11-25T13:12:00Z" w16du:dateUtc="2024-11-25T13:12:00Z">
        <w:r w:rsidR="0066487A">
          <w:rPr>
            <w:rFonts w:ascii="Times New Roman" w:hAnsi="Times New Roman" w:cs="Times New Roman"/>
          </w:rPr>
          <w:t>driver for the team</w:t>
        </w:r>
      </w:ins>
      <w:del w:id="496" w:author="Modou Sarr" w:date="2024-11-25T13:11:00Z" w16du:dateUtc="2024-11-25T13:11:00Z">
        <w:r w:rsidRPr="00594213" w:rsidDel="0066487A">
          <w:rPr>
            <w:rFonts w:ascii="Times New Roman" w:hAnsi="Times New Roman" w:cs="Times New Roman"/>
          </w:rPr>
          <w:delText>.</w:delText>
        </w:r>
      </w:del>
    </w:p>
    <w:p w14:paraId="7178A973" w14:textId="77777777" w:rsidR="007B5634" w:rsidRPr="00594213" w:rsidRDefault="007B5634" w:rsidP="007B5634">
      <w:pPr>
        <w:jc w:val="both"/>
        <w:rPr>
          <w:rFonts w:ascii="Times New Roman" w:hAnsi="Times New Roman" w:cs="Times New Roman"/>
        </w:rPr>
      </w:pPr>
      <w:r w:rsidRPr="00594213">
        <w:rPr>
          <w:rFonts w:ascii="Times New Roman" w:hAnsi="Times New Roman" w:cs="Times New Roman"/>
        </w:rPr>
        <w:t xml:space="preserve">He is survived by his wife, Fatou Jobe, a housewife, and their 3-year-old child, </w:t>
      </w:r>
      <w:proofErr w:type="spellStart"/>
      <w:r w:rsidRPr="00594213">
        <w:rPr>
          <w:rFonts w:ascii="Times New Roman" w:hAnsi="Times New Roman" w:cs="Times New Roman"/>
        </w:rPr>
        <w:t>Ampateh</w:t>
      </w:r>
      <w:proofErr w:type="spellEnd"/>
      <w:r w:rsidRPr="00594213">
        <w:rPr>
          <w:rFonts w:ascii="Times New Roman" w:hAnsi="Times New Roman" w:cs="Times New Roman"/>
        </w:rPr>
        <w:t xml:space="preserve"> Ceesay. Present during the visit were his wife, his father, Fafa Ceesay, and his mother, Ancha Ceesay.</w:t>
      </w:r>
    </w:p>
    <w:p w14:paraId="3D099331" w14:textId="77777777" w:rsidR="007B5634" w:rsidRPr="00594213" w:rsidRDefault="007B5634" w:rsidP="007B5634">
      <w:pPr>
        <w:jc w:val="both"/>
        <w:rPr>
          <w:rFonts w:ascii="Times New Roman" w:hAnsi="Times New Roman" w:cs="Times New Roman"/>
        </w:rPr>
      </w:pPr>
      <w:r w:rsidRPr="00594213">
        <w:rPr>
          <w:rFonts w:ascii="Times New Roman" w:hAnsi="Times New Roman" w:cs="Times New Roman"/>
        </w:rPr>
        <w:t xml:space="preserve">The family recounted that Assan was introduced to work with BKE through a </w:t>
      </w:r>
      <w:proofErr w:type="spellStart"/>
      <w:r w:rsidRPr="00594213">
        <w:rPr>
          <w:rFonts w:ascii="Times New Roman" w:hAnsi="Times New Roman" w:cs="Times New Roman"/>
        </w:rPr>
        <w:t>neighbor</w:t>
      </w:r>
      <w:proofErr w:type="spellEnd"/>
      <w:r w:rsidRPr="00594213">
        <w:rPr>
          <w:rFonts w:ascii="Times New Roman" w:hAnsi="Times New Roman" w:cs="Times New Roman"/>
        </w:rPr>
        <w:t>, Adama Touray, who informed him about the opportunity. They expressed their deep grief and described Assan as a good and hardworking person who had always supported his family.</w:t>
      </w:r>
    </w:p>
    <w:p w14:paraId="3360A6BA" w14:textId="77777777" w:rsidR="007B5634" w:rsidRPr="00594213" w:rsidRDefault="007B5634" w:rsidP="007B5634">
      <w:pPr>
        <w:jc w:val="both"/>
        <w:rPr>
          <w:rFonts w:ascii="Times New Roman" w:hAnsi="Times New Roman" w:cs="Times New Roman"/>
        </w:rPr>
      </w:pPr>
      <w:r w:rsidRPr="00594213">
        <w:rPr>
          <w:rFonts w:ascii="Times New Roman" w:hAnsi="Times New Roman" w:cs="Times New Roman"/>
        </w:rPr>
        <w:t>Assan’s death has left a significant void in his family, particularly given his role as their primary provider.</w:t>
      </w:r>
    </w:p>
    <w:p w14:paraId="09193302" w14:textId="2A75FC07" w:rsidR="0048248E" w:rsidRPr="00A94754" w:rsidRDefault="0048248E" w:rsidP="004D4336">
      <w:pPr>
        <w:pStyle w:val="Heading2"/>
        <w:numPr>
          <w:ilvl w:val="1"/>
          <w:numId w:val="28"/>
        </w:numPr>
      </w:pPr>
      <w:bookmarkStart w:id="497" w:name="_Toc183294354"/>
      <w:r w:rsidRPr="00A94754">
        <w:t>Statement from the Family of the Deceased: Samba Sarr</w:t>
      </w:r>
      <w:bookmarkEnd w:id="497"/>
    </w:p>
    <w:p w14:paraId="0D50D5A6" w14:textId="77777777" w:rsidR="00BB06A6" w:rsidRDefault="00BB06A6" w:rsidP="0048248E">
      <w:pPr>
        <w:jc w:val="both"/>
        <w:rPr>
          <w:rFonts w:ascii="Times New Roman" w:hAnsi="Times New Roman" w:cs="Times New Roman"/>
        </w:rPr>
      </w:pPr>
    </w:p>
    <w:p w14:paraId="26C68BC6" w14:textId="130DA3C7" w:rsidR="0048248E" w:rsidRPr="00A94754" w:rsidRDefault="0048248E" w:rsidP="0048248E">
      <w:pPr>
        <w:jc w:val="both"/>
        <w:rPr>
          <w:rFonts w:ascii="Times New Roman" w:hAnsi="Times New Roman" w:cs="Times New Roman"/>
        </w:rPr>
      </w:pPr>
      <w:r w:rsidRPr="00A94754">
        <w:rPr>
          <w:rFonts w:ascii="Times New Roman" w:hAnsi="Times New Roman" w:cs="Times New Roman"/>
        </w:rPr>
        <w:t xml:space="preserve">On 25 October 2024, the family of Samba Sarr, a deceased victim from </w:t>
      </w:r>
      <w:proofErr w:type="spellStart"/>
      <w:r w:rsidRPr="00A94754">
        <w:rPr>
          <w:rFonts w:ascii="Times New Roman" w:hAnsi="Times New Roman" w:cs="Times New Roman"/>
        </w:rPr>
        <w:t>Jareng</w:t>
      </w:r>
      <w:proofErr w:type="spellEnd"/>
      <w:r w:rsidRPr="00A94754">
        <w:rPr>
          <w:rFonts w:ascii="Times New Roman" w:hAnsi="Times New Roman" w:cs="Times New Roman"/>
        </w:rPr>
        <w:t xml:space="preserve"> Passe Village in the Central River Region, shared their account of the circumstances surrounding his death.</w:t>
      </w:r>
    </w:p>
    <w:p w14:paraId="29ECFFAD" w14:textId="77777777" w:rsidR="0048248E" w:rsidRPr="00A94754" w:rsidRDefault="0048248E" w:rsidP="0048248E">
      <w:pPr>
        <w:jc w:val="both"/>
        <w:rPr>
          <w:rFonts w:ascii="Times New Roman" w:hAnsi="Times New Roman" w:cs="Times New Roman"/>
        </w:rPr>
      </w:pPr>
      <w:r w:rsidRPr="00A94754">
        <w:rPr>
          <w:rFonts w:ascii="Times New Roman" w:hAnsi="Times New Roman" w:cs="Times New Roman"/>
        </w:rPr>
        <w:t>Samba Sarr, a driver by profession, was the eldest child of his family and a key provider. He left home on Sunday, 6 October 2024, to work for BKE after being contacted. The family mentioned that he had worked with BKE on prior occasions, primarily on projects involving excavation, concreting, and pole erection.</w:t>
      </w:r>
    </w:p>
    <w:p w14:paraId="04195409" w14:textId="77777777" w:rsidR="0048248E" w:rsidRPr="00A94754" w:rsidRDefault="0048248E" w:rsidP="0048248E">
      <w:pPr>
        <w:jc w:val="both"/>
        <w:rPr>
          <w:rFonts w:ascii="Times New Roman" w:hAnsi="Times New Roman" w:cs="Times New Roman"/>
        </w:rPr>
      </w:pPr>
      <w:r w:rsidRPr="00A94754">
        <w:rPr>
          <w:rFonts w:ascii="Times New Roman" w:hAnsi="Times New Roman" w:cs="Times New Roman"/>
        </w:rPr>
        <w:t>Samba Sarr was married to Yama Sarr, and they have three daughters:</w:t>
      </w:r>
    </w:p>
    <w:p w14:paraId="5AB99BFC" w14:textId="77777777" w:rsidR="0048248E" w:rsidRPr="00A94754" w:rsidRDefault="0048248E" w:rsidP="0048248E">
      <w:pPr>
        <w:numPr>
          <w:ilvl w:val="0"/>
          <w:numId w:val="75"/>
        </w:numPr>
        <w:jc w:val="both"/>
        <w:rPr>
          <w:rFonts w:ascii="Times New Roman" w:hAnsi="Times New Roman" w:cs="Times New Roman"/>
        </w:rPr>
      </w:pPr>
      <w:r w:rsidRPr="00A94754">
        <w:rPr>
          <w:rFonts w:ascii="Times New Roman" w:hAnsi="Times New Roman" w:cs="Times New Roman"/>
          <w:b/>
          <w:bCs/>
        </w:rPr>
        <w:t>Jay Sarr</w:t>
      </w:r>
      <w:r w:rsidRPr="00A94754">
        <w:rPr>
          <w:rFonts w:ascii="Times New Roman" w:hAnsi="Times New Roman" w:cs="Times New Roman"/>
        </w:rPr>
        <w:t> (born 3 August 2019)</w:t>
      </w:r>
    </w:p>
    <w:p w14:paraId="1DA1EDA9" w14:textId="77777777" w:rsidR="0048248E" w:rsidRPr="00A94754" w:rsidRDefault="0048248E" w:rsidP="0048248E">
      <w:pPr>
        <w:numPr>
          <w:ilvl w:val="0"/>
          <w:numId w:val="75"/>
        </w:numPr>
        <w:jc w:val="both"/>
        <w:rPr>
          <w:rFonts w:ascii="Times New Roman" w:hAnsi="Times New Roman" w:cs="Times New Roman"/>
        </w:rPr>
      </w:pPr>
      <w:r w:rsidRPr="00A94754">
        <w:rPr>
          <w:rFonts w:ascii="Times New Roman" w:hAnsi="Times New Roman" w:cs="Times New Roman"/>
          <w:b/>
          <w:bCs/>
        </w:rPr>
        <w:t>Burry Sarr</w:t>
      </w:r>
      <w:r w:rsidRPr="00A94754">
        <w:rPr>
          <w:rFonts w:ascii="Times New Roman" w:hAnsi="Times New Roman" w:cs="Times New Roman"/>
        </w:rPr>
        <w:t> (born 19 November 2021)</w:t>
      </w:r>
    </w:p>
    <w:p w14:paraId="68274170" w14:textId="77777777" w:rsidR="0048248E" w:rsidRPr="00A94754" w:rsidRDefault="0048248E" w:rsidP="0048248E">
      <w:pPr>
        <w:numPr>
          <w:ilvl w:val="0"/>
          <w:numId w:val="75"/>
        </w:numPr>
        <w:jc w:val="both"/>
        <w:rPr>
          <w:rFonts w:ascii="Times New Roman" w:hAnsi="Times New Roman" w:cs="Times New Roman"/>
        </w:rPr>
      </w:pPr>
      <w:r w:rsidRPr="00A94754">
        <w:rPr>
          <w:rFonts w:ascii="Times New Roman" w:hAnsi="Times New Roman" w:cs="Times New Roman"/>
          <w:b/>
          <w:bCs/>
        </w:rPr>
        <w:t>Fanna Sarr</w:t>
      </w:r>
      <w:r w:rsidRPr="00A94754">
        <w:rPr>
          <w:rFonts w:ascii="Times New Roman" w:hAnsi="Times New Roman" w:cs="Times New Roman"/>
        </w:rPr>
        <w:t> (born 1 November 2023)</w:t>
      </w:r>
    </w:p>
    <w:p w14:paraId="450645BF" w14:textId="77777777" w:rsidR="0048248E" w:rsidRPr="00A94754" w:rsidRDefault="0048248E" w:rsidP="0048248E">
      <w:pPr>
        <w:jc w:val="both"/>
        <w:rPr>
          <w:rFonts w:ascii="Times New Roman" w:hAnsi="Times New Roman" w:cs="Times New Roman"/>
        </w:rPr>
      </w:pPr>
      <w:r w:rsidRPr="00A94754">
        <w:rPr>
          <w:rFonts w:ascii="Times New Roman" w:hAnsi="Times New Roman" w:cs="Times New Roman"/>
        </w:rPr>
        <w:t>Samba was also the son of Kanni Sarr and Yaba Sarr. At the time of his passing, he was in the process of constructing a house for his family.</w:t>
      </w:r>
    </w:p>
    <w:p w14:paraId="1CAE84FC" w14:textId="77777777" w:rsidR="0048248E" w:rsidRPr="00A94754" w:rsidRDefault="0048248E" w:rsidP="0048248E">
      <w:pPr>
        <w:jc w:val="both"/>
        <w:rPr>
          <w:rFonts w:ascii="Times New Roman" w:hAnsi="Times New Roman" w:cs="Times New Roman"/>
          <w:b/>
          <w:bCs/>
        </w:rPr>
      </w:pPr>
      <w:r w:rsidRPr="00A94754">
        <w:rPr>
          <w:rFonts w:ascii="Times New Roman" w:hAnsi="Times New Roman" w:cs="Times New Roman"/>
        </w:rPr>
        <w:t xml:space="preserve">The family reported that Samba’s uncle was informed by someone named Pap that BKE did not provide personal protective equipment (PPE) for its workers. </w:t>
      </w:r>
      <w:r w:rsidRPr="00A94754">
        <w:rPr>
          <w:rFonts w:ascii="Times New Roman" w:hAnsi="Times New Roman" w:cs="Times New Roman"/>
          <w:b/>
          <w:bCs/>
        </w:rPr>
        <w:t>According to the uncle, workers were instructed to hide whenever NAWEC representatives were observed nearby.</w:t>
      </w:r>
    </w:p>
    <w:p w14:paraId="6E306DCB" w14:textId="77777777" w:rsidR="0048248E" w:rsidRPr="00A94754" w:rsidRDefault="0048248E" w:rsidP="0048248E">
      <w:pPr>
        <w:jc w:val="both"/>
        <w:rPr>
          <w:rFonts w:ascii="Times New Roman" w:hAnsi="Times New Roman" w:cs="Times New Roman"/>
        </w:rPr>
      </w:pPr>
      <w:r w:rsidRPr="00A94754">
        <w:rPr>
          <w:rFonts w:ascii="Times New Roman" w:hAnsi="Times New Roman" w:cs="Times New Roman"/>
        </w:rPr>
        <w:t>The family emphasized the importance of public education on the necessity of PPE to prevent such tragedies in the future. They also pointed out that Samba did not have any formal contract with BKE.</w:t>
      </w:r>
    </w:p>
    <w:p w14:paraId="52F0F211" w14:textId="77777777" w:rsidR="0048248E" w:rsidRPr="0017127E" w:rsidRDefault="0048248E" w:rsidP="0048248E">
      <w:pPr>
        <w:jc w:val="both"/>
        <w:rPr>
          <w:rFonts w:ascii="Times New Roman" w:hAnsi="Times New Roman" w:cs="Times New Roman"/>
        </w:rPr>
      </w:pPr>
      <w:r w:rsidRPr="00A94754">
        <w:rPr>
          <w:rFonts w:ascii="Times New Roman" w:hAnsi="Times New Roman" w:cs="Times New Roman"/>
        </w:rPr>
        <w:t xml:space="preserve">Samba’s brother stated that the family first learned of his death through a call from someone named </w:t>
      </w:r>
      <w:proofErr w:type="spellStart"/>
      <w:r w:rsidRPr="00A94754">
        <w:rPr>
          <w:rFonts w:ascii="Times New Roman" w:hAnsi="Times New Roman" w:cs="Times New Roman"/>
        </w:rPr>
        <w:t>Nderry</w:t>
      </w:r>
      <w:proofErr w:type="spellEnd"/>
      <w:r w:rsidRPr="00A94754">
        <w:rPr>
          <w:rFonts w:ascii="Times New Roman" w:hAnsi="Times New Roman" w:cs="Times New Roman"/>
        </w:rPr>
        <w:t>, which added to their distress.</w:t>
      </w:r>
    </w:p>
    <w:p w14:paraId="778BEB43" w14:textId="672FD714" w:rsidR="00214498" w:rsidRPr="00BB06A6" w:rsidRDefault="00214498" w:rsidP="004D4336">
      <w:pPr>
        <w:pStyle w:val="Heading2"/>
        <w:numPr>
          <w:ilvl w:val="1"/>
          <w:numId w:val="28"/>
        </w:numPr>
      </w:pPr>
      <w:bookmarkStart w:id="498" w:name="_Toc183294355"/>
      <w:r w:rsidRPr="00BB06A6">
        <w:t xml:space="preserve">Statement from the Family of the Deceased: </w:t>
      </w:r>
      <w:proofErr w:type="spellStart"/>
      <w:r w:rsidRPr="00BB06A6">
        <w:t>Nderry</w:t>
      </w:r>
      <w:proofErr w:type="spellEnd"/>
      <w:r w:rsidRPr="00BB06A6">
        <w:t xml:space="preserve"> Touray</w:t>
      </w:r>
      <w:bookmarkEnd w:id="498"/>
    </w:p>
    <w:p w14:paraId="1559FBD7" w14:textId="77777777" w:rsidR="00BB06A6" w:rsidRDefault="00BB06A6" w:rsidP="00214498">
      <w:pPr>
        <w:jc w:val="both"/>
        <w:rPr>
          <w:rFonts w:ascii="Times New Roman" w:hAnsi="Times New Roman" w:cs="Times New Roman"/>
        </w:rPr>
      </w:pPr>
    </w:p>
    <w:p w14:paraId="4DCD67D1" w14:textId="2629316D" w:rsidR="00214498" w:rsidRPr="009B3666" w:rsidRDefault="00214498" w:rsidP="00214498">
      <w:pPr>
        <w:jc w:val="both"/>
        <w:rPr>
          <w:rFonts w:ascii="Times New Roman" w:hAnsi="Times New Roman" w:cs="Times New Roman"/>
        </w:rPr>
      </w:pPr>
      <w:r w:rsidRPr="009B3666">
        <w:rPr>
          <w:rFonts w:ascii="Times New Roman" w:hAnsi="Times New Roman" w:cs="Times New Roman"/>
        </w:rPr>
        <w:lastRenderedPageBreak/>
        <w:t>On 25 October 2025, the family of the late </w:t>
      </w:r>
      <w:proofErr w:type="spellStart"/>
      <w:r w:rsidRPr="009B3666">
        <w:rPr>
          <w:rFonts w:ascii="Times New Roman" w:hAnsi="Times New Roman" w:cs="Times New Roman"/>
        </w:rPr>
        <w:t>Nderry</w:t>
      </w:r>
      <w:proofErr w:type="spellEnd"/>
      <w:r w:rsidRPr="009B3666">
        <w:rPr>
          <w:rFonts w:ascii="Times New Roman" w:hAnsi="Times New Roman" w:cs="Times New Roman"/>
        </w:rPr>
        <w:t xml:space="preserve"> Touray, a 27-year-old from </w:t>
      </w:r>
      <w:proofErr w:type="spellStart"/>
      <w:r w:rsidRPr="009B3666">
        <w:rPr>
          <w:rFonts w:ascii="Times New Roman" w:hAnsi="Times New Roman" w:cs="Times New Roman"/>
        </w:rPr>
        <w:t>Jareng</w:t>
      </w:r>
      <w:proofErr w:type="spellEnd"/>
      <w:r w:rsidRPr="009B3666">
        <w:rPr>
          <w:rFonts w:ascii="Times New Roman" w:hAnsi="Times New Roman" w:cs="Times New Roman"/>
        </w:rPr>
        <w:t xml:space="preserve"> Ali Fatty Village, recounted the circumstances of his passing.</w:t>
      </w:r>
    </w:p>
    <w:p w14:paraId="5C14AE24" w14:textId="77777777" w:rsidR="00214498" w:rsidRPr="009B3666" w:rsidRDefault="00214498" w:rsidP="00214498">
      <w:pPr>
        <w:jc w:val="both"/>
        <w:rPr>
          <w:rFonts w:ascii="Times New Roman" w:hAnsi="Times New Roman" w:cs="Times New Roman"/>
          <w:b/>
          <w:bCs/>
        </w:rPr>
      </w:pPr>
      <w:r w:rsidRPr="009B3666">
        <w:rPr>
          <w:rFonts w:ascii="Times New Roman" w:hAnsi="Times New Roman" w:cs="Times New Roman"/>
          <w:b/>
          <w:bCs/>
        </w:rPr>
        <w:t>Family Information:</w:t>
      </w:r>
    </w:p>
    <w:p w14:paraId="20698687" w14:textId="77777777" w:rsidR="00214498" w:rsidRPr="009B3666" w:rsidRDefault="00214498" w:rsidP="00214498">
      <w:pPr>
        <w:pStyle w:val="ListParagraph"/>
        <w:numPr>
          <w:ilvl w:val="0"/>
          <w:numId w:val="76"/>
        </w:numPr>
        <w:jc w:val="both"/>
        <w:rPr>
          <w:rFonts w:ascii="Times New Roman" w:hAnsi="Times New Roman" w:cs="Times New Roman"/>
        </w:rPr>
      </w:pPr>
      <w:r w:rsidRPr="009B3666">
        <w:rPr>
          <w:rFonts w:ascii="Times New Roman" w:hAnsi="Times New Roman" w:cs="Times New Roman"/>
          <w:b/>
          <w:bCs/>
        </w:rPr>
        <w:t>Father</w:t>
      </w:r>
      <w:r w:rsidRPr="009B3666">
        <w:rPr>
          <w:rFonts w:ascii="Times New Roman" w:hAnsi="Times New Roman" w:cs="Times New Roman"/>
        </w:rPr>
        <w:t>: Mam Katim Touray</w:t>
      </w:r>
    </w:p>
    <w:p w14:paraId="0B5AAEA8" w14:textId="77777777" w:rsidR="00214498" w:rsidRPr="009B3666" w:rsidRDefault="00214498" w:rsidP="00214498">
      <w:pPr>
        <w:pStyle w:val="ListParagraph"/>
        <w:numPr>
          <w:ilvl w:val="0"/>
          <w:numId w:val="76"/>
        </w:numPr>
        <w:jc w:val="both"/>
        <w:rPr>
          <w:rFonts w:ascii="Times New Roman" w:hAnsi="Times New Roman" w:cs="Times New Roman"/>
        </w:rPr>
      </w:pPr>
      <w:r w:rsidRPr="009B3666">
        <w:rPr>
          <w:rFonts w:ascii="Times New Roman" w:hAnsi="Times New Roman" w:cs="Times New Roman"/>
          <w:b/>
          <w:bCs/>
        </w:rPr>
        <w:t>Mother:</w:t>
      </w:r>
      <w:r w:rsidRPr="009B3666">
        <w:rPr>
          <w:rFonts w:ascii="Times New Roman" w:hAnsi="Times New Roman" w:cs="Times New Roman"/>
        </w:rPr>
        <w:t xml:space="preserve"> Fatou Njie</w:t>
      </w:r>
    </w:p>
    <w:p w14:paraId="30EB0CB1" w14:textId="77777777" w:rsidR="00214498" w:rsidRPr="009B3666" w:rsidRDefault="00214498" w:rsidP="00214498">
      <w:pPr>
        <w:pStyle w:val="ListParagraph"/>
        <w:numPr>
          <w:ilvl w:val="0"/>
          <w:numId w:val="76"/>
        </w:numPr>
        <w:jc w:val="both"/>
        <w:rPr>
          <w:rFonts w:ascii="Times New Roman" w:hAnsi="Times New Roman" w:cs="Times New Roman"/>
        </w:rPr>
      </w:pPr>
      <w:r w:rsidRPr="009B3666">
        <w:rPr>
          <w:rFonts w:ascii="Times New Roman" w:hAnsi="Times New Roman" w:cs="Times New Roman"/>
          <w:b/>
          <w:bCs/>
        </w:rPr>
        <w:t>Wife</w:t>
      </w:r>
      <w:r w:rsidRPr="009B3666">
        <w:rPr>
          <w:rFonts w:ascii="Times New Roman" w:hAnsi="Times New Roman" w:cs="Times New Roman"/>
        </w:rPr>
        <w:t>: Yassin Sallah</w:t>
      </w:r>
    </w:p>
    <w:p w14:paraId="4452BBD7" w14:textId="2B04F61C" w:rsidR="00214498" w:rsidRPr="009B3666" w:rsidRDefault="00214498" w:rsidP="00214498">
      <w:pPr>
        <w:jc w:val="both"/>
        <w:rPr>
          <w:rFonts w:ascii="Times New Roman" w:hAnsi="Times New Roman" w:cs="Times New Roman"/>
        </w:rPr>
      </w:pPr>
      <w:proofErr w:type="spellStart"/>
      <w:r w:rsidRPr="009B3666">
        <w:rPr>
          <w:rFonts w:ascii="Times New Roman" w:hAnsi="Times New Roman" w:cs="Times New Roman"/>
        </w:rPr>
        <w:t>Nderry</w:t>
      </w:r>
      <w:proofErr w:type="spellEnd"/>
      <w:r w:rsidRPr="009B3666">
        <w:rPr>
          <w:rFonts w:ascii="Times New Roman" w:hAnsi="Times New Roman" w:cs="Times New Roman"/>
        </w:rPr>
        <w:t xml:space="preserve"> Touray, a tailor by profession, was described by his father as a hardworking and good-natured individual. He had left school after completing Grade 8 and had been working with BKE for three weeks before the </w:t>
      </w:r>
      <w:del w:id="499" w:author="Haddy Njie" w:date="2024-11-25T11:42:00Z" w16du:dateUtc="2024-11-25T11:42:00Z">
        <w:r w:rsidRPr="009B3666" w:rsidDel="00DB5F63">
          <w:rPr>
            <w:rFonts w:ascii="Times New Roman" w:hAnsi="Times New Roman" w:cs="Times New Roman"/>
          </w:rPr>
          <w:delText>incident</w:delText>
        </w:r>
      </w:del>
      <w:ins w:id="500" w:author="Haddy Njie" w:date="2024-11-25T11:42:00Z" w16du:dateUtc="2024-11-25T11:42:00Z">
        <w:r w:rsidR="00DB5F63">
          <w:rPr>
            <w:rFonts w:ascii="Times New Roman" w:hAnsi="Times New Roman" w:cs="Times New Roman"/>
          </w:rPr>
          <w:t>accident</w:t>
        </w:r>
      </w:ins>
      <w:r w:rsidRPr="009B3666">
        <w:rPr>
          <w:rFonts w:ascii="Times New Roman" w:hAnsi="Times New Roman" w:cs="Times New Roman"/>
        </w:rPr>
        <w:t xml:space="preserve"> occurred.</w:t>
      </w:r>
    </w:p>
    <w:p w14:paraId="34FD0345" w14:textId="786269B5" w:rsidR="00214498" w:rsidRPr="009B3666" w:rsidRDefault="00214498" w:rsidP="00214498">
      <w:pPr>
        <w:jc w:val="both"/>
        <w:rPr>
          <w:rFonts w:ascii="Times New Roman" w:hAnsi="Times New Roman" w:cs="Times New Roman"/>
          <w:b/>
          <w:bCs/>
        </w:rPr>
      </w:pPr>
      <w:r w:rsidRPr="009B3666">
        <w:rPr>
          <w:rFonts w:ascii="Times New Roman" w:hAnsi="Times New Roman" w:cs="Times New Roman"/>
          <w:b/>
          <w:bCs/>
        </w:rPr>
        <w:t xml:space="preserve">Details of the </w:t>
      </w:r>
      <w:del w:id="501" w:author="Haddy Njie" w:date="2024-11-25T11:42:00Z" w16du:dateUtc="2024-11-25T11:42:00Z">
        <w:r w:rsidRPr="009B3666" w:rsidDel="00DB5F63">
          <w:rPr>
            <w:rFonts w:ascii="Times New Roman" w:hAnsi="Times New Roman" w:cs="Times New Roman"/>
            <w:b/>
            <w:bCs/>
          </w:rPr>
          <w:delText>Incident</w:delText>
        </w:r>
      </w:del>
      <w:ins w:id="502" w:author="Haddy Njie" w:date="2024-11-25T11:42:00Z" w16du:dateUtc="2024-11-25T11:42:00Z">
        <w:r w:rsidR="00DB5F63">
          <w:rPr>
            <w:rFonts w:ascii="Times New Roman" w:hAnsi="Times New Roman" w:cs="Times New Roman"/>
            <w:b/>
            <w:bCs/>
          </w:rPr>
          <w:t>Accident</w:t>
        </w:r>
      </w:ins>
      <w:r w:rsidRPr="009B3666">
        <w:rPr>
          <w:rFonts w:ascii="Times New Roman" w:hAnsi="Times New Roman" w:cs="Times New Roman"/>
          <w:b/>
          <w:bCs/>
        </w:rPr>
        <w:t>:</w:t>
      </w:r>
    </w:p>
    <w:p w14:paraId="69733193" w14:textId="727E4747" w:rsidR="00214498" w:rsidRPr="009B3666" w:rsidRDefault="00214498" w:rsidP="00214498">
      <w:pPr>
        <w:jc w:val="both"/>
        <w:rPr>
          <w:rFonts w:ascii="Times New Roman" w:hAnsi="Times New Roman" w:cs="Times New Roman"/>
        </w:rPr>
      </w:pPr>
      <w:proofErr w:type="spellStart"/>
      <w:r w:rsidRPr="009B3666">
        <w:rPr>
          <w:rFonts w:ascii="Times New Roman" w:hAnsi="Times New Roman" w:cs="Times New Roman"/>
        </w:rPr>
        <w:t>Nderry</w:t>
      </w:r>
      <w:proofErr w:type="spellEnd"/>
      <w:r w:rsidRPr="009B3666">
        <w:rPr>
          <w:rFonts w:ascii="Times New Roman" w:hAnsi="Times New Roman" w:cs="Times New Roman"/>
        </w:rPr>
        <w:t xml:space="preserve"> departed from home on Monday and tragically passed away on Wednesday. On the day of the </w:t>
      </w:r>
      <w:del w:id="503" w:author="Haddy Njie" w:date="2024-11-25T11:42:00Z" w16du:dateUtc="2024-11-25T11:42:00Z">
        <w:r w:rsidRPr="009B3666" w:rsidDel="00DB5F63">
          <w:rPr>
            <w:rFonts w:ascii="Times New Roman" w:hAnsi="Times New Roman" w:cs="Times New Roman"/>
          </w:rPr>
          <w:delText>incident</w:delText>
        </w:r>
      </w:del>
      <w:ins w:id="504" w:author="Haddy Njie" w:date="2024-11-25T11:42:00Z" w16du:dateUtc="2024-11-25T11:42:00Z">
        <w:r w:rsidR="00DB5F63">
          <w:rPr>
            <w:rFonts w:ascii="Times New Roman" w:hAnsi="Times New Roman" w:cs="Times New Roman"/>
          </w:rPr>
          <w:t>accident</w:t>
        </w:r>
      </w:ins>
      <w:r w:rsidRPr="009B3666">
        <w:rPr>
          <w:rFonts w:ascii="Times New Roman" w:hAnsi="Times New Roman" w:cs="Times New Roman"/>
        </w:rPr>
        <w:t>, he was reportedly wearing slippers and a reflector but no other protective gear, highlighting a lack of personal protective equipment (PPE) provided by BKE.</w:t>
      </w:r>
    </w:p>
    <w:p w14:paraId="0341C77F" w14:textId="77777777" w:rsidR="00214498" w:rsidRPr="009B3666" w:rsidRDefault="00214498" w:rsidP="00214498">
      <w:pPr>
        <w:jc w:val="both"/>
        <w:rPr>
          <w:rFonts w:ascii="Times New Roman" w:hAnsi="Times New Roman" w:cs="Times New Roman"/>
        </w:rPr>
      </w:pPr>
      <w:r w:rsidRPr="009B3666">
        <w:rPr>
          <w:rFonts w:ascii="Times New Roman" w:hAnsi="Times New Roman" w:cs="Times New Roman"/>
        </w:rPr>
        <w:t xml:space="preserve">The family confirmed that </w:t>
      </w:r>
      <w:proofErr w:type="spellStart"/>
      <w:r w:rsidRPr="009B3666">
        <w:rPr>
          <w:rFonts w:ascii="Times New Roman" w:hAnsi="Times New Roman" w:cs="Times New Roman"/>
        </w:rPr>
        <w:t>Nderry</w:t>
      </w:r>
      <w:proofErr w:type="spellEnd"/>
      <w:r w:rsidRPr="009B3666">
        <w:rPr>
          <w:rFonts w:ascii="Times New Roman" w:hAnsi="Times New Roman" w:cs="Times New Roman"/>
        </w:rPr>
        <w:t xml:space="preserve"> did not have a formal contract with BKE at the time of his employment.</w:t>
      </w:r>
    </w:p>
    <w:p w14:paraId="0D8F069E" w14:textId="77777777" w:rsidR="00214498" w:rsidRPr="009B3666" w:rsidRDefault="00214498" w:rsidP="00214498">
      <w:pPr>
        <w:jc w:val="both"/>
        <w:rPr>
          <w:rFonts w:ascii="Times New Roman" w:hAnsi="Times New Roman" w:cs="Times New Roman"/>
          <w:b/>
          <w:bCs/>
        </w:rPr>
      </w:pPr>
      <w:r w:rsidRPr="009B3666">
        <w:rPr>
          <w:rFonts w:ascii="Times New Roman" w:hAnsi="Times New Roman" w:cs="Times New Roman"/>
          <w:b/>
          <w:bCs/>
        </w:rPr>
        <w:t>Alleged External Influence:</w:t>
      </w:r>
    </w:p>
    <w:p w14:paraId="42FD86B6" w14:textId="77777777" w:rsidR="00214498" w:rsidRPr="009B3666" w:rsidRDefault="00214498" w:rsidP="00214498">
      <w:pPr>
        <w:jc w:val="both"/>
        <w:rPr>
          <w:rFonts w:ascii="Times New Roman" w:hAnsi="Times New Roman" w:cs="Times New Roman"/>
        </w:rPr>
      </w:pPr>
      <w:r w:rsidRPr="009B3666">
        <w:rPr>
          <w:rFonts w:ascii="Times New Roman" w:hAnsi="Times New Roman" w:cs="Times New Roman"/>
        </w:rPr>
        <w:t>The father mentioned that the Supreme Islamic Council intervened in the matter, offering the family money and urging them to end the matter without pursuing legal action. They also requested him to sign a document to that effect, which he declined to do.</w:t>
      </w:r>
    </w:p>
    <w:p w14:paraId="1325BE26" w14:textId="77777777" w:rsidR="00214498" w:rsidRPr="009B3666" w:rsidRDefault="00214498" w:rsidP="00214498">
      <w:pPr>
        <w:jc w:val="both"/>
        <w:rPr>
          <w:rFonts w:ascii="Times New Roman" w:hAnsi="Times New Roman" w:cs="Times New Roman"/>
        </w:rPr>
      </w:pPr>
      <w:r w:rsidRPr="009B3666">
        <w:rPr>
          <w:rFonts w:ascii="Times New Roman" w:hAnsi="Times New Roman" w:cs="Times New Roman"/>
        </w:rPr>
        <w:t>Despite the circumstances, the father expressed his belief that the death was ultimately Allah's will.</w:t>
      </w:r>
    </w:p>
    <w:p w14:paraId="46301CBA" w14:textId="4E63E65C" w:rsidR="00743766" w:rsidRPr="009B3666" w:rsidRDefault="00743766" w:rsidP="004D4336">
      <w:pPr>
        <w:pStyle w:val="Heading2"/>
        <w:numPr>
          <w:ilvl w:val="1"/>
          <w:numId w:val="28"/>
        </w:numPr>
      </w:pPr>
      <w:bookmarkStart w:id="505" w:name="_Toc183294356"/>
      <w:r w:rsidRPr="009B3666">
        <w:t>Statement from the Family of Karamo Touray – 25 October 2024</w:t>
      </w:r>
      <w:bookmarkEnd w:id="505"/>
    </w:p>
    <w:p w14:paraId="4FC082AD" w14:textId="77777777" w:rsidR="004D4336" w:rsidRDefault="004D4336" w:rsidP="00743766">
      <w:pPr>
        <w:jc w:val="both"/>
        <w:rPr>
          <w:rFonts w:ascii="Times New Roman" w:hAnsi="Times New Roman" w:cs="Times New Roman"/>
          <w:lang w:val="en-US"/>
        </w:rPr>
      </w:pPr>
    </w:p>
    <w:p w14:paraId="3ECAF6DE" w14:textId="698934EE" w:rsidR="00743766" w:rsidRPr="009B3666" w:rsidRDefault="00743766" w:rsidP="00743766">
      <w:pPr>
        <w:jc w:val="both"/>
        <w:rPr>
          <w:rFonts w:ascii="Times New Roman" w:hAnsi="Times New Roman" w:cs="Times New Roman"/>
        </w:rPr>
      </w:pPr>
      <w:r w:rsidRPr="009B3666">
        <w:rPr>
          <w:rFonts w:ascii="Times New Roman" w:hAnsi="Times New Roman" w:cs="Times New Roman"/>
        </w:rPr>
        <w:t>On 25 October 2024, we met with the family of Karamo Touray, a 35-year-old team leader who passed away while working with BKE. Karamo's mother, Isatou Darboe, his brother, </w:t>
      </w:r>
      <w:proofErr w:type="spellStart"/>
      <w:r w:rsidRPr="009B3666">
        <w:rPr>
          <w:rFonts w:ascii="Times New Roman" w:hAnsi="Times New Roman" w:cs="Times New Roman"/>
        </w:rPr>
        <w:t>Fakebba</w:t>
      </w:r>
      <w:proofErr w:type="spellEnd"/>
      <w:r w:rsidRPr="009B3666">
        <w:rPr>
          <w:rFonts w:ascii="Times New Roman" w:hAnsi="Times New Roman" w:cs="Times New Roman"/>
        </w:rPr>
        <w:t xml:space="preserve"> Touray, and </w:t>
      </w:r>
      <w:r>
        <w:rPr>
          <w:rFonts w:ascii="Times New Roman" w:hAnsi="Times New Roman" w:cs="Times New Roman"/>
        </w:rPr>
        <w:t>the deceased</w:t>
      </w:r>
      <w:r w:rsidRPr="009B3666">
        <w:rPr>
          <w:rFonts w:ascii="Times New Roman" w:hAnsi="Times New Roman" w:cs="Times New Roman"/>
        </w:rPr>
        <w:t xml:space="preserve"> wife, Fatou Touray, shared details about his life and work.</w:t>
      </w:r>
    </w:p>
    <w:p w14:paraId="0B6D80B0" w14:textId="77777777" w:rsidR="00743766" w:rsidRPr="009B3666" w:rsidRDefault="00743766" w:rsidP="00743766">
      <w:pPr>
        <w:jc w:val="both"/>
        <w:rPr>
          <w:rFonts w:ascii="Times New Roman" w:hAnsi="Times New Roman" w:cs="Times New Roman"/>
        </w:rPr>
      </w:pPr>
      <w:r w:rsidRPr="009B3666">
        <w:rPr>
          <w:rFonts w:ascii="Times New Roman" w:hAnsi="Times New Roman" w:cs="Times New Roman"/>
        </w:rPr>
        <w:t>Karamo had completed Grade 12 and had been working with BKE for approximately 3-4 years. He was involved in various construction tasks, including excavation, pole erection, and concreting. Karamo was also skilled in wiring, though he had no formal training or certification. In addition to his work with BKE, he had experience as a carpenter. The owner of BKE, Ousman, is a family member who had previously worked with Karamo at Jah Oil before bringing him on for this project.</w:t>
      </w:r>
    </w:p>
    <w:p w14:paraId="02EE91D8" w14:textId="77777777" w:rsidR="00743766" w:rsidRPr="009B3666" w:rsidRDefault="00743766" w:rsidP="00743766">
      <w:pPr>
        <w:jc w:val="both"/>
        <w:rPr>
          <w:rFonts w:ascii="Times New Roman" w:hAnsi="Times New Roman" w:cs="Times New Roman"/>
        </w:rPr>
      </w:pPr>
      <w:r w:rsidRPr="009B3666">
        <w:rPr>
          <w:rFonts w:ascii="Times New Roman" w:hAnsi="Times New Roman" w:cs="Times New Roman"/>
        </w:rPr>
        <w:t>Karamo had two young children: Fatoumatta Touray (5 years old) and Mohammed Touray (1 year old). His wife, Fatou, is a housewife but also learned tailoring.</w:t>
      </w:r>
    </w:p>
    <w:p w14:paraId="155DBDE6" w14:textId="77777777" w:rsidR="00743766" w:rsidRPr="009B3666" w:rsidRDefault="00743766" w:rsidP="00743766">
      <w:pPr>
        <w:jc w:val="both"/>
        <w:rPr>
          <w:rFonts w:ascii="Times New Roman" w:hAnsi="Times New Roman" w:cs="Times New Roman"/>
        </w:rPr>
      </w:pPr>
      <w:r w:rsidRPr="009B3666">
        <w:rPr>
          <w:rFonts w:ascii="Times New Roman" w:hAnsi="Times New Roman" w:cs="Times New Roman"/>
        </w:rPr>
        <w:t xml:space="preserve">According to Karamo’s brother, Omar Ceesay, the family was unsure if Karamo had a formal contract with Ousman for this </w:t>
      </w:r>
      <w:proofErr w:type="gramStart"/>
      <w:r w:rsidRPr="009B3666">
        <w:rPr>
          <w:rFonts w:ascii="Times New Roman" w:hAnsi="Times New Roman" w:cs="Times New Roman"/>
        </w:rPr>
        <w:t>particular project</w:t>
      </w:r>
      <w:proofErr w:type="gramEnd"/>
      <w:r w:rsidRPr="009B3666">
        <w:rPr>
          <w:rFonts w:ascii="Times New Roman" w:hAnsi="Times New Roman" w:cs="Times New Roman"/>
        </w:rPr>
        <w:t>, though they had worked together for two months. While Karamo had a safety boot, the rest of the workers did not have any safety gear.</w:t>
      </w:r>
    </w:p>
    <w:p w14:paraId="484ADD66" w14:textId="718158D0" w:rsidR="00743766" w:rsidRPr="009B3666" w:rsidRDefault="00743766" w:rsidP="00743766">
      <w:pPr>
        <w:jc w:val="both"/>
        <w:rPr>
          <w:rFonts w:ascii="Times New Roman" w:hAnsi="Times New Roman" w:cs="Times New Roman"/>
        </w:rPr>
      </w:pPr>
      <w:r w:rsidRPr="009B3666">
        <w:rPr>
          <w:rFonts w:ascii="Times New Roman" w:hAnsi="Times New Roman" w:cs="Times New Roman"/>
        </w:rPr>
        <w:t xml:space="preserve">The </w:t>
      </w:r>
      <w:del w:id="506" w:author="Haddy Njie" w:date="2024-11-25T11:42:00Z" w16du:dateUtc="2024-11-25T11:42:00Z">
        <w:r w:rsidRPr="009B3666" w:rsidDel="00DB5F63">
          <w:rPr>
            <w:rFonts w:ascii="Times New Roman" w:hAnsi="Times New Roman" w:cs="Times New Roman"/>
          </w:rPr>
          <w:delText>incident</w:delText>
        </w:r>
      </w:del>
      <w:ins w:id="507" w:author="Haddy Njie" w:date="2024-11-25T11:42:00Z" w16du:dateUtc="2024-11-25T11:42:00Z">
        <w:r w:rsidR="00DB5F63">
          <w:rPr>
            <w:rFonts w:ascii="Times New Roman" w:hAnsi="Times New Roman" w:cs="Times New Roman"/>
          </w:rPr>
          <w:t>accident</w:t>
        </w:r>
      </w:ins>
      <w:r w:rsidRPr="009B3666">
        <w:rPr>
          <w:rFonts w:ascii="Times New Roman" w:hAnsi="Times New Roman" w:cs="Times New Roman"/>
        </w:rPr>
        <w:t xml:space="preserve"> occurred after Karamo called his brother to inform him that they were about to start work at Essau. Ousman had told them that they could work without shutting down the line, and a person on site showed them how to erect a pole under the MV Line. </w:t>
      </w:r>
    </w:p>
    <w:p w14:paraId="7B1C6F69" w14:textId="0A3924AB" w:rsidR="00743766" w:rsidRPr="0017127E" w:rsidRDefault="00743766" w:rsidP="00743766">
      <w:pPr>
        <w:jc w:val="both"/>
        <w:rPr>
          <w:rFonts w:ascii="Times New Roman" w:hAnsi="Times New Roman" w:cs="Times New Roman"/>
        </w:rPr>
      </w:pPr>
      <w:r w:rsidRPr="00634A9F">
        <w:rPr>
          <w:rFonts w:ascii="Times New Roman" w:hAnsi="Times New Roman" w:cs="Times New Roman"/>
          <w:lang w:val="en-US"/>
        </w:rPr>
        <w:t xml:space="preserve">Omar </w:t>
      </w:r>
      <w:r w:rsidRPr="00634A9F">
        <w:rPr>
          <w:rFonts w:ascii="Times New Roman" w:hAnsi="Times New Roman" w:cs="Times New Roman"/>
        </w:rPr>
        <w:t>Ceesay</w:t>
      </w:r>
      <w:r w:rsidRPr="00634A9F">
        <w:rPr>
          <w:rFonts w:ascii="Times New Roman" w:hAnsi="Times New Roman" w:cs="Times New Roman"/>
          <w:lang w:val="en-US"/>
        </w:rPr>
        <w:t xml:space="preserve">, the deceased's brother, said that he was informed about the </w:t>
      </w:r>
      <w:del w:id="508" w:author="Haddy Njie" w:date="2024-11-25T11:42:00Z" w16du:dateUtc="2024-11-25T11:42:00Z">
        <w:r w:rsidRPr="00634A9F" w:rsidDel="00DB5F63">
          <w:rPr>
            <w:rFonts w:ascii="Times New Roman" w:hAnsi="Times New Roman" w:cs="Times New Roman"/>
            <w:lang w:val="en-US"/>
          </w:rPr>
          <w:delText>incident</w:delText>
        </w:r>
      </w:del>
      <w:ins w:id="509" w:author="Haddy Njie" w:date="2024-11-25T11:42:00Z" w16du:dateUtc="2024-11-25T11:42:00Z">
        <w:r w:rsidR="00DB5F63">
          <w:rPr>
            <w:rFonts w:ascii="Times New Roman" w:hAnsi="Times New Roman" w:cs="Times New Roman"/>
            <w:lang w:val="en-US"/>
          </w:rPr>
          <w:t>accident</w:t>
        </w:r>
      </w:ins>
      <w:r w:rsidRPr="00634A9F">
        <w:rPr>
          <w:rFonts w:ascii="Times New Roman" w:hAnsi="Times New Roman" w:cs="Times New Roman"/>
          <w:lang w:val="en-US"/>
        </w:rPr>
        <w:t xml:space="preserve"> when his wife called him to relay the news.</w:t>
      </w:r>
      <w:r w:rsidR="008F4448" w:rsidRPr="008F4448">
        <w:rPr>
          <w:rFonts w:ascii="Segoe UI" w:hAnsi="Segoe UI" w:cs="Segoe UI"/>
          <w:color w:val="0D0D0D"/>
          <w:shd w:val="clear" w:color="auto" w:fill="FFFFFF"/>
        </w:rPr>
        <w:t xml:space="preserve"> </w:t>
      </w:r>
      <w:r w:rsidR="008F4448" w:rsidRPr="008F4448">
        <w:rPr>
          <w:rFonts w:ascii="Times New Roman" w:hAnsi="Times New Roman" w:cs="Times New Roman"/>
        </w:rPr>
        <w:t>He also explained that the work they did with BKE involved excavation, erection, and concreting, but not stringing.</w:t>
      </w:r>
    </w:p>
    <w:p w14:paraId="3F93E7D7" w14:textId="35419791" w:rsidR="00283681" w:rsidRPr="00EC7282" w:rsidRDefault="00283681" w:rsidP="004D4336">
      <w:pPr>
        <w:pStyle w:val="Heading2"/>
        <w:numPr>
          <w:ilvl w:val="1"/>
          <w:numId w:val="28"/>
        </w:numPr>
      </w:pPr>
      <w:bookmarkStart w:id="510" w:name="_Toc183294357"/>
      <w:r w:rsidRPr="00EC7282">
        <w:lastRenderedPageBreak/>
        <w:t xml:space="preserve">Statement from the Family of the Deceased, </w:t>
      </w:r>
      <w:del w:id="511" w:author="Modou Sarr" w:date="2024-11-25T12:58:00Z" w16du:dateUtc="2024-11-25T12:58:00Z">
        <w:r w:rsidRPr="00EC7282" w:rsidDel="003425FF">
          <w:delText>Ebrima Manneh</w:delText>
        </w:r>
      </w:del>
      <w:ins w:id="512" w:author="Modou Sarr" w:date="2024-11-25T12:58:00Z" w16du:dateUtc="2024-11-25T12:58:00Z">
        <w:r w:rsidR="003425FF">
          <w:t xml:space="preserve">Ebrima </w:t>
        </w:r>
        <w:proofErr w:type="spellStart"/>
        <w:r w:rsidR="003425FF">
          <w:t>DrammehEbrima</w:t>
        </w:r>
        <w:proofErr w:type="spellEnd"/>
        <w:r w:rsidR="003425FF">
          <w:t xml:space="preserve"> Drammeh</w:t>
        </w:r>
      </w:ins>
      <w:r w:rsidRPr="00EC7282">
        <w:t xml:space="preserve"> – 28th October 2024, Brikama </w:t>
      </w:r>
      <w:proofErr w:type="spellStart"/>
      <w:r w:rsidRPr="00EC7282">
        <w:t>Darsilamin</w:t>
      </w:r>
      <w:bookmarkEnd w:id="510"/>
      <w:proofErr w:type="spellEnd"/>
    </w:p>
    <w:p w14:paraId="6F3D784E" w14:textId="77777777" w:rsidR="00613283" w:rsidRDefault="00613283" w:rsidP="00283681">
      <w:pPr>
        <w:jc w:val="both"/>
        <w:rPr>
          <w:rFonts w:ascii="Times New Roman" w:hAnsi="Times New Roman" w:cs="Times New Roman"/>
        </w:rPr>
      </w:pPr>
    </w:p>
    <w:p w14:paraId="2831EF4F" w14:textId="6649D23A" w:rsidR="00283681" w:rsidRPr="00EC7282" w:rsidRDefault="00283681" w:rsidP="00283681">
      <w:pPr>
        <w:jc w:val="both"/>
        <w:rPr>
          <w:rFonts w:ascii="Times New Roman" w:hAnsi="Times New Roman" w:cs="Times New Roman"/>
        </w:rPr>
      </w:pPr>
      <w:del w:id="513" w:author="Modou Sarr" w:date="2024-11-25T12:58:00Z" w16du:dateUtc="2024-11-25T12:58:00Z">
        <w:r w:rsidRPr="00EC7282" w:rsidDel="003425FF">
          <w:rPr>
            <w:rFonts w:ascii="Times New Roman" w:hAnsi="Times New Roman" w:cs="Times New Roman"/>
          </w:rPr>
          <w:delText>Ebrima Manneh</w:delText>
        </w:r>
      </w:del>
      <w:ins w:id="514" w:author="Modou Sarr" w:date="2024-11-25T12:58:00Z" w16du:dateUtc="2024-11-25T12:58:00Z">
        <w:r w:rsidR="003425FF">
          <w:rPr>
            <w:rFonts w:ascii="Times New Roman" w:hAnsi="Times New Roman" w:cs="Times New Roman"/>
          </w:rPr>
          <w:t xml:space="preserve">Ebrima </w:t>
        </w:r>
        <w:proofErr w:type="spellStart"/>
        <w:r w:rsidR="003425FF">
          <w:rPr>
            <w:rFonts w:ascii="Times New Roman" w:hAnsi="Times New Roman" w:cs="Times New Roman"/>
          </w:rPr>
          <w:t>DrammehEbrima</w:t>
        </w:r>
        <w:proofErr w:type="spellEnd"/>
        <w:r w:rsidR="003425FF">
          <w:rPr>
            <w:rFonts w:ascii="Times New Roman" w:hAnsi="Times New Roman" w:cs="Times New Roman"/>
          </w:rPr>
          <w:t xml:space="preserve"> Drammeh</w:t>
        </w:r>
      </w:ins>
      <w:r w:rsidRPr="00EC7282">
        <w:rPr>
          <w:rFonts w:ascii="Times New Roman" w:hAnsi="Times New Roman" w:cs="Times New Roman"/>
        </w:rPr>
        <w:t>, 34 years old, was married to Isatou Drammeh. They had three children: Mariama Drammeh, 4 years; Mohammed Drammeh, 2 years; and Aisha Drammeh, 6 months. We interviewed his two brothers, Ba Foday Drammeh and Bully Drammeh.</w:t>
      </w:r>
    </w:p>
    <w:p w14:paraId="1EB67920" w14:textId="77777777" w:rsidR="00283681" w:rsidRPr="00EC7282" w:rsidRDefault="00283681" w:rsidP="00283681">
      <w:pPr>
        <w:jc w:val="both"/>
        <w:rPr>
          <w:rFonts w:ascii="Times New Roman" w:hAnsi="Times New Roman" w:cs="Times New Roman"/>
        </w:rPr>
      </w:pPr>
      <w:r w:rsidRPr="00EC7282">
        <w:rPr>
          <w:rFonts w:ascii="Times New Roman" w:hAnsi="Times New Roman" w:cs="Times New Roman"/>
        </w:rPr>
        <w:t xml:space="preserve">Ebrima completed up to grade 8 in school, after which he focused on farming and manual </w:t>
      </w:r>
      <w:proofErr w:type="spellStart"/>
      <w:r w:rsidRPr="00EC7282">
        <w:rPr>
          <w:rFonts w:ascii="Times New Roman" w:hAnsi="Times New Roman" w:cs="Times New Roman"/>
        </w:rPr>
        <w:t>labor</w:t>
      </w:r>
      <w:proofErr w:type="spellEnd"/>
      <w:r w:rsidRPr="00EC7282">
        <w:rPr>
          <w:rFonts w:ascii="Times New Roman" w:hAnsi="Times New Roman" w:cs="Times New Roman"/>
        </w:rPr>
        <w:t>. His father is Momodou Drammeh, and his mother is Ma Dembo Drammeh.</w:t>
      </w:r>
    </w:p>
    <w:p w14:paraId="595188C8" w14:textId="77777777" w:rsidR="00283681" w:rsidRPr="00EC7282" w:rsidRDefault="00283681" w:rsidP="00283681">
      <w:pPr>
        <w:jc w:val="both"/>
        <w:rPr>
          <w:rFonts w:ascii="Times New Roman" w:hAnsi="Times New Roman" w:cs="Times New Roman"/>
        </w:rPr>
      </w:pPr>
      <w:r w:rsidRPr="00EC7282">
        <w:rPr>
          <w:rFonts w:ascii="Times New Roman" w:hAnsi="Times New Roman" w:cs="Times New Roman"/>
        </w:rPr>
        <w:t>Before his death, Ebrima worked with Jah Oil in cement production and had previously worked with Ousman</w:t>
      </w:r>
      <w:r>
        <w:rPr>
          <w:rFonts w:ascii="Times New Roman" w:hAnsi="Times New Roman" w:cs="Times New Roman"/>
        </w:rPr>
        <w:t xml:space="preserve"> Drammeh</w:t>
      </w:r>
      <w:r w:rsidRPr="00EC7282">
        <w:rPr>
          <w:rFonts w:ascii="Times New Roman" w:hAnsi="Times New Roman" w:cs="Times New Roman"/>
        </w:rPr>
        <w:t xml:space="preserve"> in the GEAP Project. He had no qualifications or experience in electrical work but had known Ousman from earlier collaborations.</w:t>
      </w:r>
    </w:p>
    <w:p w14:paraId="27F9376D" w14:textId="77777777" w:rsidR="00283681" w:rsidRPr="00EC7282" w:rsidRDefault="00283681" w:rsidP="00283681">
      <w:pPr>
        <w:jc w:val="both"/>
        <w:rPr>
          <w:rFonts w:ascii="Times New Roman" w:hAnsi="Times New Roman" w:cs="Times New Roman"/>
        </w:rPr>
      </w:pPr>
      <w:r w:rsidRPr="00EC7282">
        <w:rPr>
          <w:rFonts w:ascii="Times New Roman" w:hAnsi="Times New Roman" w:cs="Times New Roman"/>
        </w:rPr>
        <w:t xml:space="preserve">For this </w:t>
      </w:r>
      <w:proofErr w:type="gramStart"/>
      <w:r w:rsidRPr="00EC7282">
        <w:rPr>
          <w:rFonts w:ascii="Times New Roman" w:hAnsi="Times New Roman" w:cs="Times New Roman"/>
        </w:rPr>
        <w:t>particular project</w:t>
      </w:r>
      <w:proofErr w:type="gramEnd"/>
      <w:r w:rsidRPr="00EC7282">
        <w:rPr>
          <w:rFonts w:ascii="Times New Roman" w:hAnsi="Times New Roman" w:cs="Times New Roman"/>
        </w:rPr>
        <w:t>, Ebrima had worked for 2 to 3 months. He left home on Tuesday and passed away on Wednesday. The family is unsure whether he had a contract with BKE.</w:t>
      </w:r>
    </w:p>
    <w:p w14:paraId="1ED0111D" w14:textId="77777777" w:rsidR="00283681" w:rsidRPr="00EC7282" w:rsidRDefault="00283681" w:rsidP="00283681">
      <w:pPr>
        <w:jc w:val="both"/>
        <w:rPr>
          <w:rFonts w:ascii="Times New Roman" w:hAnsi="Times New Roman" w:cs="Times New Roman"/>
        </w:rPr>
      </w:pPr>
      <w:r w:rsidRPr="00EC7282">
        <w:rPr>
          <w:rFonts w:ascii="Times New Roman" w:hAnsi="Times New Roman" w:cs="Times New Roman"/>
        </w:rPr>
        <w:t>Ebrima had often complained about payment issues and the lack of personal protective equipment (PPE). His work primarily involved civil tasks such as excavation, positioning, and concreting. He was unaware of any training related to the work he was doing and had no formal experience in electrical work.</w:t>
      </w:r>
    </w:p>
    <w:p w14:paraId="2F2D4813" w14:textId="4D406666" w:rsidR="00283681" w:rsidRPr="0017127E" w:rsidRDefault="00283681" w:rsidP="00283681">
      <w:pPr>
        <w:jc w:val="both"/>
        <w:rPr>
          <w:rFonts w:ascii="Times New Roman" w:hAnsi="Times New Roman" w:cs="Times New Roman"/>
        </w:rPr>
      </w:pPr>
      <w:r w:rsidRPr="00B76F92">
        <w:rPr>
          <w:rFonts w:ascii="Times New Roman" w:hAnsi="Times New Roman" w:cs="Times New Roman"/>
          <w:lang w:val="en-US"/>
        </w:rPr>
        <w:t xml:space="preserve">The family also mentioned that the Imam of </w:t>
      </w:r>
      <w:proofErr w:type="spellStart"/>
      <w:r w:rsidRPr="00B76F92">
        <w:rPr>
          <w:rFonts w:ascii="Times New Roman" w:hAnsi="Times New Roman" w:cs="Times New Roman"/>
          <w:lang w:val="en-US"/>
        </w:rPr>
        <w:t>Gunjur</w:t>
      </w:r>
      <w:proofErr w:type="spellEnd"/>
      <w:r w:rsidRPr="00B76F92">
        <w:rPr>
          <w:rFonts w:ascii="Times New Roman" w:hAnsi="Times New Roman" w:cs="Times New Roman"/>
          <w:lang w:val="en-US"/>
        </w:rPr>
        <w:t xml:space="preserve"> and Alhagie Conteh, the owner of Dab</w:t>
      </w:r>
      <w:r>
        <w:rPr>
          <w:rFonts w:ascii="Times New Roman" w:hAnsi="Times New Roman" w:cs="Times New Roman"/>
        </w:rPr>
        <w:t>a</w:t>
      </w:r>
      <w:proofErr w:type="spellStart"/>
      <w:r w:rsidRPr="00B76F92">
        <w:rPr>
          <w:rFonts w:ascii="Times New Roman" w:hAnsi="Times New Roman" w:cs="Times New Roman"/>
          <w:lang w:val="en-US"/>
        </w:rPr>
        <w:t>nni</w:t>
      </w:r>
      <w:proofErr w:type="spellEnd"/>
      <w:r w:rsidRPr="00B76F92">
        <w:rPr>
          <w:rFonts w:ascii="Times New Roman" w:hAnsi="Times New Roman" w:cs="Times New Roman"/>
          <w:lang w:val="en-US"/>
        </w:rPr>
        <w:t xml:space="preserve">, visited their home, bringing a document for their signature, which indicated that they would not pursue any legal action regarding the </w:t>
      </w:r>
      <w:del w:id="515" w:author="Haddy Njie" w:date="2024-11-25T11:42:00Z" w16du:dateUtc="2024-11-25T11:42:00Z">
        <w:r w:rsidRPr="00B76F92" w:rsidDel="00DB5F63">
          <w:rPr>
            <w:rFonts w:ascii="Times New Roman" w:hAnsi="Times New Roman" w:cs="Times New Roman"/>
            <w:lang w:val="en-US"/>
          </w:rPr>
          <w:delText>incident</w:delText>
        </w:r>
      </w:del>
      <w:ins w:id="516" w:author="Haddy Njie" w:date="2024-11-25T11:42:00Z" w16du:dateUtc="2024-11-25T11:42:00Z">
        <w:r w:rsidR="00DB5F63">
          <w:rPr>
            <w:rFonts w:ascii="Times New Roman" w:hAnsi="Times New Roman" w:cs="Times New Roman"/>
            <w:lang w:val="en-US"/>
          </w:rPr>
          <w:t>accident</w:t>
        </w:r>
      </w:ins>
      <w:r w:rsidRPr="00B76F92">
        <w:rPr>
          <w:rFonts w:ascii="Times New Roman" w:hAnsi="Times New Roman" w:cs="Times New Roman"/>
          <w:lang w:val="en-US"/>
        </w:rPr>
        <w:t>. However, the family refused to accept the money or sign the document.</w:t>
      </w:r>
    </w:p>
    <w:p w14:paraId="5A018389" w14:textId="3B4684B6" w:rsidR="009C3B98" w:rsidRPr="00B76F92" w:rsidRDefault="009C3B98" w:rsidP="001625A6">
      <w:pPr>
        <w:pStyle w:val="Heading2"/>
        <w:numPr>
          <w:ilvl w:val="1"/>
          <w:numId w:val="28"/>
        </w:numPr>
      </w:pPr>
      <w:bookmarkStart w:id="517" w:name="_Toc183294358"/>
      <w:r w:rsidRPr="00B76F92">
        <w:t>Statement from the Family of the Deceased, Sarjo Jarju – 29th October 2024, Lamin Village</w:t>
      </w:r>
      <w:bookmarkEnd w:id="517"/>
    </w:p>
    <w:p w14:paraId="5E932230" w14:textId="77777777" w:rsidR="00613283" w:rsidRDefault="00613283" w:rsidP="009C3B98">
      <w:pPr>
        <w:jc w:val="both"/>
        <w:rPr>
          <w:rFonts w:ascii="Times New Roman" w:hAnsi="Times New Roman" w:cs="Times New Roman"/>
        </w:rPr>
      </w:pPr>
    </w:p>
    <w:p w14:paraId="071FF384" w14:textId="243D4BD6" w:rsidR="009C3B98" w:rsidRPr="00B76F92" w:rsidRDefault="009C3B98" w:rsidP="009C3B98">
      <w:pPr>
        <w:jc w:val="both"/>
        <w:rPr>
          <w:rFonts w:ascii="Times New Roman" w:hAnsi="Times New Roman" w:cs="Times New Roman"/>
        </w:rPr>
      </w:pPr>
      <w:r w:rsidRPr="00B76F92">
        <w:rPr>
          <w:rFonts w:ascii="Times New Roman" w:hAnsi="Times New Roman" w:cs="Times New Roman"/>
        </w:rPr>
        <w:t>Sarjo Jarju, the deceased, was married to Bintou Bojang, and they had three children: Modou Lamin Jarju (5 years), Ida Jarju (4 years), and Kaddy Jarju (1 year 3 months). His mother is Fatou Kolley.</w:t>
      </w:r>
    </w:p>
    <w:p w14:paraId="6FCDD323" w14:textId="77777777" w:rsidR="009C3B98" w:rsidRPr="00B76F92" w:rsidRDefault="009C3B98" w:rsidP="009C3B98">
      <w:pPr>
        <w:jc w:val="both"/>
        <w:rPr>
          <w:rFonts w:ascii="Times New Roman" w:hAnsi="Times New Roman" w:cs="Times New Roman"/>
        </w:rPr>
      </w:pPr>
      <w:r w:rsidRPr="00B76F92">
        <w:rPr>
          <w:rFonts w:ascii="Times New Roman" w:hAnsi="Times New Roman" w:cs="Times New Roman"/>
        </w:rPr>
        <w:t>Sarjo did not attend school and worked as a mason. He spent two months working with BKE. According to his wife, Bintou, she was not aware of the details of her husband's work, as they did not discuss it. She confirmed that Sarjo had never worked in the electrical sector.</w:t>
      </w:r>
    </w:p>
    <w:p w14:paraId="4629CACB" w14:textId="614C45F9" w:rsidR="009C3B98" w:rsidRPr="00B76F92" w:rsidRDefault="009C3B98" w:rsidP="009C3B98">
      <w:pPr>
        <w:jc w:val="both"/>
        <w:rPr>
          <w:rFonts w:ascii="Times New Roman" w:hAnsi="Times New Roman" w:cs="Times New Roman"/>
        </w:rPr>
      </w:pPr>
      <w:r w:rsidRPr="00B76F92">
        <w:rPr>
          <w:rFonts w:ascii="Times New Roman" w:hAnsi="Times New Roman" w:cs="Times New Roman"/>
        </w:rPr>
        <w:t>Omar Jarju, a distant relative, shared that Sarjo had worked with concrete mixing machines and that he had trained Sarjo. Sarjo had</w:t>
      </w:r>
      <w:ins w:id="518" w:author="Modou Sarr" w:date="2024-11-25T13:08:00Z" w16du:dateUtc="2024-11-25T13:08:00Z">
        <w:r w:rsidR="0066487A">
          <w:rPr>
            <w:rFonts w:ascii="Times New Roman" w:hAnsi="Times New Roman" w:cs="Times New Roman"/>
          </w:rPr>
          <w:t xml:space="preserve"> been hired as </w:t>
        </w:r>
      </w:ins>
      <w:r w:rsidRPr="00B76F92">
        <w:rPr>
          <w:rFonts w:ascii="Times New Roman" w:hAnsi="Times New Roman" w:cs="Times New Roman"/>
        </w:rPr>
        <w:t xml:space="preserve"> </w:t>
      </w:r>
      <w:del w:id="519" w:author="Modou Sarr" w:date="2024-11-25T13:08:00Z" w16du:dateUtc="2024-11-25T13:08:00Z">
        <w:r w:rsidRPr="00B76F92" w:rsidDel="0066487A">
          <w:rPr>
            <w:rFonts w:ascii="Times New Roman" w:hAnsi="Times New Roman" w:cs="Times New Roman"/>
          </w:rPr>
          <w:delText xml:space="preserve">operated a </w:delText>
        </w:r>
      </w:del>
      <w:r w:rsidRPr="00B76F92">
        <w:rPr>
          <w:rFonts w:ascii="Times New Roman" w:hAnsi="Times New Roman" w:cs="Times New Roman"/>
        </w:rPr>
        <w:t>concrete mix</w:t>
      </w:r>
      <w:ins w:id="520" w:author="Modou Sarr" w:date="2024-11-25T13:08:00Z" w16du:dateUtc="2024-11-25T13:08:00Z">
        <w:r w:rsidR="0066487A">
          <w:rPr>
            <w:rFonts w:ascii="Times New Roman" w:hAnsi="Times New Roman" w:cs="Times New Roman"/>
          </w:rPr>
          <w:t>ing machine operato</w:t>
        </w:r>
      </w:ins>
      <w:ins w:id="521" w:author="Modou Sarr" w:date="2024-11-25T13:09:00Z" w16du:dateUtc="2024-11-25T13:09:00Z">
        <w:r w:rsidR="0066487A">
          <w:rPr>
            <w:rFonts w:ascii="Times New Roman" w:hAnsi="Times New Roman" w:cs="Times New Roman"/>
          </w:rPr>
          <w:t xml:space="preserve">r </w:t>
        </w:r>
      </w:ins>
      <w:del w:id="522" w:author="Modou Sarr" w:date="2024-11-25T13:08:00Z" w16du:dateUtc="2024-11-25T13:08:00Z">
        <w:r w:rsidRPr="00B76F92" w:rsidDel="0066487A">
          <w:rPr>
            <w:rFonts w:ascii="Times New Roman" w:hAnsi="Times New Roman" w:cs="Times New Roman"/>
          </w:rPr>
          <w:delText>er</w:delText>
        </w:r>
      </w:del>
      <w:r w:rsidRPr="00B76F92">
        <w:rPr>
          <w:rFonts w:ascii="Times New Roman" w:hAnsi="Times New Roman" w:cs="Times New Roman"/>
        </w:rPr>
        <w:t xml:space="preserve"> </w:t>
      </w:r>
      <w:ins w:id="523" w:author="Modou Sarr" w:date="2024-11-25T13:09:00Z" w16du:dateUtc="2024-11-25T13:09:00Z">
        <w:r w:rsidR="0066487A">
          <w:rPr>
            <w:rFonts w:ascii="Times New Roman" w:hAnsi="Times New Roman" w:cs="Times New Roman"/>
          </w:rPr>
          <w:t>by</w:t>
        </w:r>
      </w:ins>
      <w:del w:id="524" w:author="Modou Sarr" w:date="2024-11-25T13:09:00Z" w16du:dateUtc="2024-11-25T13:09:00Z">
        <w:r w:rsidRPr="00B76F92" w:rsidDel="0066487A">
          <w:rPr>
            <w:rFonts w:ascii="Times New Roman" w:hAnsi="Times New Roman" w:cs="Times New Roman"/>
          </w:rPr>
          <w:delText>at</w:delText>
        </w:r>
      </w:del>
      <w:r w:rsidRPr="00B76F92">
        <w:rPr>
          <w:rFonts w:ascii="Times New Roman" w:hAnsi="Times New Roman" w:cs="Times New Roman"/>
        </w:rPr>
        <w:t xml:space="preserve"> BKE. Omar further explained that Ousman, the owner of BKE, had </w:t>
      </w:r>
      <w:ins w:id="525" w:author="Modou Sarr" w:date="2024-11-25T13:05:00Z" w16du:dateUtc="2024-11-25T13:05:00Z">
        <w:r w:rsidR="003425FF">
          <w:rPr>
            <w:rFonts w:ascii="Times New Roman" w:hAnsi="Times New Roman" w:cs="Times New Roman"/>
          </w:rPr>
          <w:t xml:space="preserve">hired </w:t>
        </w:r>
      </w:ins>
      <w:del w:id="526" w:author="Modou Sarr" w:date="2024-11-25T13:05:00Z" w16du:dateUtc="2024-11-25T13:05:00Z">
        <w:r w:rsidRPr="00B76F92" w:rsidDel="003425FF">
          <w:rPr>
            <w:rFonts w:ascii="Times New Roman" w:hAnsi="Times New Roman" w:cs="Times New Roman"/>
          </w:rPr>
          <w:delText>borrowed</w:delText>
        </w:r>
      </w:del>
      <w:r w:rsidRPr="00B76F92">
        <w:rPr>
          <w:rFonts w:ascii="Times New Roman" w:hAnsi="Times New Roman" w:cs="Times New Roman"/>
        </w:rPr>
        <w:t xml:space="preserve"> </w:t>
      </w:r>
      <w:proofErr w:type="gramStart"/>
      <w:r w:rsidRPr="00B76F92">
        <w:rPr>
          <w:rFonts w:ascii="Times New Roman" w:hAnsi="Times New Roman" w:cs="Times New Roman"/>
        </w:rPr>
        <w:t xml:space="preserve">a </w:t>
      </w:r>
      <w:ins w:id="527" w:author="Modou Sarr" w:date="2024-11-25T13:05:00Z" w16du:dateUtc="2024-11-25T13:05:00Z">
        <w:r w:rsidR="003425FF">
          <w:rPr>
            <w:rFonts w:ascii="Times New Roman" w:hAnsi="Times New Roman" w:cs="Times New Roman"/>
          </w:rPr>
          <w:t xml:space="preserve"> concrete</w:t>
        </w:r>
        <w:proofErr w:type="gramEnd"/>
        <w:r w:rsidR="003425FF">
          <w:rPr>
            <w:rFonts w:ascii="Times New Roman" w:hAnsi="Times New Roman" w:cs="Times New Roman"/>
          </w:rPr>
          <w:t xml:space="preserve"> mixing </w:t>
        </w:r>
      </w:ins>
      <w:r w:rsidRPr="00B76F92">
        <w:rPr>
          <w:rFonts w:ascii="Times New Roman" w:hAnsi="Times New Roman" w:cs="Times New Roman"/>
        </w:rPr>
        <w:t>machine and was looking for an operator</w:t>
      </w:r>
      <w:ins w:id="528" w:author="Modou Sarr" w:date="2024-11-25T13:09:00Z" w16du:dateUtc="2024-11-25T13:09:00Z">
        <w:r w:rsidR="0066487A">
          <w:rPr>
            <w:rFonts w:ascii="Times New Roman" w:hAnsi="Times New Roman" w:cs="Times New Roman"/>
          </w:rPr>
          <w:t xml:space="preserve"> and this </w:t>
        </w:r>
        <w:proofErr w:type="spellStart"/>
        <w:r w:rsidR="0066487A">
          <w:rPr>
            <w:rFonts w:ascii="Times New Roman" w:hAnsi="Times New Roman" w:cs="Times New Roman"/>
          </w:rPr>
          <w:t>how</w:t>
        </w:r>
      </w:ins>
      <w:del w:id="529" w:author="Modou Sarr" w:date="2024-11-25T13:09:00Z" w16du:dateUtc="2024-11-25T13:09:00Z">
        <w:r w:rsidRPr="00B76F92" w:rsidDel="0066487A">
          <w:rPr>
            <w:rFonts w:ascii="Times New Roman" w:hAnsi="Times New Roman" w:cs="Times New Roman"/>
          </w:rPr>
          <w:delText xml:space="preserve">. </w:delText>
        </w:r>
      </w:del>
      <w:r w:rsidRPr="00B76F92">
        <w:rPr>
          <w:rFonts w:ascii="Times New Roman" w:hAnsi="Times New Roman" w:cs="Times New Roman"/>
        </w:rPr>
        <w:t>Omar</w:t>
      </w:r>
      <w:proofErr w:type="spellEnd"/>
      <w:r w:rsidRPr="00B76F92">
        <w:rPr>
          <w:rFonts w:ascii="Times New Roman" w:hAnsi="Times New Roman" w:cs="Times New Roman"/>
        </w:rPr>
        <w:t xml:space="preserve"> introduced Sarjo to Ousman, and they agreed to terms which Omar was not privy to.</w:t>
      </w:r>
    </w:p>
    <w:p w14:paraId="2A219D75" w14:textId="085E3A98" w:rsidR="00EB5286" w:rsidRPr="00C07D8D" w:rsidRDefault="009C3B98" w:rsidP="00EB5286">
      <w:pPr>
        <w:jc w:val="both"/>
        <w:rPr>
          <w:rFonts w:ascii="Times New Roman" w:hAnsi="Times New Roman" w:cs="Times New Roman"/>
        </w:rPr>
      </w:pPr>
      <w:r w:rsidRPr="00B76F92">
        <w:rPr>
          <w:rFonts w:ascii="Times New Roman" w:hAnsi="Times New Roman" w:cs="Times New Roman"/>
        </w:rPr>
        <w:t xml:space="preserve">On the day of the </w:t>
      </w:r>
      <w:del w:id="530" w:author="Haddy Njie" w:date="2024-11-25T11:42:00Z" w16du:dateUtc="2024-11-25T11:42:00Z">
        <w:r w:rsidRPr="00B76F92" w:rsidDel="00DB5F63">
          <w:rPr>
            <w:rFonts w:ascii="Times New Roman" w:hAnsi="Times New Roman" w:cs="Times New Roman"/>
          </w:rPr>
          <w:delText>incident</w:delText>
        </w:r>
      </w:del>
      <w:ins w:id="531" w:author="Haddy Njie" w:date="2024-11-25T11:42:00Z" w16du:dateUtc="2024-11-25T11:42:00Z">
        <w:r w:rsidR="00DB5F63">
          <w:rPr>
            <w:rFonts w:ascii="Times New Roman" w:hAnsi="Times New Roman" w:cs="Times New Roman"/>
          </w:rPr>
          <w:t>accident</w:t>
        </w:r>
      </w:ins>
      <w:r w:rsidRPr="00B76F92">
        <w:rPr>
          <w:rFonts w:ascii="Times New Roman" w:hAnsi="Times New Roman" w:cs="Times New Roman"/>
        </w:rPr>
        <w:t xml:space="preserve">, Omar was informed that Sarjo had initially gone home due to an issue with </w:t>
      </w:r>
      <w:proofErr w:type="gramStart"/>
      <w:r w:rsidRPr="00B76F92">
        <w:rPr>
          <w:rFonts w:ascii="Times New Roman" w:hAnsi="Times New Roman" w:cs="Times New Roman"/>
        </w:rPr>
        <w:t xml:space="preserve">the </w:t>
      </w:r>
      <w:ins w:id="532" w:author="Modou Sarr" w:date="2024-11-25T13:05:00Z" w16du:dateUtc="2024-11-25T13:05:00Z">
        <w:r w:rsidR="003425FF">
          <w:rPr>
            <w:rFonts w:ascii="Times New Roman" w:hAnsi="Times New Roman" w:cs="Times New Roman"/>
          </w:rPr>
          <w:t xml:space="preserve"> mixing</w:t>
        </w:r>
        <w:proofErr w:type="gramEnd"/>
        <w:r w:rsidR="003425FF">
          <w:rPr>
            <w:rFonts w:ascii="Times New Roman" w:hAnsi="Times New Roman" w:cs="Times New Roman"/>
          </w:rPr>
          <w:t xml:space="preserve"> </w:t>
        </w:r>
      </w:ins>
      <w:r w:rsidRPr="00B76F92">
        <w:rPr>
          <w:rFonts w:ascii="Times New Roman" w:hAnsi="Times New Roman" w:cs="Times New Roman"/>
        </w:rPr>
        <w:t xml:space="preserve">machine. However, Sarjo later decided to return to work with the staff to assist with erecting poles. Omar mentioned that Sarjo was wearing only a reflector at the time of the </w:t>
      </w:r>
      <w:del w:id="533" w:author="Haddy Njie" w:date="2024-11-25T11:42:00Z" w16du:dateUtc="2024-11-25T11:42:00Z">
        <w:r w:rsidRPr="00B76F92" w:rsidDel="00DB5F63">
          <w:rPr>
            <w:rFonts w:ascii="Times New Roman" w:hAnsi="Times New Roman" w:cs="Times New Roman"/>
          </w:rPr>
          <w:delText>incident</w:delText>
        </w:r>
      </w:del>
      <w:ins w:id="534" w:author="Haddy Njie" w:date="2024-11-25T11:42:00Z" w16du:dateUtc="2024-11-25T11:42:00Z">
        <w:r w:rsidR="00DB5F63">
          <w:rPr>
            <w:rFonts w:ascii="Times New Roman" w:hAnsi="Times New Roman" w:cs="Times New Roman"/>
          </w:rPr>
          <w:t>accident</w:t>
        </w:r>
      </w:ins>
      <w:r w:rsidRPr="00B76F92">
        <w:rPr>
          <w:rFonts w:ascii="Times New Roman" w:hAnsi="Times New Roman" w:cs="Times New Roman"/>
        </w:rPr>
        <w:t>. He also noted that Sarjo was the firstborn of his mother.</w:t>
      </w:r>
    </w:p>
    <w:p w14:paraId="59CD0179" w14:textId="02B0E060" w:rsidR="00463389" w:rsidRPr="00EB5286" w:rsidRDefault="00EB5286" w:rsidP="00657A15">
      <w:pPr>
        <w:jc w:val="both"/>
        <w:rPr>
          <w:rFonts w:ascii="Times New Roman" w:hAnsi="Times New Roman" w:cs="Times New Roman"/>
        </w:rPr>
      </w:pPr>
      <w:r w:rsidRPr="00EB5286">
        <w:rPr>
          <w:rFonts w:ascii="Times New Roman" w:hAnsi="Times New Roman" w:cs="Times New Roman"/>
        </w:rPr>
        <w:t>The immediate families of the deceased express profound grief and concern over the lack of safety measures and formal employment contracts. They emphasize the absence of protective gear, inadequate training, and the exploitative nature of subcontracting practices that led to their loved ones' untimely deaths.</w:t>
      </w:r>
    </w:p>
    <w:p w14:paraId="6A7D406B" w14:textId="42ACCD9F" w:rsidR="00657A15" w:rsidRPr="00657A15" w:rsidRDefault="00657A15" w:rsidP="001625A6">
      <w:pPr>
        <w:pStyle w:val="Heading2"/>
        <w:numPr>
          <w:ilvl w:val="1"/>
          <w:numId w:val="28"/>
        </w:numPr>
      </w:pPr>
      <w:bookmarkStart w:id="535" w:name="_Toc183294359"/>
      <w:r w:rsidRPr="00AB32EF">
        <w:t xml:space="preserve">Update on Stakeholder Investigations: MOPE, PURA, Labor Department, and </w:t>
      </w:r>
      <w:r w:rsidRPr="00AB32EF">
        <w:lastRenderedPageBreak/>
        <w:t>NEA</w:t>
      </w:r>
      <w:bookmarkEnd w:id="535"/>
    </w:p>
    <w:p w14:paraId="4542F227" w14:textId="77777777" w:rsidR="001E3878" w:rsidRDefault="001E3878" w:rsidP="005B4434">
      <w:pPr>
        <w:pStyle w:val="Heading2"/>
      </w:pPr>
    </w:p>
    <w:p w14:paraId="621D3C2F" w14:textId="4C017847" w:rsidR="00657A15" w:rsidRPr="001E3878" w:rsidRDefault="00657A15" w:rsidP="001E3878">
      <w:pPr>
        <w:pStyle w:val="ListParagraph"/>
        <w:numPr>
          <w:ilvl w:val="2"/>
          <w:numId w:val="28"/>
        </w:numPr>
        <w:rPr>
          <w:rFonts w:ascii="Times New Roman" w:hAnsi="Times New Roman" w:cs="Times New Roman"/>
          <w:b/>
          <w:bCs/>
        </w:rPr>
      </w:pPr>
      <w:r w:rsidRPr="001E3878">
        <w:rPr>
          <w:rFonts w:ascii="Times New Roman" w:hAnsi="Times New Roman" w:cs="Times New Roman"/>
          <w:b/>
          <w:bCs/>
        </w:rPr>
        <w:t>MOPE and PURA</w:t>
      </w:r>
    </w:p>
    <w:p w14:paraId="169AC5D2" w14:textId="03B4C659" w:rsidR="00657A15" w:rsidRPr="00AB32EF" w:rsidRDefault="00657A15" w:rsidP="00657A15">
      <w:pPr>
        <w:jc w:val="both"/>
        <w:rPr>
          <w:rFonts w:ascii="Times New Roman" w:hAnsi="Times New Roman" w:cs="Times New Roman"/>
        </w:rPr>
      </w:pPr>
      <w:r w:rsidRPr="00AB32EF">
        <w:rPr>
          <w:rFonts w:ascii="Times New Roman" w:hAnsi="Times New Roman" w:cs="Times New Roman"/>
        </w:rPr>
        <w:t xml:space="preserve">The Ministry of Petroleum and Energy (MOPE) had planned to establish a committee, including representatives from the Public Utilities Regulatory Authority (PURA), to investigate the </w:t>
      </w:r>
      <w:del w:id="536" w:author="Haddy Njie" w:date="2024-11-25T11:42:00Z" w16du:dateUtc="2024-11-25T11:42:00Z">
        <w:r w:rsidRPr="00AB32EF" w:rsidDel="00DB5F63">
          <w:rPr>
            <w:rFonts w:ascii="Times New Roman" w:hAnsi="Times New Roman" w:cs="Times New Roman"/>
          </w:rPr>
          <w:delText>incident</w:delText>
        </w:r>
      </w:del>
      <w:ins w:id="537" w:author="Haddy Njie" w:date="2024-11-25T11:42:00Z" w16du:dateUtc="2024-11-25T11:42:00Z">
        <w:r w:rsidR="00DB5F63">
          <w:rPr>
            <w:rFonts w:ascii="Times New Roman" w:hAnsi="Times New Roman" w:cs="Times New Roman"/>
          </w:rPr>
          <w:t>accident</w:t>
        </w:r>
      </w:ins>
      <w:r w:rsidRPr="00AB32EF">
        <w:rPr>
          <w:rFonts w:ascii="Times New Roman" w:hAnsi="Times New Roman" w:cs="Times New Roman"/>
        </w:rPr>
        <w:t>.</w:t>
      </w:r>
    </w:p>
    <w:p w14:paraId="4AA3CE99" w14:textId="77777777" w:rsidR="00657A15" w:rsidRPr="00AB32EF" w:rsidRDefault="00657A15" w:rsidP="00657A15">
      <w:pPr>
        <w:jc w:val="both"/>
        <w:rPr>
          <w:rFonts w:ascii="Times New Roman" w:hAnsi="Times New Roman" w:cs="Times New Roman"/>
        </w:rPr>
      </w:pPr>
      <w:r w:rsidRPr="00AB32EF">
        <w:rPr>
          <w:rFonts w:ascii="Times New Roman" w:hAnsi="Times New Roman" w:cs="Times New Roman"/>
        </w:rPr>
        <w:t>However, they have been instructed to delay their investigation until the police investigation is completed, ensuring no overlap or conflict between findings.</w:t>
      </w:r>
    </w:p>
    <w:p w14:paraId="09399E19" w14:textId="588A20D5" w:rsidR="00657A15" w:rsidRPr="00786477" w:rsidRDefault="00657A15" w:rsidP="00786477">
      <w:pPr>
        <w:pStyle w:val="ListParagraph"/>
        <w:numPr>
          <w:ilvl w:val="2"/>
          <w:numId w:val="28"/>
        </w:numPr>
        <w:rPr>
          <w:rFonts w:ascii="Times New Roman" w:hAnsi="Times New Roman" w:cs="Times New Roman"/>
          <w:b/>
          <w:bCs/>
        </w:rPr>
      </w:pPr>
      <w:r w:rsidRPr="00786477">
        <w:rPr>
          <w:rFonts w:ascii="Times New Roman" w:hAnsi="Times New Roman" w:cs="Times New Roman"/>
          <w:b/>
          <w:bCs/>
        </w:rPr>
        <w:t>Labor Department</w:t>
      </w:r>
    </w:p>
    <w:p w14:paraId="0272E8BF" w14:textId="77777777" w:rsidR="00657A15" w:rsidRPr="00AB32EF" w:rsidRDefault="00657A15" w:rsidP="00657A15">
      <w:pPr>
        <w:jc w:val="both"/>
        <w:rPr>
          <w:rFonts w:ascii="Times New Roman" w:hAnsi="Times New Roman" w:cs="Times New Roman"/>
        </w:rPr>
      </w:pPr>
      <w:r w:rsidRPr="00AB32EF">
        <w:rPr>
          <w:rFonts w:ascii="Times New Roman" w:hAnsi="Times New Roman" w:cs="Times New Roman"/>
        </w:rPr>
        <w:t xml:space="preserve">The Labor Department is tasked with investigating workplace safety and ensuring compliance with </w:t>
      </w:r>
      <w:proofErr w:type="spellStart"/>
      <w:r w:rsidRPr="00AB32EF">
        <w:rPr>
          <w:rFonts w:ascii="Times New Roman" w:hAnsi="Times New Roman" w:cs="Times New Roman"/>
        </w:rPr>
        <w:t>labor</w:t>
      </w:r>
      <w:proofErr w:type="spellEnd"/>
      <w:r w:rsidRPr="00AB32EF">
        <w:rPr>
          <w:rFonts w:ascii="Times New Roman" w:hAnsi="Times New Roman" w:cs="Times New Roman"/>
        </w:rPr>
        <w:t xml:space="preserve"> rights, particularly in cases involving fatalities.</w:t>
      </w:r>
    </w:p>
    <w:p w14:paraId="0D579BB1" w14:textId="77777777" w:rsidR="00657A15" w:rsidRPr="00AB32EF" w:rsidRDefault="00657A15" w:rsidP="00657A15">
      <w:pPr>
        <w:jc w:val="both"/>
        <w:rPr>
          <w:rFonts w:ascii="Times New Roman" w:hAnsi="Times New Roman" w:cs="Times New Roman"/>
        </w:rPr>
      </w:pPr>
      <w:r w:rsidRPr="00AB32EF">
        <w:rPr>
          <w:rFonts w:ascii="Times New Roman" w:hAnsi="Times New Roman" w:cs="Times New Roman"/>
        </w:rPr>
        <w:t>Their investigation is ongoing, and as of now, they have not provided any substantive findings or comments.</w:t>
      </w:r>
    </w:p>
    <w:p w14:paraId="74FC8089" w14:textId="1A71C907" w:rsidR="00657A15" w:rsidRPr="00786477" w:rsidRDefault="00657A15" w:rsidP="00786477">
      <w:pPr>
        <w:pStyle w:val="ListParagraph"/>
        <w:numPr>
          <w:ilvl w:val="2"/>
          <w:numId w:val="28"/>
        </w:numPr>
        <w:rPr>
          <w:rFonts w:ascii="Times New Roman" w:hAnsi="Times New Roman" w:cs="Times New Roman"/>
          <w:b/>
          <w:bCs/>
        </w:rPr>
      </w:pPr>
      <w:r w:rsidRPr="00786477">
        <w:rPr>
          <w:rFonts w:ascii="Times New Roman" w:hAnsi="Times New Roman" w:cs="Times New Roman"/>
          <w:b/>
          <w:bCs/>
        </w:rPr>
        <w:t>National Environmental Agency (NEA)</w:t>
      </w:r>
    </w:p>
    <w:p w14:paraId="15DBF130" w14:textId="77777777" w:rsidR="00657A15" w:rsidRPr="00AB32EF" w:rsidRDefault="00657A15" w:rsidP="00657A15">
      <w:pPr>
        <w:jc w:val="both"/>
        <w:rPr>
          <w:rFonts w:ascii="Times New Roman" w:hAnsi="Times New Roman" w:cs="Times New Roman"/>
        </w:rPr>
      </w:pPr>
      <w:r w:rsidRPr="00AB32EF">
        <w:rPr>
          <w:rFonts w:ascii="Times New Roman" w:hAnsi="Times New Roman" w:cs="Times New Roman"/>
        </w:rPr>
        <w:t>While not directly confirmed to be involved in this case, the </w:t>
      </w:r>
      <w:r w:rsidRPr="00AB32EF">
        <w:rPr>
          <w:rFonts w:ascii="Times New Roman" w:hAnsi="Times New Roman" w:cs="Times New Roman"/>
          <w:b/>
          <w:bCs/>
        </w:rPr>
        <w:t>National Environmental Agency</w:t>
      </w:r>
      <w:r w:rsidRPr="00AB32EF">
        <w:rPr>
          <w:rFonts w:ascii="Times New Roman" w:hAnsi="Times New Roman" w:cs="Times New Roman"/>
        </w:rPr>
        <w:t> typically oversees workplace health and safety regulations in certain sectors.</w:t>
      </w:r>
    </w:p>
    <w:p w14:paraId="31C07882" w14:textId="77777777" w:rsidR="00657A15" w:rsidRPr="00AB32EF" w:rsidRDefault="00657A15" w:rsidP="00657A15">
      <w:pPr>
        <w:jc w:val="both"/>
        <w:rPr>
          <w:rFonts w:ascii="Times New Roman" w:hAnsi="Times New Roman" w:cs="Times New Roman"/>
        </w:rPr>
      </w:pPr>
      <w:r w:rsidRPr="00AB32EF">
        <w:rPr>
          <w:rFonts w:ascii="Times New Roman" w:hAnsi="Times New Roman" w:cs="Times New Roman"/>
        </w:rPr>
        <w:t>NAWEC may need to prepare for any potential inquiries from NEA if environmental or workplace safety concerns are identified during other investigations.</w:t>
      </w:r>
    </w:p>
    <w:p w14:paraId="3FDBE44D" w14:textId="77777777" w:rsidR="00657A15" w:rsidRPr="00786477" w:rsidRDefault="00657A15" w:rsidP="00786477">
      <w:pPr>
        <w:rPr>
          <w:rFonts w:ascii="Times New Roman" w:hAnsi="Times New Roman" w:cs="Times New Roman"/>
          <w:b/>
          <w:bCs/>
        </w:rPr>
      </w:pPr>
      <w:r w:rsidRPr="00786477">
        <w:rPr>
          <w:rFonts w:ascii="Times New Roman" w:hAnsi="Times New Roman" w:cs="Times New Roman"/>
          <w:b/>
          <w:bCs/>
        </w:rPr>
        <w:t>Implications for NAWEC</w:t>
      </w:r>
    </w:p>
    <w:p w14:paraId="71D225FA" w14:textId="77777777" w:rsidR="00657A15" w:rsidRPr="00AB32EF" w:rsidRDefault="00657A15" w:rsidP="00657A15">
      <w:pPr>
        <w:pStyle w:val="ListParagraph"/>
        <w:numPr>
          <w:ilvl w:val="0"/>
          <w:numId w:val="70"/>
        </w:numPr>
        <w:jc w:val="both"/>
        <w:rPr>
          <w:rFonts w:ascii="Times New Roman" w:hAnsi="Times New Roman" w:cs="Times New Roman"/>
        </w:rPr>
      </w:pPr>
      <w:r w:rsidRPr="00AB32EF">
        <w:rPr>
          <w:rFonts w:ascii="Times New Roman" w:hAnsi="Times New Roman" w:cs="Times New Roman"/>
          <w:b/>
          <w:bCs/>
        </w:rPr>
        <w:t>Coordination with MOPE and PURA</w:t>
      </w:r>
      <w:r w:rsidRPr="00AB32EF">
        <w:rPr>
          <w:rFonts w:ascii="Times New Roman" w:hAnsi="Times New Roman" w:cs="Times New Roman"/>
        </w:rPr>
        <w:t>: Be prepared to share findings and documentation with the MOPE/PURA committee when their investigation commences.</w:t>
      </w:r>
    </w:p>
    <w:p w14:paraId="2607D704" w14:textId="77777777" w:rsidR="00657A15" w:rsidRPr="00AB32EF" w:rsidRDefault="00657A15" w:rsidP="00657A15">
      <w:pPr>
        <w:pStyle w:val="ListParagraph"/>
        <w:jc w:val="both"/>
        <w:rPr>
          <w:rFonts w:ascii="Times New Roman" w:hAnsi="Times New Roman" w:cs="Times New Roman"/>
        </w:rPr>
      </w:pPr>
    </w:p>
    <w:p w14:paraId="15D07D36" w14:textId="77777777" w:rsidR="00657A15" w:rsidRDefault="00657A15" w:rsidP="00657A15">
      <w:pPr>
        <w:pStyle w:val="ListParagraph"/>
        <w:numPr>
          <w:ilvl w:val="0"/>
          <w:numId w:val="70"/>
        </w:numPr>
        <w:jc w:val="both"/>
        <w:rPr>
          <w:rFonts w:ascii="Times New Roman" w:hAnsi="Times New Roman" w:cs="Times New Roman"/>
        </w:rPr>
      </w:pPr>
      <w:r w:rsidRPr="00AB32EF">
        <w:rPr>
          <w:rFonts w:ascii="Times New Roman" w:hAnsi="Times New Roman" w:cs="Times New Roman"/>
          <w:b/>
          <w:bCs/>
        </w:rPr>
        <w:t>Labor Department Engagement</w:t>
      </w:r>
      <w:r>
        <w:rPr>
          <w:rFonts w:ascii="Times New Roman" w:hAnsi="Times New Roman" w:cs="Times New Roman"/>
          <w:b/>
          <w:bCs/>
        </w:rPr>
        <w:t xml:space="preserve">: </w:t>
      </w:r>
      <w:r w:rsidRPr="00AB32EF">
        <w:rPr>
          <w:rFonts w:ascii="Times New Roman" w:hAnsi="Times New Roman" w:cs="Times New Roman"/>
        </w:rPr>
        <w:t>Maintain communication with the Labor Department to ensure that any workplace safety lapses or recommendations are promptly addressed.</w:t>
      </w:r>
    </w:p>
    <w:p w14:paraId="7A604267" w14:textId="77777777" w:rsidR="00657A15" w:rsidRPr="00AB32EF" w:rsidRDefault="00657A15" w:rsidP="00657A15">
      <w:pPr>
        <w:pStyle w:val="ListParagraph"/>
        <w:rPr>
          <w:rFonts w:ascii="Times New Roman" w:hAnsi="Times New Roman" w:cs="Times New Roman"/>
          <w:b/>
          <w:bCs/>
        </w:rPr>
      </w:pPr>
    </w:p>
    <w:p w14:paraId="59E055B0" w14:textId="77777777" w:rsidR="00657A15" w:rsidRPr="00AB32EF" w:rsidRDefault="00657A15" w:rsidP="00657A15">
      <w:pPr>
        <w:pStyle w:val="ListParagraph"/>
        <w:numPr>
          <w:ilvl w:val="0"/>
          <w:numId w:val="70"/>
        </w:numPr>
        <w:jc w:val="both"/>
        <w:rPr>
          <w:rFonts w:ascii="Times New Roman" w:hAnsi="Times New Roman" w:cs="Times New Roman"/>
        </w:rPr>
      </w:pPr>
      <w:r w:rsidRPr="00AB32EF">
        <w:rPr>
          <w:rFonts w:ascii="Times New Roman" w:hAnsi="Times New Roman" w:cs="Times New Roman"/>
          <w:b/>
          <w:bCs/>
        </w:rPr>
        <w:t>Proactive Measures</w:t>
      </w:r>
      <w:r>
        <w:rPr>
          <w:rFonts w:ascii="Times New Roman" w:hAnsi="Times New Roman" w:cs="Times New Roman"/>
          <w:b/>
          <w:bCs/>
        </w:rPr>
        <w:t>:</w:t>
      </w:r>
      <w:r>
        <w:rPr>
          <w:rFonts w:ascii="Times New Roman" w:hAnsi="Times New Roman" w:cs="Times New Roman"/>
        </w:rPr>
        <w:t xml:space="preserve"> </w:t>
      </w:r>
      <w:r w:rsidRPr="00AB32EF">
        <w:rPr>
          <w:rFonts w:ascii="Times New Roman" w:hAnsi="Times New Roman" w:cs="Times New Roman"/>
        </w:rPr>
        <w:t>NAWEC should consider conducting an internal review of safety protocols and compliance to anticipate findings and align with potential regulatory recommendations.</w:t>
      </w:r>
    </w:p>
    <w:p w14:paraId="687BB6AA" w14:textId="22654F47" w:rsidR="00657A15" w:rsidRPr="00BB5861" w:rsidRDefault="00657A15" w:rsidP="00657A15">
      <w:pPr>
        <w:jc w:val="both"/>
        <w:rPr>
          <w:rFonts w:ascii="Times New Roman" w:hAnsi="Times New Roman" w:cs="Times New Roman"/>
        </w:rPr>
      </w:pPr>
      <w:r w:rsidRPr="00AB32EF">
        <w:rPr>
          <w:rFonts w:ascii="Times New Roman" w:hAnsi="Times New Roman" w:cs="Times New Roman"/>
        </w:rPr>
        <w:t>By staying proactive and engaged with all stakeholders, NAWEC can contribute to ensuring transparency and mitigating future risks.</w:t>
      </w:r>
      <w:r w:rsidRPr="00AB32EF">
        <w:rPr>
          <w:rFonts w:ascii="Times New Roman" w:hAnsi="Times New Roman" w:cs="Times New Roman"/>
          <w:vanish/>
        </w:rPr>
        <w:t>Top of Form</w:t>
      </w:r>
    </w:p>
    <w:p w14:paraId="6D1B97A8" w14:textId="77777777" w:rsidR="00657A15" w:rsidRPr="00AB32EF" w:rsidRDefault="00657A15" w:rsidP="00657A15">
      <w:pPr>
        <w:jc w:val="both"/>
        <w:rPr>
          <w:rFonts w:ascii="Times New Roman" w:hAnsi="Times New Roman" w:cs="Times New Roman"/>
          <w:vanish/>
        </w:rPr>
      </w:pPr>
      <w:r w:rsidRPr="00AB32EF">
        <w:rPr>
          <w:rFonts w:ascii="Times New Roman" w:hAnsi="Times New Roman" w:cs="Times New Roman"/>
          <w:vanish/>
        </w:rPr>
        <w:t>Bottom of Form</w:t>
      </w:r>
    </w:p>
    <w:p w14:paraId="0095DD49" w14:textId="4929FBB4" w:rsidR="001471FE" w:rsidRPr="00F34EE1" w:rsidRDefault="001471FE" w:rsidP="006B340F">
      <w:pPr>
        <w:pStyle w:val="Heading1"/>
        <w:numPr>
          <w:ilvl w:val="0"/>
          <w:numId w:val="88"/>
        </w:numPr>
      </w:pPr>
      <w:bookmarkStart w:id="538" w:name="_Toc183294360"/>
      <w:del w:id="539" w:author="Haddy Njie" w:date="2024-11-25T11:42:00Z" w16du:dateUtc="2024-11-25T11:42:00Z">
        <w:r w:rsidRPr="00F34EE1" w:rsidDel="00DB5F63">
          <w:delText>INCIDENT</w:delText>
        </w:r>
      </w:del>
      <w:ins w:id="540" w:author="Haddy Njie" w:date="2024-11-25T11:42:00Z" w16du:dateUtc="2024-11-25T11:42:00Z">
        <w:r w:rsidR="00DB5F63">
          <w:t>ACCIDENT</w:t>
        </w:r>
      </w:ins>
      <w:r w:rsidRPr="00F34EE1">
        <w:t xml:space="preserve"> ANALYSIS</w:t>
      </w:r>
      <w:bookmarkEnd w:id="538"/>
    </w:p>
    <w:p w14:paraId="6B44BEE9" w14:textId="77777777" w:rsidR="007172F3" w:rsidRDefault="007172F3" w:rsidP="00F34EE1">
      <w:pPr>
        <w:jc w:val="both"/>
        <w:rPr>
          <w:rFonts w:ascii="Times New Roman" w:hAnsi="Times New Roman" w:cs="Times New Roman"/>
          <w:b/>
          <w:bCs/>
        </w:rPr>
      </w:pPr>
    </w:p>
    <w:p w14:paraId="1056DACA" w14:textId="6057A6E1" w:rsidR="001471FE" w:rsidRPr="00F34EE1" w:rsidRDefault="001471FE" w:rsidP="00D67986">
      <w:pPr>
        <w:pStyle w:val="Heading2"/>
        <w:numPr>
          <w:ilvl w:val="1"/>
          <w:numId w:val="88"/>
        </w:numPr>
      </w:pPr>
      <w:bookmarkStart w:id="541" w:name="_Toc183294361"/>
      <w:r w:rsidRPr="00F34EE1">
        <w:t xml:space="preserve">Immediate/Direct Cause of the </w:t>
      </w:r>
      <w:del w:id="542" w:author="Haddy Njie" w:date="2024-11-25T11:42:00Z" w16du:dateUtc="2024-11-25T11:42:00Z">
        <w:r w:rsidRPr="00F34EE1" w:rsidDel="00DB5F63">
          <w:delText>Incident</w:delText>
        </w:r>
      </w:del>
      <w:bookmarkEnd w:id="541"/>
      <w:ins w:id="543" w:author="Haddy Njie" w:date="2024-11-25T11:42:00Z" w16du:dateUtc="2024-11-25T11:42:00Z">
        <w:r w:rsidR="00DB5F63">
          <w:t>Accident</w:t>
        </w:r>
      </w:ins>
    </w:p>
    <w:p w14:paraId="00F6C157" w14:textId="77777777" w:rsidR="00D67986" w:rsidRDefault="00D67986" w:rsidP="00F34EE1">
      <w:pPr>
        <w:jc w:val="both"/>
        <w:rPr>
          <w:rFonts w:ascii="Times New Roman" w:hAnsi="Times New Roman" w:cs="Times New Roman"/>
          <w:lang w:val="en-US"/>
        </w:rPr>
      </w:pPr>
    </w:p>
    <w:p w14:paraId="6F1443BC" w14:textId="3E8A190C" w:rsidR="001471FE" w:rsidRPr="00F34EE1" w:rsidRDefault="001471FE" w:rsidP="00F34EE1">
      <w:pPr>
        <w:jc w:val="both"/>
        <w:rPr>
          <w:rFonts w:ascii="Times New Roman" w:hAnsi="Times New Roman" w:cs="Times New Roman"/>
        </w:rPr>
      </w:pPr>
      <w:r w:rsidRPr="00F34EE1">
        <w:rPr>
          <w:rFonts w:ascii="Times New Roman" w:hAnsi="Times New Roman" w:cs="Times New Roman"/>
        </w:rPr>
        <w:t xml:space="preserve">The immediate cause of the </w:t>
      </w:r>
      <w:del w:id="544" w:author="Haddy Njie" w:date="2024-11-25T11:42:00Z" w16du:dateUtc="2024-11-25T11:42:00Z">
        <w:r w:rsidRPr="00F34EE1" w:rsidDel="00DB5F63">
          <w:rPr>
            <w:rFonts w:ascii="Times New Roman" w:hAnsi="Times New Roman" w:cs="Times New Roman"/>
          </w:rPr>
          <w:delText>incident</w:delText>
        </w:r>
      </w:del>
      <w:ins w:id="545" w:author="Haddy Njie" w:date="2024-11-25T11:42:00Z" w16du:dateUtc="2024-11-25T11:42:00Z">
        <w:r w:rsidR="00DB5F63">
          <w:rPr>
            <w:rFonts w:ascii="Times New Roman" w:hAnsi="Times New Roman" w:cs="Times New Roman"/>
          </w:rPr>
          <w:t>accident</w:t>
        </w:r>
      </w:ins>
      <w:r w:rsidRPr="00F34EE1">
        <w:rPr>
          <w:rFonts w:ascii="Times New Roman" w:hAnsi="Times New Roman" w:cs="Times New Roman"/>
        </w:rPr>
        <w:t xml:space="preserve"> was the accidental contact between a 9</w:t>
      </w:r>
      <w:r w:rsidR="00233579">
        <w:rPr>
          <w:rFonts w:ascii="Times New Roman" w:hAnsi="Times New Roman" w:cs="Times New Roman"/>
        </w:rPr>
        <w:t>m/</w:t>
      </w:r>
      <w:del w:id="546" w:author="Modou Sarr" w:date="2024-11-25T13:13:00Z" w16du:dateUtc="2024-11-25T13:13:00Z">
        <w:r w:rsidR="00233579" w:rsidDel="00233579">
          <w:rPr>
            <w:rFonts w:ascii="Times New Roman" w:hAnsi="Times New Roman" w:cs="Times New Roman"/>
          </w:rPr>
          <w:delText xml:space="preserve"> </w:delText>
        </w:r>
      </w:del>
      <w:r w:rsidR="00233579">
        <w:rPr>
          <w:rFonts w:ascii="Times New Roman" w:hAnsi="Times New Roman" w:cs="Times New Roman"/>
        </w:rPr>
        <w:t>600</w:t>
      </w:r>
      <w:ins w:id="547" w:author="Modou Sarr" w:date="2024-11-25T13:13:00Z" w16du:dateUtc="2024-11-25T13:13:00Z">
        <w:r w:rsidR="00233579">
          <w:rPr>
            <w:rFonts w:ascii="Times New Roman" w:hAnsi="Times New Roman" w:cs="Times New Roman"/>
          </w:rPr>
          <w:t>d</w:t>
        </w:r>
      </w:ins>
      <w:del w:id="548" w:author="Modou Sarr" w:date="2024-11-25T13:13:00Z" w16du:dateUtc="2024-11-25T13:13:00Z">
        <w:r w:rsidR="00233579" w:rsidDel="00233579">
          <w:rPr>
            <w:rFonts w:ascii="Times New Roman" w:hAnsi="Times New Roman" w:cs="Times New Roman"/>
          </w:rPr>
          <w:delText>D</w:delText>
        </w:r>
      </w:del>
      <w:r w:rsidR="00233579">
        <w:rPr>
          <w:rFonts w:ascii="Times New Roman" w:hAnsi="Times New Roman" w:cs="Times New Roman"/>
        </w:rPr>
        <w:t>a</w:t>
      </w:r>
      <w:ins w:id="549" w:author="Modou Sarr" w:date="2024-11-25T13:13:00Z" w16du:dateUtc="2024-11-25T13:13:00Z">
        <w:r w:rsidR="00233579">
          <w:rPr>
            <w:rFonts w:ascii="Times New Roman" w:hAnsi="Times New Roman" w:cs="Times New Roman"/>
          </w:rPr>
          <w:t>N</w:t>
        </w:r>
      </w:ins>
      <w:del w:id="550" w:author="Modou Sarr" w:date="2024-11-25T13:13:00Z" w16du:dateUtc="2024-11-25T13:13:00Z">
        <w:r w:rsidR="00233579" w:rsidDel="00233579">
          <w:rPr>
            <w:rFonts w:ascii="Times New Roman" w:hAnsi="Times New Roman" w:cs="Times New Roman"/>
          </w:rPr>
          <w:delText>n</w:delText>
        </w:r>
      </w:del>
      <w:r w:rsidR="00233579">
        <w:rPr>
          <w:rFonts w:ascii="Times New Roman" w:hAnsi="Times New Roman" w:cs="Times New Roman"/>
        </w:rPr>
        <w:t xml:space="preserve"> </w:t>
      </w:r>
      <w:del w:id="551" w:author="Modou Sarr" w:date="2024-11-25T13:12:00Z" w16du:dateUtc="2024-11-25T13:12:00Z">
        <w:r w:rsidRPr="00F34EE1" w:rsidDel="00233579">
          <w:rPr>
            <w:rFonts w:ascii="Times New Roman" w:hAnsi="Times New Roman" w:cs="Times New Roman"/>
          </w:rPr>
          <w:delText>meter tall Low</w:delText>
        </w:r>
      </w:del>
      <w:r w:rsidRPr="00F34EE1">
        <w:rPr>
          <w:rFonts w:ascii="Times New Roman" w:hAnsi="Times New Roman" w:cs="Times New Roman"/>
        </w:rPr>
        <w:t xml:space="preserve"> </w:t>
      </w:r>
      <w:del w:id="552" w:author="Modou Sarr" w:date="2024-11-25T13:14:00Z" w16du:dateUtc="2024-11-25T13:14:00Z">
        <w:r w:rsidRPr="00F34EE1" w:rsidDel="00233579">
          <w:rPr>
            <w:rFonts w:ascii="Times New Roman" w:hAnsi="Times New Roman" w:cs="Times New Roman"/>
          </w:rPr>
          <w:delText>Voltage</w:delText>
        </w:r>
      </w:del>
      <w:r w:rsidRPr="00F34EE1">
        <w:rPr>
          <w:rFonts w:ascii="Times New Roman" w:hAnsi="Times New Roman" w:cs="Times New Roman"/>
        </w:rPr>
        <w:t xml:space="preserve"> </w:t>
      </w:r>
      <w:del w:id="553" w:author="Modou Sarr" w:date="2024-11-25T13:14:00Z" w16du:dateUtc="2024-11-25T13:14:00Z">
        <w:r w:rsidRPr="00F34EE1" w:rsidDel="00233579">
          <w:rPr>
            <w:rFonts w:ascii="Times New Roman" w:hAnsi="Times New Roman" w:cs="Times New Roman"/>
          </w:rPr>
          <w:delText>(</w:delText>
        </w:r>
      </w:del>
      <w:r w:rsidRPr="00F34EE1">
        <w:rPr>
          <w:rFonts w:ascii="Times New Roman" w:hAnsi="Times New Roman" w:cs="Times New Roman"/>
        </w:rPr>
        <w:t>LV</w:t>
      </w:r>
      <w:del w:id="554" w:author="Modou Sarr" w:date="2024-11-25T13:14:00Z" w16du:dateUtc="2024-11-25T13:14:00Z">
        <w:r w:rsidRPr="00F34EE1" w:rsidDel="00233579">
          <w:rPr>
            <w:rFonts w:ascii="Times New Roman" w:hAnsi="Times New Roman" w:cs="Times New Roman"/>
          </w:rPr>
          <w:delText>)</w:delText>
        </w:r>
      </w:del>
      <w:r w:rsidRPr="00F34EE1">
        <w:rPr>
          <w:rFonts w:ascii="Times New Roman" w:hAnsi="Times New Roman" w:cs="Times New Roman"/>
        </w:rPr>
        <w:t xml:space="preserve"> pole being erected by the BKE team</w:t>
      </w:r>
      <w:ins w:id="555" w:author="Modou Sarr" w:date="2024-11-25T13:14:00Z" w16du:dateUtc="2024-11-25T13:14:00Z">
        <w:r w:rsidR="00233579">
          <w:rPr>
            <w:rFonts w:ascii="Times New Roman" w:hAnsi="Times New Roman" w:cs="Times New Roman"/>
          </w:rPr>
          <w:t xml:space="preserve"> </w:t>
        </w:r>
      </w:ins>
      <w:del w:id="556" w:author="Modou Sarr" w:date="2024-11-25T13:14:00Z" w16du:dateUtc="2024-11-25T13:14:00Z">
        <w:r w:rsidRPr="00F34EE1" w:rsidDel="00233579">
          <w:rPr>
            <w:rFonts w:ascii="Times New Roman" w:hAnsi="Times New Roman" w:cs="Times New Roman"/>
          </w:rPr>
          <w:delText xml:space="preserve"> and</w:delText>
        </w:r>
      </w:del>
      <w:ins w:id="557" w:author="Modou Sarr" w:date="2024-11-25T13:14:00Z" w16du:dateUtc="2024-11-25T13:14:00Z">
        <w:r w:rsidR="00233579">
          <w:rPr>
            <w:rFonts w:ascii="Times New Roman" w:hAnsi="Times New Roman" w:cs="Times New Roman"/>
          </w:rPr>
          <w:t xml:space="preserve"> under</w:t>
        </w:r>
      </w:ins>
      <w:r w:rsidRPr="00F34EE1">
        <w:rPr>
          <w:rFonts w:ascii="Times New Roman" w:hAnsi="Times New Roman" w:cs="Times New Roman"/>
        </w:rPr>
        <w:t xml:space="preserve"> a live Medium Voltage (MV) line. This contact resulted in electric shock and subsequent electrocution of seven workers</w:t>
      </w:r>
      <w:ins w:id="558" w:author="Modou Sarr" w:date="2024-11-25T13:15:00Z" w16du:dateUtc="2024-11-25T13:15:00Z">
        <w:r w:rsidR="00233579">
          <w:rPr>
            <w:rFonts w:ascii="Times New Roman" w:hAnsi="Times New Roman" w:cs="Times New Roman"/>
          </w:rPr>
          <w:t xml:space="preserve"> and injuring 2 </w:t>
        </w:r>
        <w:proofErr w:type="gramStart"/>
        <w:r w:rsidR="00233579">
          <w:rPr>
            <w:rFonts w:ascii="Times New Roman" w:hAnsi="Times New Roman" w:cs="Times New Roman"/>
          </w:rPr>
          <w:t xml:space="preserve">others </w:t>
        </w:r>
      </w:ins>
      <w:r w:rsidRPr="00F34EE1">
        <w:rPr>
          <w:rFonts w:ascii="Times New Roman" w:hAnsi="Times New Roman" w:cs="Times New Roman"/>
        </w:rPr>
        <w:t>.</w:t>
      </w:r>
      <w:proofErr w:type="gramEnd"/>
      <w:r w:rsidRPr="00F34EE1">
        <w:rPr>
          <w:rFonts w:ascii="Times New Roman" w:hAnsi="Times New Roman" w:cs="Times New Roman"/>
        </w:rPr>
        <w:t xml:space="preserve"> </w:t>
      </w:r>
      <w:del w:id="559" w:author="Modou Sarr" w:date="2024-11-25T13:19:00Z" w16du:dateUtc="2024-11-25T13:19:00Z">
        <w:r w:rsidRPr="00F34EE1" w:rsidDel="002D7C08">
          <w:rPr>
            <w:rFonts w:ascii="Times New Roman" w:hAnsi="Times New Roman" w:cs="Times New Roman"/>
          </w:rPr>
          <w:delText>The lack of proper shutdown procedures and inadequate supervision directly contributed to the workers' exposure to the live MV line.</w:delText>
        </w:r>
      </w:del>
    </w:p>
    <w:p w14:paraId="015624C1" w14:textId="77777777" w:rsidR="00130EC2" w:rsidRDefault="002D7C08" w:rsidP="002D7C08">
      <w:pPr>
        <w:rPr>
          <w:ins w:id="560" w:author="Modou Sarr" w:date="2024-11-25T13:26:00Z" w16du:dateUtc="2024-11-25T13:26:00Z"/>
        </w:rPr>
      </w:pPr>
      <w:bookmarkStart w:id="561" w:name="_Toc183294362"/>
      <w:ins w:id="562" w:author="Modou Sarr" w:date="2024-11-25T13:19:00Z" w16du:dateUtc="2024-11-25T13:19:00Z">
        <w:r>
          <w:rPr>
            <w:b/>
            <w:bCs/>
          </w:rPr>
          <w:t xml:space="preserve">6.2 </w:t>
        </w:r>
      </w:ins>
      <w:r w:rsidR="001471FE" w:rsidRPr="002D7C08">
        <w:rPr>
          <w:b/>
          <w:bCs/>
          <w:u w:val="single"/>
          <w:rPrChange w:id="563" w:author="Modou Sarr" w:date="2024-11-25T13:19:00Z" w16du:dateUtc="2024-11-25T13:19:00Z">
            <w:rPr/>
          </w:rPrChange>
        </w:rPr>
        <w:t xml:space="preserve">Root Cause of the </w:t>
      </w:r>
      <w:del w:id="564" w:author="Haddy Njie" w:date="2024-11-25T11:42:00Z" w16du:dateUtc="2024-11-25T11:42:00Z">
        <w:r w:rsidR="001471FE" w:rsidRPr="002D7C08" w:rsidDel="00DB5F63">
          <w:rPr>
            <w:b/>
            <w:bCs/>
            <w:u w:val="single"/>
            <w:rPrChange w:id="565" w:author="Modou Sarr" w:date="2024-11-25T13:19:00Z" w16du:dateUtc="2024-11-25T13:19:00Z">
              <w:rPr/>
            </w:rPrChange>
          </w:rPr>
          <w:delText>Incident</w:delText>
        </w:r>
      </w:del>
      <w:bookmarkEnd w:id="561"/>
      <w:ins w:id="566" w:author="Haddy Njie" w:date="2024-11-25T11:42:00Z" w16du:dateUtc="2024-11-25T11:42:00Z">
        <w:r w:rsidR="00DB5F63" w:rsidRPr="002D7C08">
          <w:rPr>
            <w:b/>
            <w:bCs/>
            <w:u w:val="single"/>
            <w:rPrChange w:id="567" w:author="Modou Sarr" w:date="2024-11-25T13:19:00Z" w16du:dateUtc="2024-11-25T13:19:00Z">
              <w:rPr/>
            </w:rPrChange>
          </w:rPr>
          <w:t>Accident</w:t>
        </w:r>
      </w:ins>
    </w:p>
    <w:p w14:paraId="334F4BD8" w14:textId="363DCE29" w:rsidR="002D7C08" w:rsidRPr="00130EC2" w:rsidRDefault="002D7C08" w:rsidP="00130EC2">
      <w:pPr>
        <w:rPr>
          <w:ins w:id="568" w:author="Modou Sarr" w:date="2024-11-25T13:18:00Z" w16du:dateUtc="2024-11-25T13:18:00Z"/>
          <w:rFonts w:ascii="Times New Roman" w:hAnsi="Times New Roman" w:cs="Times New Roman"/>
          <w:b/>
          <w:bCs/>
          <w:rPrChange w:id="569" w:author="Modou Sarr" w:date="2024-11-25T13:27:00Z" w16du:dateUtc="2024-11-25T13:27:00Z">
            <w:rPr>
              <w:ins w:id="570" w:author="Modou Sarr" w:date="2024-11-25T13:18:00Z" w16du:dateUtc="2024-11-25T13:18:00Z"/>
            </w:rPr>
          </w:rPrChange>
        </w:rPr>
      </w:pPr>
      <w:ins w:id="571" w:author="Modou Sarr" w:date="2024-11-25T13:25:00Z" w16du:dateUtc="2024-11-25T13:25:00Z">
        <w:r w:rsidRPr="00130EC2">
          <w:rPr>
            <w:rFonts w:ascii="Times New Roman" w:hAnsi="Times New Roman" w:cs="Times New Roman"/>
            <w:b/>
            <w:bCs/>
          </w:rPr>
          <w:t xml:space="preserve"> </w:t>
        </w:r>
      </w:ins>
      <w:r w:rsidRPr="00130EC2">
        <w:rPr>
          <w:rFonts w:ascii="Times New Roman" w:hAnsi="Times New Roman" w:cs="Times New Roman"/>
        </w:rPr>
        <w:t xml:space="preserve">The </w:t>
      </w:r>
      <w:r w:rsidR="00130EC2" w:rsidRPr="00130EC2">
        <w:rPr>
          <w:rFonts w:ascii="Times New Roman" w:hAnsi="Times New Roman" w:cs="Times New Roman"/>
        </w:rPr>
        <w:t>a</w:t>
      </w:r>
      <w:r w:rsidR="001471FE" w:rsidRPr="00130EC2">
        <w:rPr>
          <w:rFonts w:ascii="Times New Roman" w:hAnsi="Times New Roman" w:cs="Times New Roman"/>
        </w:rPr>
        <w:t xml:space="preserve">bsence of </w:t>
      </w:r>
      <w:r w:rsidRPr="00130EC2">
        <w:rPr>
          <w:rFonts w:ascii="Times New Roman" w:hAnsi="Times New Roman" w:cs="Times New Roman"/>
        </w:rPr>
        <w:t>a formal</w:t>
      </w:r>
      <w:r w:rsidRPr="00130EC2">
        <w:rPr>
          <w:rFonts w:ascii="Times New Roman" w:hAnsi="Times New Roman" w:cs="Times New Roman"/>
          <w:b/>
          <w:bCs/>
        </w:rPr>
        <w:t xml:space="preserve"> </w:t>
      </w:r>
      <w:ins w:id="572" w:author="Modou Sarr" w:date="2024-11-25T13:20:00Z" w16du:dateUtc="2024-11-25T13:20:00Z">
        <w:r w:rsidRPr="00130EC2">
          <w:rPr>
            <w:rFonts w:ascii="Times New Roman" w:hAnsi="Times New Roman" w:cs="Times New Roman"/>
            <w:b/>
            <w:bCs/>
            <w:rPrChange w:id="573" w:author="Modou Sarr" w:date="2024-11-25T13:27:00Z" w16du:dateUtc="2024-11-25T13:27:00Z">
              <w:rPr/>
            </w:rPrChange>
          </w:rPr>
          <w:t>request for shut-down</w:t>
        </w:r>
      </w:ins>
      <w:ins w:id="574" w:author="Modou Sarr" w:date="2024-11-25T13:25:00Z" w16du:dateUtc="2024-11-25T13:25:00Z">
        <w:r w:rsidRPr="00130EC2">
          <w:rPr>
            <w:rFonts w:ascii="Times New Roman" w:hAnsi="Times New Roman" w:cs="Times New Roman"/>
            <w:b/>
            <w:bCs/>
          </w:rPr>
          <w:t xml:space="preserve"> due to</w:t>
        </w:r>
      </w:ins>
      <w:ins w:id="575" w:author="Modou Sarr" w:date="2024-11-25T13:21:00Z" w16du:dateUtc="2024-11-25T13:21:00Z">
        <w:r w:rsidRPr="00130EC2">
          <w:rPr>
            <w:rFonts w:ascii="Times New Roman" w:hAnsi="Times New Roman" w:cs="Times New Roman"/>
            <w:rPrChange w:id="576" w:author="Modou Sarr" w:date="2024-11-25T13:27:00Z" w16du:dateUtc="2024-11-25T13:27:00Z">
              <w:rPr/>
            </w:rPrChange>
          </w:rPr>
          <w:t xml:space="preserve"> </w:t>
        </w:r>
      </w:ins>
      <w:proofErr w:type="gramStart"/>
      <w:ins w:id="577" w:author="Modou Sarr" w:date="2024-11-25T13:22:00Z" w16du:dateUtc="2024-11-25T13:22:00Z">
        <w:r w:rsidRPr="00130EC2">
          <w:rPr>
            <w:rFonts w:ascii="Times New Roman" w:hAnsi="Times New Roman" w:cs="Times New Roman"/>
            <w:rPrChange w:id="578" w:author="Modou Sarr" w:date="2024-11-25T13:27:00Z" w16du:dateUtc="2024-11-25T13:27:00Z">
              <w:rPr/>
            </w:rPrChange>
          </w:rPr>
          <w:t>un</w:t>
        </w:r>
      </w:ins>
      <w:ins w:id="579" w:author="Modou Sarr" w:date="2024-11-25T13:21:00Z" w16du:dateUtc="2024-11-25T13:21:00Z">
        <w:r w:rsidRPr="00130EC2">
          <w:rPr>
            <w:rFonts w:ascii="Times New Roman" w:hAnsi="Times New Roman" w:cs="Times New Roman"/>
            <w:rPrChange w:id="580" w:author="Modou Sarr" w:date="2024-11-25T13:27:00Z" w16du:dateUtc="2024-11-25T13:27:00Z">
              <w:rPr/>
            </w:rPrChange>
          </w:rPr>
          <w:t xml:space="preserve">planned </w:t>
        </w:r>
      </w:ins>
      <w:ins w:id="581" w:author="Modou Sarr" w:date="2024-11-25T13:27:00Z" w16du:dateUtc="2024-11-25T13:27:00Z">
        <w:r w:rsidR="00130EC2">
          <w:rPr>
            <w:rFonts w:ascii="Times New Roman" w:hAnsi="Times New Roman" w:cs="Times New Roman"/>
          </w:rPr>
          <w:t xml:space="preserve"> site</w:t>
        </w:r>
        <w:proofErr w:type="gramEnd"/>
        <w:r w:rsidR="00130EC2">
          <w:rPr>
            <w:rFonts w:ascii="Times New Roman" w:hAnsi="Times New Roman" w:cs="Times New Roman"/>
          </w:rPr>
          <w:t xml:space="preserve"> work (</w:t>
        </w:r>
      </w:ins>
      <w:ins w:id="582" w:author="Modou Sarr" w:date="2024-11-25T13:21:00Z" w16du:dateUtc="2024-11-25T13:21:00Z">
        <w:r w:rsidRPr="00130EC2">
          <w:rPr>
            <w:rFonts w:ascii="Times New Roman" w:hAnsi="Times New Roman" w:cs="Times New Roman"/>
            <w:rPrChange w:id="583" w:author="Modou Sarr" w:date="2024-11-25T13:27:00Z" w16du:dateUtc="2024-11-25T13:27:00Z">
              <w:rPr/>
            </w:rPrChange>
          </w:rPr>
          <w:t>erection</w:t>
        </w:r>
      </w:ins>
      <w:ins w:id="584" w:author="Modou Sarr" w:date="2024-11-25T13:27:00Z" w16du:dateUtc="2024-11-25T13:27:00Z">
        <w:r w:rsidR="00130EC2">
          <w:rPr>
            <w:rFonts w:ascii="Times New Roman" w:hAnsi="Times New Roman" w:cs="Times New Roman"/>
          </w:rPr>
          <w:t>)</w:t>
        </w:r>
      </w:ins>
      <w:ins w:id="585" w:author="Modou Sarr" w:date="2024-11-25T13:21:00Z" w16du:dateUtc="2024-11-25T13:21:00Z">
        <w:r w:rsidRPr="00130EC2">
          <w:rPr>
            <w:rFonts w:ascii="Times New Roman" w:hAnsi="Times New Roman" w:cs="Times New Roman"/>
            <w:rPrChange w:id="586" w:author="Modou Sarr" w:date="2024-11-25T13:27:00Z" w16du:dateUtc="2024-11-25T13:27:00Z">
              <w:rPr/>
            </w:rPrChange>
          </w:rPr>
          <w:t xml:space="preserve"> </w:t>
        </w:r>
      </w:ins>
    </w:p>
    <w:p w14:paraId="025D5F78" w14:textId="2D6E180E" w:rsidR="002D7C08" w:rsidRPr="00917CAD" w:rsidRDefault="002D7C08">
      <w:pPr>
        <w:pStyle w:val="ListParagraph"/>
        <w:ind w:left="2160"/>
        <w:rPr>
          <w:rFonts w:ascii="Times New Roman" w:hAnsi="Times New Roman" w:cs="Times New Roman"/>
          <w:b/>
          <w:bCs/>
        </w:rPr>
        <w:pPrChange w:id="587" w:author="Modou Sarr" w:date="2024-11-25T13:18:00Z" w16du:dateUtc="2024-11-25T13:18:00Z">
          <w:pPr>
            <w:pStyle w:val="ListParagraph"/>
            <w:numPr>
              <w:ilvl w:val="2"/>
              <w:numId w:val="88"/>
            </w:numPr>
            <w:ind w:left="2160" w:hanging="720"/>
          </w:pPr>
        </w:pPrChange>
      </w:pPr>
    </w:p>
    <w:p w14:paraId="4C93E371" w14:textId="45ED5284" w:rsidR="001471FE" w:rsidRPr="00F34EE1" w:rsidRDefault="001471FE" w:rsidP="00F34EE1">
      <w:pPr>
        <w:jc w:val="both"/>
        <w:rPr>
          <w:rFonts w:ascii="Times New Roman" w:hAnsi="Times New Roman" w:cs="Times New Roman"/>
        </w:rPr>
      </w:pPr>
      <w:commentRangeStart w:id="588"/>
      <w:r w:rsidRPr="00F34EE1">
        <w:rPr>
          <w:rFonts w:ascii="Times New Roman" w:hAnsi="Times New Roman" w:cs="Times New Roman"/>
        </w:rPr>
        <w:t>There was no established formal procedure for authorizing and supervising unplanned work activities. The team engaged in pole erection without following the necessary protocols to deactivate live circuits, leading to the fatal accident.</w:t>
      </w:r>
      <w:commentRangeEnd w:id="588"/>
      <w:r w:rsidR="005972A6">
        <w:rPr>
          <w:rStyle w:val="CommentReference"/>
        </w:rPr>
        <w:commentReference w:id="588"/>
      </w:r>
    </w:p>
    <w:p w14:paraId="12BF7CF2" w14:textId="77777777" w:rsidR="005972A6" w:rsidRDefault="005972A6" w:rsidP="0004136C">
      <w:pPr>
        <w:pStyle w:val="ListParagraph"/>
        <w:numPr>
          <w:ilvl w:val="2"/>
          <w:numId w:val="88"/>
        </w:numPr>
        <w:rPr>
          <w:ins w:id="589" w:author="Modou Sarr" w:date="2024-11-25T13:31:00Z" w16du:dateUtc="2024-11-25T13:31:00Z"/>
          <w:rFonts w:ascii="Times New Roman" w:hAnsi="Times New Roman" w:cs="Times New Roman"/>
          <w:b/>
          <w:bCs/>
        </w:rPr>
      </w:pPr>
    </w:p>
    <w:p w14:paraId="70AEB060" w14:textId="39EB9A01" w:rsidR="005972A6" w:rsidRDefault="005972A6" w:rsidP="0004136C">
      <w:pPr>
        <w:pStyle w:val="ListParagraph"/>
        <w:numPr>
          <w:ilvl w:val="2"/>
          <w:numId w:val="88"/>
        </w:numPr>
        <w:rPr>
          <w:ins w:id="590" w:author="Modou Sarr" w:date="2024-11-25T13:31:00Z" w16du:dateUtc="2024-11-25T13:31:00Z"/>
          <w:rFonts w:ascii="Times New Roman" w:hAnsi="Times New Roman" w:cs="Times New Roman"/>
          <w:b/>
          <w:bCs/>
        </w:rPr>
      </w:pPr>
      <w:ins w:id="591" w:author="Modou Sarr" w:date="2024-11-25T13:31:00Z" w16du:dateUtc="2024-11-25T13:31:00Z">
        <w:r>
          <w:rPr>
            <w:rFonts w:ascii="Times New Roman" w:hAnsi="Times New Roman" w:cs="Times New Roman"/>
            <w:b/>
            <w:bCs/>
          </w:rPr>
          <w:t>General observat</w:t>
        </w:r>
      </w:ins>
      <w:ins w:id="592" w:author="Modou Sarr" w:date="2024-11-25T13:32:00Z" w16du:dateUtc="2024-11-25T13:32:00Z">
        <w:r>
          <w:rPr>
            <w:rFonts w:ascii="Times New Roman" w:hAnsi="Times New Roman" w:cs="Times New Roman"/>
            <w:b/>
            <w:bCs/>
          </w:rPr>
          <w:t xml:space="preserve">ions / best practices </w:t>
        </w:r>
      </w:ins>
    </w:p>
    <w:p w14:paraId="60894AC1" w14:textId="4F40066B" w:rsidR="001471FE" w:rsidRPr="0004136C" w:rsidRDefault="001471FE" w:rsidP="0004136C">
      <w:pPr>
        <w:pStyle w:val="ListParagraph"/>
        <w:numPr>
          <w:ilvl w:val="2"/>
          <w:numId w:val="88"/>
        </w:numPr>
        <w:rPr>
          <w:rFonts w:ascii="Times New Roman" w:hAnsi="Times New Roman" w:cs="Times New Roman"/>
          <w:b/>
          <w:bCs/>
        </w:rPr>
      </w:pPr>
      <w:del w:id="593" w:author="Modou Sarr" w:date="2024-11-25T13:33:00Z" w16du:dateUtc="2024-11-25T13:33:00Z">
        <w:r w:rsidRPr="0004136C" w:rsidDel="00EF3D56">
          <w:rPr>
            <w:rFonts w:ascii="Times New Roman" w:hAnsi="Times New Roman" w:cs="Times New Roman"/>
            <w:b/>
            <w:bCs/>
          </w:rPr>
          <w:delText xml:space="preserve">Absence of </w:delText>
        </w:r>
      </w:del>
      <w:r w:rsidRPr="0004136C">
        <w:rPr>
          <w:rFonts w:ascii="Times New Roman" w:hAnsi="Times New Roman" w:cs="Times New Roman"/>
          <w:b/>
          <w:bCs/>
        </w:rPr>
        <w:t>In-house Competent Safety Personnel for the Contractor</w:t>
      </w:r>
    </w:p>
    <w:p w14:paraId="0E05ACC0" w14:textId="508471BB" w:rsidR="001471FE" w:rsidRPr="00F34EE1" w:rsidRDefault="001471FE" w:rsidP="00F34EE1">
      <w:pPr>
        <w:jc w:val="both"/>
        <w:rPr>
          <w:rFonts w:ascii="Times New Roman" w:hAnsi="Times New Roman" w:cs="Times New Roman"/>
        </w:rPr>
      </w:pPr>
      <w:r w:rsidRPr="00F34EE1">
        <w:rPr>
          <w:rFonts w:ascii="Times New Roman" w:hAnsi="Times New Roman" w:cs="Times New Roman"/>
        </w:rPr>
        <w:t xml:space="preserve">KEI Industries Ltd. lacked dedicated and competent in-house safety personnel to oversee subcontractors' adherence to safety protocols. This deficiency </w:t>
      </w:r>
      <w:ins w:id="594" w:author="Modou Sarr" w:date="2024-11-25T13:33:00Z" w16du:dateUtc="2024-11-25T13:33:00Z">
        <w:r w:rsidR="005972A6">
          <w:rPr>
            <w:rFonts w:ascii="Times New Roman" w:hAnsi="Times New Roman" w:cs="Times New Roman"/>
          </w:rPr>
          <w:t xml:space="preserve">could </w:t>
        </w:r>
      </w:ins>
      <w:ins w:id="595" w:author="Modou Sarr" w:date="2024-11-25T13:34:00Z" w16du:dateUtc="2024-11-25T13:34:00Z">
        <w:r w:rsidR="00EF3D56">
          <w:rPr>
            <w:rFonts w:ascii="Times New Roman" w:hAnsi="Times New Roman" w:cs="Times New Roman"/>
          </w:rPr>
          <w:t>result to</w:t>
        </w:r>
      </w:ins>
      <w:r w:rsidRPr="00F34EE1">
        <w:rPr>
          <w:rFonts w:ascii="Times New Roman" w:hAnsi="Times New Roman" w:cs="Times New Roman"/>
        </w:rPr>
        <w:t xml:space="preserve"> </w:t>
      </w:r>
      <w:del w:id="596" w:author="Modou Sarr" w:date="2024-11-25T13:34:00Z" w16du:dateUtc="2024-11-25T13:34:00Z">
        <w:r w:rsidRPr="00F34EE1" w:rsidDel="00EF3D56">
          <w:rPr>
            <w:rFonts w:ascii="Times New Roman" w:hAnsi="Times New Roman" w:cs="Times New Roman"/>
          </w:rPr>
          <w:delText>in</w:delText>
        </w:r>
      </w:del>
      <w:r w:rsidRPr="00F34EE1">
        <w:rPr>
          <w:rFonts w:ascii="Times New Roman" w:hAnsi="Times New Roman" w:cs="Times New Roman"/>
        </w:rPr>
        <w:t xml:space="preserve"> inadequate supervision and failure to enforce safety measures effectively.</w:t>
      </w:r>
    </w:p>
    <w:p w14:paraId="0AC1050A" w14:textId="2A6C0876" w:rsidR="001471FE" w:rsidRPr="0004136C" w:rsidRDefault="001471FE" w:rsidP="0004136C">
      <w:pPr>
        <w:pStyle w:val="ListParagraph"/>
        <w:numPr>
          <w:ilvl w:val="2"/>
          <w:numId w:val="88"/>
        </w:numPr>
        <w:rPr>
          <w:rFonts w:ascii="Times New Roman" w:hAnsi="Times New Roman" w:cs="Times New Roman"/>
          <w:b/>
          <w:bCs/>
        </w:rPr>
      </w:pPr>
      <w:del w:id="597" w:author="Modou Sarr" w:date="2024-11-25T13:33:00Z" w16du:dateUtc="2024-11-25T13:33:00Z">
        <w:r w:rsidRPr="0004136C" w:rsidDel="00EF3D56">
          <w:rPr>
            <w:rFonts w:ascii="Times New Roman" w:hAnsi="Times New Roman" w:cs="Times New Roman"/>
            <w:b/>
            <w:bCs/>
          </w:rPr>
          <w:delText xml:space="preserve">Lack of a </w:delText>
        </w:r>
      </w:del>
      <w:r w:rsidRPr="0004136C">
        <w:rPr>
          <w:rFonts w:ascii="Times New Roman" w:hAnsi="Times New Roman" w:cs="Times New Roman"/>
          <w:b/>
          <w:bCs/>
        </w:rPr>
        <w:t>Safety Management System to Guide Operations</w:t>
      </w:r>
    </w:p>
    <w:p w14:paraId="29EB0875" w14:textId="324A999A" w:rsidR="001471FE" w:rsidRPr="00F34EE1" w:rsidRDefault="001471FE" w:rsidP="00F34EE1">
      <w:pPr>
        <w:jc w:val="both"/>
        <w:rPr>
          <w:rFonts w:ascii="Times New Roman" w:hAnsi="Times New Roman" w:cs="Times New Roman"/>
        </w:rPr>
      </w:pPr>
      <w:r w:rsidRPr="00F34EE1">
        <w:rPr>
          <w:rFonts w:ascii="Times New Roman" w:hAnsi="Times New Roman" w:cs="Times New Roman"/>
        </w:rPr>
        <w:t xml:space="preserve">The </w:t>
      </w:r>
      <w:del w:id="598" w:author="Modou Sarr" w:date="2024-11-25T13:36:00Z" w16du:dateUtc="2024-11-25T13:36:00Z">
        <w:r w:rsidRPr="00F34EE1" w:rsidDel="004E2D38">
          <w:rPr>
            <w:rFonts w:ascii="Times New Roman" w:hAnsi="Times New Roman" w:cs="Times New Roman"/>
          </w:rPr>
          <w:delText xml:space="preserve">absence </w:delText>
        </w:r>
      </w:del>
      <w:proofErr w:type="gramStart"/>
      <w:ins w:id="599" w:author="Modou Sarr" w:date="2024-11-25T13:36:00Z" w16du:dateUtc="2024-11-25T13:36:00Z">
        <w:r w:rsidR="004E2D38">
          <w:rPr>
            <w:rFonts w:ascii="Times New Roman" w:hAnsi="Times New Roman" w:cs="Times New Roman"/>
          </w:rPr>
          <w:t xml:space="preserve">presence </w:t>
        </w:r>
        <w:r w:rsidR="004E2D38" w:rsidRPr="00F34EE1">
          <w:rPr>
            <w:rFonts w:ascii="Times New Roman" w:hAnsi="Times New Roman" w:cs="Times New Roman"/>
          </w:rPr>
          <w:t xml:space="preserve"> </w:t>
        </w:r>
      </w:ins>
      <w:r w:rsidRPr="00F34EE1">
        <w:rPr>
          <w:rFonts w:ascii="Times New Roman" w:hAnsi="Times New Roman" w:cs="Times New Roman"/>
        </w:rPr>
        <w:t>of</w:t>
      </w:r>
      <w:proofErr w:type="gramEnd"/>
      <w:r w:rsidRPr="00F34EE1">
        <w:rPr>
          <w:rFonts w:ascii="Times New Roman" w:hAnsi="Times New Roman" w:cs="Times New Roman"/>
        </w:rPr>
        <w:t xml:space="preserve"> a comprehensive safety management system </w:t>
      </w:r>
      <w:ins w:id="600" w:author="Modou Sarr" w:date="2024-11-25T13:36:00Z" w16du:dateUtc="2024-11-25T13:36:00Z">
        <w:r w:rsidR="004E2D38">
          <w:rPr>
            <w:rFonts w:ascii="Times New Roman" w:hAnsi="Times New Roman" w:cs="Times New Roman"/>
          </w:rPr>
          <w:t xml:space="preserve"> would </w:t>
        </w:r>
      </w:ins>
      <w:r w:rsidRPr="00F34EE1">
        <w:rPr>
          <w:rFonts w:ascii="Times New Roman" w:hAnsi="Times New Roman" w:cs="Times New Roman"/>
        </w:rPr>
        <w:t>mean</w:t>
      </w:r>
      <w:del w:id="601" w:author="Modou Sarr" w:date="2024-11-25T13:36:00Z" w16du:dateUtc="2024-11-25T13:36:00Z">
        <w:r w:rsidRPr="00F34EE1" w:rsidDel="004E2D38">
          <w:rPr>
            <w:rFonts w:ascii="Times New Roman" w:hAnsi="Times New Roman" w:cs="Times New Roman"/>
          </w:rPr>
          <w:delText>t</w:delText>
        </w:r>
      </w:del>
      <w:r w:rsidRPr="00F34EE1">
        <w:rPr>
          <w:rFonts w:ascii="Times New Roman" w:hAnsi="Times New Roman" w:cs="Times New Roman"/>
        </w:rPr>
        <w:t xml:space="preserve"> that </w:t>
      </w:r>
      <w:del w:id="602" w:author="Modou Sarr" w:date="2024-11-25T13:36:00Z" w16du:dateUtc="2024-11-25T13:36:00Z">
        <w:r w:rsidRPr="00F34EE1" w:rsidDel="004E2D38">
          <w:rPr>
            <w:rFonts w:ascii="Times New Roman" w:hAnsi="Times New Roman" w:cs="Times New Roman"/>
          </w:rPr>
          <w:delText xml:space="preserve">there were no </w:delText>
        </w:r>
      </w:del>
      <w:r w:rsidRPr="00F34EE1">
        <w:rPr>
          <w:rFonts w:ascii="Times New Roman" w:hAnsi="Times New Roman" w:cs="Times New Roman"/>
        </w:rPr>
        <w:t>standardized procedures or guidelines</w:t>
      </w:r>
      <w:ins w:id="603" w:author="Modou Sarr" w:date="2024-11-25T13:36:00Z" w16du:dateUtc="2024-11-25T13:36:00Z">
        <w:r w:rsidR="004E2D38">
          <w:rPr>
            <w:rFonts w:ascii="Times New Roman" w:hAnsi="Times New Roman" w:cs="Times New Roman"/>
          </w:rPr>
          <w:t xml:space="preserve"> are in place</w:t>
        </w:r>
      </w:ins>
      <w:r w:rsidRPr="00F34EE1">
        <w:rPr>
          <w:rFonts w:ascii="Times New Roman" w:hAnsi="Times New Roman" w:cs="Times New Roman"/>
        </w:rPr>
        <w:t xml:space="preserve"> to manage and mitigate risks associated with high-voltage work. </w:t>
      </w:r>
      <w:del w:id="604" w:author="Modou Sarr" w:date="2024-11-25T13:42:00Z" w16du:dateUtc="2024-11-25T13:42:00Z">
        <w:r w:rsidRPr="00F34EE1" w:rsidDel="004E2D38">
          <w:rPr>
            <w:rFonts w:ascii="Times New Roman" w:hAnsi="Times New Roman" w:cs="Times New Roman"/>
          </w:rPr>
          <w:delText>This oversight</w:delText>
        </w:r>
      </w:del>
      <w:ins w:id="605" w:author="Modou Sarr" w:date="2024-11-25T13:42:00Z" w16du:dateUtc="2024-11-25T13:42:00Z">
        <w:r w:rsidR="004E2D38">
          <w:rPr>
            <w:rFonts w:ascii="Times New Roman" w:hAnsi="Times New Roman" w:cs="Times New Roman"/>
          </w:rPr>
          <w:t>The absence of this,</w:t>
        </w:r>
      </w:ins>
      <w:ins w:id="606" w:author="Modou Sarr" w:date="2024-11-25T13:35:00Z" w16du:dateUtc="2024-11-25T13:35:00Z">
        <w:r w:rsidR="008B0B15">
          <w:rPr>
            <w:rFonts w:ascii="Times New Roman" w:hAnsi="Times New Roman" w:cs="Times New Roman"/>
          </w:rPr>
          <w:t xml:space="preserve"> </w:t>
        </w:r>
        <w:proofErr w:type="gramStart"/>
        <w:r w:rsidR="008B0B15">
          <w:rPr>
            <w:rFonts w:ascii="Times New Roman" w:hAnsi="Times New Roman" w:cs="Times New Roman"/>
          </w:rPr>
          <w:t xml:space="preserve">may </w:t>
        </w:r>
      </w:ins>
      <w:r w:rsidRPr="00F34EE1">
        <w:rPr>
          <w:rFonts w:ascii="Times New Roman" w:hAnsi="Times New Roman" w:cs="Times New Roman"/>
        </w:rPr>
        <w:t xml:space="preserve"> le</w:t>
      </w:r>
      <w:ins w:id="607" w:author="Modou Sarr" w:date="2024-11-25T13:35:00Z" w16du:dateUtc="2024-11-25T13:35:00Z">
        <w:r w:rsidR="008B0B15">
          <w:rPr>
            <w:rFonts w:ascii="Times New Roman" w:hAnsi="Times New Roman" w:cs="Times New Roman"/>
          </w:rPr>
          <w:t>a</w:t>
        </w:r>
      </w:ins>
      <w:r w:rsidRPr="00F34EE1">
        <w:rPr>
          <w:rFonts w:ascii="Times New Roman" w:hAnsi="Times New Roman" w:cs="Times New Roman"/>
        </w:rPr>
        <w:t>d</w:t>
      </w:r>
      <w:proofErr w:type="gramEnd"/>
      <w:r w:rsidRPr="00F34EE1">
        <w:rPr>
          <w:rFonts w:ascii="Times New Roman" w:hAnsi="Times New Roman" w:cs="Times New Roman"/>
        </w:rPr>
        <w:t xml:space="preserve"> to inconsistent safety practices and increased vulnerability to accidents.</w:t>
      </w:r>
    </w:p>
    <w:p w14:paraId="38B03058" w14:textId="45EC1F7E" w:rsidR="001471FE" w:rsidRPr="0004136C" w:rsidRDefault="001471FE" w:rsidP="0004136C">
      <w:pPr>
        <w:pStyle w:val="ListParagraph"/>
        <w:numPr>
          <w:ilvl w:val="2"/>
          <w:numId w:val="88"/>
        </w:numPr>
        <w:rPr>
          <w:rFonts w:ascii="Times New Roman" w:hAnsi="Times New Roman" w:cs="Times New Roman"/>
          <w:b/>
          <w:bCs/>
        </w:rPr>
      </w:pPr>
      <w:del w:id="608" w:author="Modou Sarr" w:date="2024-11-25T13:42:00Z" w16du:dateUtc="2024-11-25T13:42:00Z">
        <w:r w:rsidRPr="0004136C" w:rsidDel="004E2D38">
          <w:rPr>
            <w:rFonts w:ascii="Times New Roman" w:hAnsi="Times New Roman" w:cs="Times New Roman"/>
            <w:b/>
            <w:bCs/>
          </w:rPr>
          <w:delText xml:space="preserve">Absence of </w:delText>
        </w:r>
      </w:del>
      <w:r w:rsidRPr="0004136C">
        <w:rPr>
          <w:rFonts w:ascii="Times New Roman" w:hAnsi="Times New Roman" w:cs="Times New Roman"/>
          <w:b/>
          <w:bCs/>
        </w:rPr>
        <w:t>Competent Technical Personnel for the Contractor at the Site</w:t>
      </w:r>
    </w:p>
    <w:p w14:paraId="5A3B7084" w14:textId="17157F56" w:rsidR="001471FE" w:rsidRPr="00F34EE1" w:rsidRDefault="001471FE" w:rsidP="00F34EE1">
      <w:pPr>
        <w:jc w:val="both"/>
        <w:rPr>
          <w:rFonts w:ascii="Times New Roman" w:hAnsi="Times New Roman" w:cs="Times New Roman"/>
        </w:rPr>
      </w:pPr>
      <w:r w:rsidRPr="00F34EE1">
        <w:rPr>
          <w:rFonts w:ascii="Times New Roman" w:hAnsi="Times New Roman" w:cs="Times New Roman"/>
        </w:rPr>
        <w:t xml:space="preserve">The </w:t>
      </w:r>
      <w:del w:id="609" w:author="Modou Sarr" w:date="2024-11-25T13:43:00Z" w16du:dateUtc="2024-11-25T13:43:00Z">
        <w:r w:rsidRPr="00F34EE1" w:rsidDel="004E2D38">
          <w:rPr>
            <w:rFonts w:ascii="Times New Roman" w:hAnsi="Times New Roman" w:cs="Times New Roman"/>
          </w:rPr>
          <w:delText>contractor did not deploy</w:delText>
        </w:r>
      </w:del>
      <w:ins w:id="610" w:author="Modou Sarr" w:date="2024-11-25T13:43:00Z" w16du:dateUtc="2024-11-25T13:43:00Z">
        <w:r w:rsidR="004E2D38">
          <w:rPr>
            <w:rFonts w:ascii="Times New Roman" w:hAnsi="Times New Roman" w:cs="Times New Roman"/>
          </w:rPr>
          <w:t>presence of</w:t>
        </w:r>
      </w:ins>
      <w:r w:rsidRPr="00F34EE1">
        <w:rPr>
          <w:rFonts w:ascii="Times New Roman" w:hAnsi="Times New Roman" w:cs="Times New Roman"/>
        </w:rPr>
        <w:t xml:space="preserve"> qualified technical personnel on-site to oversee critical tasks, such as pole erection near live MV lines</w:t>
      </w:r>
      <w:ins w:id="611" w:author="Modou Sarr" w:date="2024-11-25T13:43:00Z" w16du:dateUtc="2024-11-25T13:43:00Z">
        <w:r w:rsidR="004E2D38">
          <w:rPr>
            <w:rFonts w:ascii="Times New Roman" w:hAnsi="Times New Roman" w:cs="Times New Roman"/>
          </w:rPr>
          <w:t xml:space="preserve"> is key</w:t>
        </w:r>
      </w:ins>
      <w:r w:rsidRPr="00F34EE1">
        <w:rPr>
          <w:rFonts w:ascii="Times New Roman" w:hAnsi="Times New Roman" w:cs="Times New Roman"/>
        </w:rPr>
        <w:t>. The lack of</w:t>
      </w:r>
      <w:ins w:id="612" w:author="Modou Sarr" w:date="2024-11-25T13:43:00Z" w16du:dateUtc="2024-11-25T13:43:00Z">
        <w:r w:rsidR="004E2D38">
          <w:rPr>
            <w:rFonts w:ascii="Times New Roman" w:hAnsi="Times New Roman" w:cs="Times New Roman"/>
          </w:rPr>
          <w:t xml:space="preserve"> these</w:t>
        </w:r>
      </w:ins>
      <w:r w:rsidRPr="00F34EE1">
        <w:rPr>
          <w:rFonts w:ascii="Times New Roman" w:hAnsi="Times New Roman" w:cs="Times New Roman"/>
        </w:rPr>
        <w:t xml:space="preserve"> </w:t>
      </w:r>
      <w:proofErr w:type="gramStart"/>
      <w:r w:rsidRPr="00F34EE1">
        <w:rPr>
          <w:rFonts w:ascii="Times New Roman" w:hAnsi="Times New Roman" w:cs="Times New Roman"/>
        </w:rPr>
        <w:t xml:space="preserve">expertise </w:t>
      </w:r>
      <w:ins w:id="613" w:author="Modou Sarr" w:date="2024-11-25T13:43:00Z" w16du:dateUtc="2024-11-25T13:43:00Z">
        <w:r w:rsidR="004E2D38">
          <w:rPr>
            <w:rFonts w:ascii="Times New Roman" w:hAnsi="Times New Roman" w:cs="Times New Roman"/>
          </w:rPr>
          <w:t xml:space="preserve"> can</w:t>
        </w:r>
        <w:proofErr w:type="gramEnd"/>
        <w:r w:rsidR="004E2D38">
          <w:rPr>
            <w:rFonts w:ascii="Times New Roman" w:hAnsi="Times New Roman" w:cs="Times New Roman"/>
          </w:rPr>
          <w:t xml:space="preserve"> </w:t>
        </w:r>
      </w:ins>
      <w:r w:rsidRPr="00F34EE1">
        <w:rPr>
          <w:rFonts w:ascii="Times New Roman" w:hAnsi="Times New Roman" w:cs="Times New Roman"/>
        </w:rPr>
        <w:t>contribut</w:t>
      </w:r>
      <w:ins w:id="614" w:author="Modou Sarr" w:date="2024-11-25T13:44:00Z" w16du:dateUtc="2024-11-25T13:44:00Z">
        <w:r w:rsidR="004E2D38">
          <w:rPr>
            <w:rFonts w:ascii="Times New Roman" w:hAnsi="Times New Roman" w:cs="Times New Roman"/>
          </w:rPr>
          <w:t>e</w:t>
        </w:r>
      </w:ins>
      <w:del w:id="615" w:author="Modou Sarr" w:date="2024-11-25T13:44:00Z" w16du:dateUtc="2024-11-25T13:44:00Z">
        <w:r w:rsidRPr="00F34EE1" w:rsidDel="004E2D38">
          <w:rPr>
            <w:rFonts w:ascii="Times New Roman" w:hAnsi="Times New Roman" w:cs="Times New Roman"/>
          </w:rPr>
          <w:delText>ed</w:delText>
        </w:r>
      </w:del>
      <w:r w:rsidRPr="00F34EE1">
        <w:rPr>
          <w:rFonts w:ascii="Times New Roman" w:hAnsi="Times New Roman" w:cs="Times New Roman"/>
        </w:rPr>
        <w:t xml:space="preserve"> to the improper handling of electrical infrastructure, resulting in the accident.</w:t>
      </w:r>
    </w:p>
    <w:p w14:paraId="35585BE9" w14:textId="1AAB7467" w:rsidR="001471FE" w:rsidRPr="00753DA3" w:rsidRDefault="001471FE" w:rsidP="00753DA3">
      <w:pPr>
        <w:pStyle w:val="ListParagraph"/>
        <w:numPr>
          <w:ilvl w:val="2"/>
          <w:numId w:val="88"/>
        </w:numPr>
        <w:rPr>
          <w:rFonts w:ascii="Times New Roman" w:hAnsi="Times New Roman" w:cs="Times New Roman"/>
          <w:b/>
          <w:bCs/>
        </w:rPr>
      </w:pPr>
      <w:del w:id="616" w:author="Modou Sarr" w:date="2024-11-25T13:44:00Z" w16du:dateUtc="2024-11-25T13:44:00Z">
        <w:r w:rsidRPr="00753DA3" w:rsidDel="004E2D38">
          <w:rPr>
            <w:rFonts w:ascii="Times New Roman" w:hAnsi="Times New Roman" w:cs="Times New Roman"/>
            <w:b/>
            <w:bCs/>
          </w:rPr>
          <w:delText xml:space="preserve">Inadequate </w:delText>
        </w:r>
      </w:del>
      <w:r w:rsidRPr="00753DA3">
        <w:rPr>
          <w:rFonts w:ascii="Times New Roman" w:hAnsi="Times New Roman" w:cs="Times New Roman"/>
          <w:b/>
          <w:bCs/>
        </w:rPr>
        <w:t>Health &amp; Safety Induction and Training</w:t>
      </w:r>
    </w:p>
    <w:p w14:paraId="11267B81" w14:textId="18FEB5E9" w:rsidR="001471FE" w:rsidRPr="00F34EE1" w:rsidRDefault="001471FE" w:rsidP="00F34EE1">
      <w:pPr>
        <w:jc w:val="both"/>
        <w:rPr>
          <w:rFonts w:ascii="Times New Roman" w:hAnsi="Times New Roman" w:cs="Times New Roman"/>
        </w:rPr>
      </w:pPr>
      <w:del w:id="617" w:author="Modou Sarr" w:date="2024-11-25T13:44:00Z" w16du:dateUtc="2024-11-25T13:44:00Z">
        <w:r w:rsidRPr="00F34EE1" w:rsidDel="004E2D38">
          <w:rPr>
            <w:rFonts w:ascii="Times New Roman" w:hAnsi="Times New Roman" w:cs="Times New Roman"/>
          </w:rPr>
          <w:delText xml:space="preserve">Many workers lacked </w:delText>
        </w:r>
      </w:del>
      <w:ins w:id="618" w:author="Modou Sarr" w:date="2024-11-25T13:45:00Z" w16du:dateUtc="2024-11-25T13:45:00Z">
        <w:r w:rsidR="004E2D38">
          <w:rPr>
            <w:rFonts w:ascii="Times New Roman" w:hAnsi="Times New Roman" w:cs="Times New Roman"/>
          </w:rPr>
          <w:t>F</w:t>
        </w:r>
      </w:ins>
      <w:del w:id="619" w:author="Modou Sarr" w:date="2024-11-25T13:45:00Z" w16du:dateUtc="2024-11-25T13:45:00Z">
        <w:r w:rsidRPr="00F34EE1" w:rsidDel="004E2D38">
          <w:rPr>
            <w:rFonts w:ascii="Times New Roman" w:hAnsi="Times New Roman" w:cs="Times New Roman"/>
          </w:rPr>
          <w:delText>f</w:delText>
        </w:r>
      </w:del>
      <w:r w:rsidRPr="00F34EE1">
        <w:rPr>
          <w:rFonts w:ascii="Times New Roman" w:hAnsi="Times New Roman" w:cs="Times New Roman"/>
        </w:rPr>
        <w:t>ormal health and safety training, particularly regarding working near live electrical lines</w:t>
      </w:r>
      <w:ins w:id="620" w:author="Modou Sarr" w:date="2024-11-25T13:45:00Z" w16du:dateUtc="2024-11-25T13:45:00Z">
        <w:r w:rsidR="004E2D38">
          <w:rPr>
            <w:rFonts w:ascii="Times New Roman" w:hAnsi="Times New Roman" w:cs="Times New Roman"/>
          </w:rPr>
          <w:t xml:space="preserve"> is essential to safeguard risk and </w:t>
        </w:r>
        <w:proofErr w:type="gramStart"/>
        <w:r w:rsidR="004E2D38">
          <w:rPr>
            <w:rFonts w:ascii="Times New Roman" w:hAnsi="Times New Roman" w:cs="Times New Roman"/>
          </w:rPr>
          <w:t xml:space="preserve">causalities </w:t>
        </w:r>
      </w:ins>
      <w:r w:rsidRPr="00F34EE1">
        <w:rPr>
          <w:rFonts w:ascii="Times New Roman" w:hAnsi="Times New Roman" w:cs="Times New Roman"/>
        </w:rPr>
        <w:t>.</w:t>
      </w:r>
      <w:proofErr w:type="gramEnd"/>
      <w:r w:rsidRPr="00F34EE1">
        <w:rPr>
          <w:rFonts w:ascii="Times New Roman" w:hAnsi="Times New Roman" w:cs="Times New Roman"/>
        </w:rPr>
        <w:t xml:space="preserve"> </w:t>
      </w:r>
      <w:del w:id="621" w:author="Modou Sarr" w:date="2024-11-25T13:45:00Z" w16du:dateUtc="2024-11-25T13:45:00Z">
        <w:r w:rsidRPr="00F34EE1" w:rsidDel="004E2D38">
          <w:rPr>
            <w:rFonts w:ascii="Times New Roman" w:hAnsi="Times New Roman" w:cs="Times New Roman"/>
          </w:rPr>
          <w:delText xml:space="preserve">The </w:delText>
        </w:r>
      </w:del>
      <w:ins w:id="622" w:author="Modou Sarr" w:date="2024-11-25T13:45:00Z" w16du:dateUtc="2024-11-25T13:45:00Z">
        <w:r w:rsidR="004E2D38">
          <w:rPr>
            <w:rFonts w:ascii="Times New Roman" w:hAnsi="Times New Roman" w:cs="Times New Roman"/>
          </w:rPr>
          <w:t>I</w:t>
        </w:r>
      </w:ins>
      <w:del w:id="623" w:author="Modou Sarr" w:date="2024-11-25T13:45:00Z" w16du:dateUtc="2024-11-25T13:45:00Z">
        <w:r w:rsidRPr="00F34EE1" w:rsidDel="004E2D38">
          <w:rPr>
            <w:rFonts w:ascii="Times New Roman" w:hAnsi="Times New Roman" w:cs="Times New Roman"/>
          </w:rPr>
          <w:delText>i</w:delText>
        </w:r>
      </w:del>
      <w:r w:rsidRPr="00F34EE1">
        <w:rPr>
          <w:rFonts w:ascii="Times New Roman" w:hAnsi="Times New Roman" w:cs="Times New Roman"/>
        </w:rPr>
        <w:t>nsufficient induction</w:t>
      </w:r>
      <w:ins w:id="624" w:author="Modou Sarr" w:date="2024-11-25T13:49:00Z" w16du:dateUtc="2024-11-25T13:49:00Z">
        <w:r w:rsidR="006E762A">
          <w:rPr>
            <w:rFonts w:ascii="Times New Roman" w:hAnsi="Times New Roman" w:cs="Times New Roman"/>
          </w:rPr>
          <w:t xml:space="preserve"> and training </w:t>
        </w:r>
      </w:ins>
      <w:r w:rsidRPr="00F34EE1">
        <w:rPr>
          <w:rFonts w:ascii="Times New Roman" w:hAnsi="Times New Roman" w:cs="Times New Roman"/>
        </w:rPr>
        <w:t xml:space="preserve"> </w:t>
      </w:r>
      <w:ins w:id="625" w:author="Modou Sarr" w:date="2024-11-25T13:46:00Z" w16du:dateUtc="2024-11-25T13:46:00Z">
        <w:r w:rsidR="004E2D38">
          <w:rPr>
            <w:rFonts w:ascii="Times New Roman" w:hAnsi="Times New Roman" w:cs="Times New Roman"/>
          </w:rPr>
          <w:t xml:space="preserve"> that </w:t>
        </w:r>
      </w:ins>
      <w:r w:rsidRPr="00F34EE1">
        <w:rPr>
          <w:rFonts w:ascii="Times New Roman" w:hAnsi="Times New Roman" w:cs="Times New Roman"/>
        </w:rPr>
        <w:t>fail</w:t>
      </w:r>
      <w:ins w:id="626" w:author="Modou Sarr" w:date="2024-11-25T13:46:00Z" w16du:dateUtc="2024-11-25T13:46:00Z">
        <w:r w:rsidR="004E2D38">
          <w:rPr>
            <w:rFonts w:ascii="Times New Roman" w:hAnsi="Times New Roman" w:cs="Times New Roman"/>
          </w:rPr>
          <w:t xml:space="preserve">s </w:t>
        </w:r>
      </w:ins>
      <w:del w:id="627" w:author="Modou Sarr" w:date="2024-11-25T13:46:00Z" w16du:dateUtc="2024-11-25T13:46:00Z">
        <w:r w:rsidRPr="00F34EE1" w:rsidDel="004E2D38">
          <w:rPr>
            <w:rFonts w:ascii="Times New Roman" w:hAnsi="Times New Roman" w:cs="Times New Roman"/>
          </w:rPr>
          <w:delText>ed</w:delText>
        </w:r>
      </w:del>
      <w:r w:rsidRPr="00F34EE1">
        <w:rPr>
          <w:rFonts w:ascii="Times New Roman" w:hAnsi="Times New Roman" w:cs="Times New Roman"/>
        </w:rPr>
        <w:t xml:space="preserve"> to equip t</w:t>
      </w:r>
      <w:ins w:id="628" w:author="Modou Sarr" w:date="2024-11-25T13:46:00Z" w16du:dateUtc="2024-11-25T13:46:00Z">
        <w:r w:rsidR="006E762A">
          <w:rPr>
            <w:rFonts w:ascii="Times New Roman" w:hAnsi="Times New Roman" w:cs="Times New Roman"/>
          </w:rPr>
          <w:t xml:space="preserve">eams </w:t>
        </w:r>
      </w:ins>
      <w:del w:id="629" w:author="Modou Sarr" w:date="2024-11-25T13:46:00Z" w16du:dateUtc="2024-11-25T13:46:00Z">
        <w:r w:rsidRPr="00F34EE1" w:rsidDel="006E762A">
          <w:rPr>
            <w:rFonts w:ascii="Times New Roman" w:hAnsi="Times New Roman" w:cs="Times New Roman"/>
          </w:rPr>
          <w:delText>hem</w:delText>
        </w:r>
      </w:del>
      <w:r w:rsidRPr="00F34EE1">
        <w:rPr>
          <w:rFonts w:ascii="Times New Roman" w:hAnsi="Times New Roman" w:cs="Times New Roman"/>
        </w:rPr>
        <w:t xml:space="preserve"> with the necessary knowledge and skills to identify and manage electrical hazards effectively</w:t>
      </w:r>
      <w:ins w:id="630" w:author="Modou Sarr" w:date="2024-11-25T13:46:00Z" w16du:dateUtc="2024-11-25T13:46:00Z">
        <w:r w:rsidR="006E762A">
          <w:rPr>
            <w:rFonts w:ascii="Times New Roman" w:hAnsi="Times New Roman" w:cs="Times New Roman"/>
          </w:rPr>
          <w:t xml:space="preserve"> can results to accidents.</w:t>
        </w:r>
      </w:ins>
      <w:del w:id="631" w:author="Modou Sarr" w:date="2024-11-25T13:46:00Z" w16du:dateUtc="2024-11-25T13:46:00Z">
        <w:r w:rsidRPr="00F34EE1" w:rsidDel="006E762A">
          <w:rPr>
            <w:rFonts w:ascii="Times New Roman" w:hAnsi="Times New Roman" w:cs="Times New Roman"/>
          </w:rPr>
          <w:delText>.</w:delText>
        </w:r>
      </w:del>
    </w:p>
    <w:p w14:paraId="0C5CB7F1" w14:textId="422F06A7" w:rsidR="001471FE" w:rsidRPr="007172F3" w:rsidDel="009A658B" w:rsidRDefault="001471FE" w:rsidP="00EE3A46">
      <w:pPr>
        <w:pStyle w:val="Heading1"/>
        <w:numPr>
          <w:ilvl w:val="0"/>
          <w:numId w:val="88"/>
        </w:numPr>
        <w:rPr>
          <w:del w:id="632" w:author="Modou Sarr" w:date="2024-11-25T14:04:00Z" w16du:dateUtc="2024-11-25T14:04:00Z"/>
          <w:rStyle w:val="Heading1Char"/>
        </w:rPr>
      </w:pPr>
      <w:bookmarkStart w:id="633" w:name="_Toc183294363"/>
      <w:del w:id="634" w:author="Modou Sarr" w:date="2024-11-25T14:04:00Z" w16du:dateUtc="2024-11-25T14:04:00Z">
        <w:r w:rsidRPr="007172F3" w:rsidDel="009A658B">
          <w:rPr>
            <w:rStyle w:val="Heading1Char"/>
          </w:rPr>
          <w:delText>SAFEGUARDS CORRECTIVE ACTION PLAN</w:delText>
        </w:r>
        <w:bookmarkEnd w:id="633"/>
      </w:del>
    </w:p>
    <w:p w14:paraId="2E10B8AC" w14:textId="211F1122" w:rsidR="007172F3" w:rsidDel="009A658B" w:rsidRDefault="007172F3" w:rsidP="007172F3">
      <w:pPr>
        <w:pStyle w:val="BodyText"/>
        <w:spacing w:before="1" w:line="283" w:lineRule="auto"/>
        <w:ind w:right="170"/>
        <w:jc w:val="both"/>
        <w:rPr>
          <w:del w:id="635" w:author="Modou Sarr" w:date="2024-11-25T14:04:00Z" w16du:dateUtc="2024-11-25T14:04:00Z"/>
        </w:rPr>
      </w:pPr>
    </w:p>
    <w:p w14:paraId="4B938CE5" w14:textId="19055859" w:rsidR="00E652A8" w:rsidRPr="00F34EE1" w:rsidDel="009A658B" w:rsidRDefault="00E652A8" w:rsidP="007172F3">
      <w:pPr>
        <w:pStyle w:val="BodyText"/>
        <w:spacing w:before="1" w:line="283" w:lineRule="auto"/>
        <w:ind w:right="170"/>
        <w:jc w:val="both"/>
        <w:rPr>
          <w:del w:id="636" w:author="Modou Sarr" w:date="2024-11-25T14:04:00Z" w16du:dateUtc="2024-11-25T14:04:00Z"/>
        </w:rPr>
      </w:pPr>
      <w:del w:id="637" w:author="Modou Sarr" w:date="2024-11-25T14:04:00Z" w16du:dateUtc="2024-11-25T14:04:00Z">
        <w:r w:rsidRPr="00F34EE1" w:rsidDel="009A658B">
          <w:delText xml:space="preserve">Table 3 provides the proposed Safeguards Corrective Action Plan (SCAP) that will not only address the </w:delText>
        </w:r>
      </w:del>
      <w:del w:id="638" w:author="Modou Sarr" w:date="2024-11-25T13:48:00Z" w16du:dateUtc="2024-11-25T13:48:00Z">
        <w:r w:rsidRPr="00F34EE1" w:rsidDel="006E762A">
          <w:delText>fatal</w:delText>
        </w:r>
      </w:del>
      <w:del w:id="639" w:author="Modou Sarr" w:date="2024-11-25T14:04:00Z" w16du:dateUtc="2024-11-25T14:04:00Z">
        <w:r w:rsidRPr="00F34EE1" w:rsidDel="009A658B">
          <w:delText xml:space="preserve"> incident</w:delText>
        </w:r>
      </w:del>
      <w:ins w:id="640" w:author="Haddy Njie" w:date="2024-11-25T11:42:00Z" w16du:dateUtc="2024-11-25T11:42:00Z">
        <w:del w:id="641" w:author="Modou Sarr" w:date="2024-11-25T14:04:00Z" w16du:dateUtc="2024-11-25T14:04:00Z">
          <w:r w:rsidR="00DB5F63" w:rsidDel="009A658B">
            <w:delText>accident</w:delText>
          </w:r>
        </w:del>
      </w:ins>
      <w:del w:id="642" w:author="Modou Sarr" w:date="2024-11-25T14:04:00Z" w16du:dateUtc="2024-11-25T14:04:00Z">
        <w:r w:rsidRPr="00F34EE1" w:rsidDel="009A658B">
          <w:delText>, but also prevents its re-occurrence during subsequent implementation of the contract.</w:delText>
        </w:r>
      </w:del>
    </w:p>
    <w:p w14:paraId="2922368F" w14:textId="7D1B2060" w:rsidR="00633B53" w:rsidRPr="00F34EE1" w:rsidDel="009A658B" w:rsidRDefault="00633B53" w:rsidP="00F34EE1">
      <w:pPr>
        <w:pStyle w:val="BodyText"/>
        <w:spacing w:before="1" w:line="283" w:lineRule="auto"/>
        <w:ind w:left="152" w:right="170"/>
        <w:jc w:val="both"/>
        <w:rPr>
          <w:del w:id="643" w:author="Modou Sarr" w:date="2024-11-25T14:04:00Z" w16du:dateUtc="2024-11-25T14:04:00Z"/>
        </w:rPr>
      </w:pPr>
    </w:p>
    <w:p w14:paraId="6D2FE97E" w14:textId="5D83CC2D" w:rsidR="00AD0C3A" w:rsidRPr="00390447" w:rsidDel="009A658B" w:rsidRDefault="00633B53" w:rsidP="00F34EE1">
      <w:pPr>
        <w:ind w:left="113"/>
        <w:jc w:val="both"/>
        <w:rPr>
          <w:del w:id="644" w:author="Modou Sarr" w:date="2024-11-25T14:04:00Z" w16du:dateUtc="2024-11-25T14:04:00Z"/>
          <w:rFonts w:ascii="Times New Roman" w:hAnsi="Times New Roman" w:cs="Times New Roman"/>
          <w:b/>
        </w:rPr>
      </w:pPr>
      <w:del w:id="645" w:author="Modou Sarr" w:date="2024-11-25T14:04:00Z" w16du:dateUtc="2024-11-25T14:04:00Z">
        <w:r w:rsidRPr="00F34EE1" w:rsidDel="009A658B">
          <w:rPr>
            <w:rFonts w:ascii="Times New Roman" w:hAnsi="Times New Roman" w:cs="Times New Roman"/>
            <w:b/>
          </w:rPr>
          <w:delText>Table</w:delText>
        </w:r>
        <w:r w:rsidRPr="00F34EE1" w:rsidDel="009A658B">
          <w:rPr>
            <w:rFonts w:ascii="Times New Roman" w:hAnsi="Times New Roman" w:cs="Times New Roman"/>
            <w:b/>
            <w:spacing w:val="13"/>
          </w:rPr>
          <w:delText xml:space="preserve"> </w:delText>
        </w:r>
        <w:r w:rsidRPr="00F34EE1" w:rsidDel="009A658B">
          <w:rPr>
            <w:rFonts w:ascii="Times New Roman" w:hAnsi="Times New Roman" w:cs="Times New Roman"/>
            <w:b/>
          </w:rPr>
          <w:delText>3:</w:delText>
        </w:r>
        <w:r w:rsidRPr="00F34EE1" w:rsidDel="009A658B">
          <w:rPr>
            <w:rFonts w:ascii="Times New Roman" w:hAnsi="Times New Roman" w:cs="Times New Roman"/>
            <w:b/>
            <w:spacing w:val="10"/>
          </w:rPr>
          <w:delText xml:space="preserve"> </w:delText>
        </w:r>
        <w:r w:rsidRPr="00F34EE1" w:rsidDel="009A658B">
          <w:rPr>
            <w:rFonts w:ascii="Times New Roman" w:hAnsi="Times New Roman" w:cs="Times New Roman"/>
            <w:b/>
          </w:rPr>
          <w:delText>Safeguards</w:delText>
        </w:r>
        <w:r w:rsidRPr="00F34EE1" w:rsidDel="009A658B">
          <w:rPr>
            <w:rFonts w:ascii="Times New Roman" w:hAnsi="Times New Roman" w:cs="Times New Roman"/>
            <w:b/>
            <w:spacing w:val="16"/>
          </w:rPr>
          <w:delText xml:space="preserve"> </w:delText>
        </w:r>
        <w:r w:rsidRPr="00F34EE1" w:rsidDel="009A658B">
          <w:rPr>
            <w:rFonts w:ascii="Times New Roman" w:hAnsi="Times New Roman" w:cs="Times New Roman"/>
            <w:b/>
          </w:rPr>
          <w:delText>Corrective</w:delText>
        </w:r>
        <w:r w:rsidRPr="00F34EE1" w:rsidDel="009A658B">
          <w:rPr>
            <w:rFonts w:ascii="Times New Roman" w:hAnsi="Times New Roman" w:cs="Times New Roman"/>
            <w:b/>
            <w:spacing w:val="10"/>
          </w:rPr>
          <w:delText xml:space="preserve"> </w:delText>
        </w:r>
        <w:r w:rsidRPr="00F34EE1" w:rsidDel="009A658B">
          <w:rPr>
            <w:rFonts w:ascii="Times New Roman" w:hAnsi="Times New Roman" w:cs="Times New Roman"/>
            <w:b/>
          </w:rPr>
          <w:delText>Action</w:delText>
        </w:r>
        <w:r w:rsidRPr="00F34EE1" w:rsidDel="009A658B">
          <w:rPr>
            <w:rFonts w:ascii="Times New Roman" w:hAnsi="Times New Roman" w:cs="Times New Roman"/>
            <w:b/>
            <w:spacing w:val="11"/>
          </w:rPr>
          <w:delText xml:space="preserve"> </w:delText>
        </w:r>
        <w:r w:rsidRPr="00F34EE1" w:rsidDel="009A658B">
          <w:rPr>
            <w:rFonts w:ascii="Times New Roman" w:hAnsi="Times New Roman" w:cs="Times New Roman"/>
            <w:b/>
            <w:spacing w:val="-4"/>
          </w:rPr>
          <w:delText>Plan</w:delText>
        </w:r>
      </w:del>
    </w:p>
    <w:p w14:paraId="69E59657" w14:textId="48B3DD48" w:rsidR="00E65363" w:rsidDel="009A658B" w:rsidRDefault="00E65363" w:rsidP="00BE16C9">
      <w:pPr>
        <w:rPr>
          <w:del w:id="646" w:author="Modou Sarr" w:date="2024-11-25T14:04:00Z" w16du:dateUtc="2024-11-25T14:04:00Z"/>
          <w:b/>
          <w:bCs/>
        </w:rPr>
        <w:sectPr w:rsidR="00E65363" w:rsidDel="009A658B">
          <w:footerReference w:type="default" r:id="rId12"/>
          <w:pgSz w:w="11906" w:h="16838"/>
          <w:pgMar w:top="1440" w:right="1440" w:bottom="1440" w:left="1440" w:header="708" w:footer="708" w:gutter="0"/>
          <w:cols w:space="708"/>
          <w:docGrid w:linePitch="360"/>
        </w:sectPr>
      </w:pPr>
    </w:p>
    <w:tbl>
      <w:tblPr>
        <w:tblStyle w:val="TableGrid"/>
        <w:tblW w:w="0" w:type="auto"/>
        <w:tblInd w:w="68" w:type="dxa"/>
        <w:tblLayout w:type="fixed"/>
        <w:tblLook w:val="04A0" w:firstRow="1" w:lastRow="0" w:firstColumn="1" w:lastColumn="0" w:noHBand="0" w:noVBand="1"/>
      </w:tblPr>
      <w:tblGrid>
        <w:gridCol w:w="6234"/>
        <w:gridCol w:w="1490"/>
        <w:gridCol w:w="1275"/>
        <w:gridCol w:w="1701"/>
        <w:gridCol w:w="2268"/>
      </w:tblGrid>
      <w:tr w:rsidR="00E616ED" w:rsidRPr="004D03C5" w:rsidDel="009A658B" w14:paraId="7E799FC2" w14:textId="11F141E0" w:rsidTr="00BE16C9">
        <w:trPr>
          <w:del w:id="647" w:author="Modou Sarr" w:date="2024-11-25T14:04:00Z"/>
        </w:trPr>
        <w:tc>
          <w:tcPr>
            <w:tcW w:w="6234" w:type="dxa"/>
          </w:tcPr>
          <w:p w14:paraId="087D746F" w14:textId="365A0FF3" w:rsidR="00E616ED" w:rsidRPr="004D03C5" w:rsidDel="009A658B" w:rsidRDefault="00E616ED" w:rsidP="00BE16C9">
            <w:pPr>
              <w:rPr>
                <w:del w:id="648" w:author="Modou Sarr" w:date="2024-11-25T14:04:00Z" w16du:dateUtc="2024-11-25T14:04:00Z"/>
                <w:b/>
                <w:bCs/>
              </w:rPr>
            </w:pPr>
            <w:del w:id="649" w:author="Modou Sarr" w:date="2024-11-25T14:04:00Z" w16du:dateUtc="2024-11-25T14:04:00Z">
              <w:r w:rsidRPr="00390447" w:rsidDel="009A658B">
                <w:rPr>
                  <w:b/>
                  <w:bCs/>
                </w:rPr>
                <w:lastRenderedPageBreak/>
                <w:delText>Action Measure</w:delText>
              </w:r>
            </w:del>
          </w:p>
        </w:tc>
        <w:tc>
          <w:tcPr>
            <w:tcW w:w="1490" w:type="dxa"/>
          </w:tcPr>
          <w:p w14:paraId="4FE87BF9" w14:textId="24DDE255" w:rsidR="00E616ED" w:rsidRPr="004D03C5" w:rsidDel="009A658B" w:rsidRDefault="00E616ED" w:rsidP="00BE16C9">
            <w:pPr>
              <w:rPr>
                <w:del w:id="650" w:author="Modou Sarr" w:date="2024-11-25T14:04:00Z" w16du:dateUtc="2024-11-25T14:04:00Z"/>
                <w:b/>
                <w:bCs/>
              </w:rPr>
            </w:pPr>
            <w:del w:id="651" w:author="Modou Sarr" w:date="2024-11-25T14:04:00Z" w16du:dateUtc="2024-11-25T14:04:00Z">
              <w:r w:rsidRPr="00390447" w:rsidDel="009A658B">
                <w:rPr>
                  <w:b/>
                  <w:bCs/>
                </w:rPr>
                <w:delText>Responsible Party</w:delText>
              </w:r>
            </w:del>
          </w:p>
        </w:tc>
        <w:tc>
          <w:tcPr>
            <w:tcW w:w="1275" w:type="dxa"/>
          </w:tcPr>
          <w:p w14:paraId="24E8DB65" w14:textId="1F2D1B80" w:rsidR="00E616ED" w:rsidRPr="004D03C5" w:rsidDel="009A658B" w:rsidRDefault="00E616ED" w:rsidP="00BE16C9">
            <w:pPr>
              <w:rPr>
                <w:del w:id="652" w:author="Modou Sarr" w:date="2024-11-25T14:04:00Z" w16du:dateUtc="2024-11-25T14:04:00Z"/>
                <w:b/>
                <w:bCs/>
              </w:rPr>
            </w:pPr>
            <w:del w:id="653" w:author="Modou Sarr" w:date="2024-11-25T14:04:00Z" w16du:dateUtc="2024-11-25T14:04:00Z">
              <w:r w:rsidRPr="00390447" w:rsidDel="009A658B">
                <w:rPr>
                  <w:b/>
                  <w:bCs/>
                </w:rPr>
                <w:delText>Duration</w:delText>
              </w:r>
            </w:del>
          </w:p>
        </w:tc>
        <w:tc>
          <w:tcPr>
            <w:tcW w:w="1701" w:type="dxa"/>
          </w:tcPr>
          <w:p w14:paraId="143586AA" w14:textId="220F843F" w:rsidR="00E616ED" w:rsidRPr="004D03C5" w:rsidDel="009A658B" w:rsidRDefault="00E616ED" w:rsidP="00BE16C9">
            <w:pPr>
              <w:rPr>
                <w:del w:id="654" w:author="Modou Sarr" w:date="2024-11-25T14:04:00Z" w16du:dateUtc="2024-11-25T14:04:00Z"/>
                <w:b/>
                <w:bCs/>
              </w:rPr>
            </w:pPr>
            <w:del w:id="655" w:author="Modou Sarr" w:date="2024-11-25T14:04:00Z" w16du:dateUtc="2024-11-25T14:04:00Z">
              <w:r w:rsidRPr="00390447" w:rsidDel="009A658B">
                <w:rPr>
                  <w:b/>
                  <w:bCs/>
                </w:rPr>
                <w:delText>Completion Date</w:delText>
              </w:r>
            </w:del>
          </w:p>
        </w:tc>
        <w:tc>
          <w:tcPr>
            <w:tcW w:w="2268" w:type="dxa"/>
          </w:tcPr>
          <w:p w14:paraId="647BDA7B" w14:textId="6D849266" w:rsidR="00E616ED" w:rsidRPr="004D03C5" w:rsidDel="009A658B" w:rsidRDefault="00E616ED" w:rsidP="00BE16C9">
            <w:pPr>
              <w:rPr>
                <w:del w:id="656" w:author="Modou Sarr" w:date="2024-11-25T14:04:00Z" w16du:dateUtc="2024-11-25T14:04:00Z"/>
                <w:b/>
                <w:bCs/>
              </w:rPr>
            </w:pPr>
            <w:del w:id="657" w:author="Modou Sarr" w:date="2024-11-25T14:04:00Z" w16du:dateUtc="2024-11-25T14:04:00Z">
              <w:r w:rsidRPr="00390447" w:rsidDel="009A658B">
                <w:rPr>
                  <w:b/>
                  <w:bCs/>
                </w:rPr>
                <w:delText>Status Update</w:delText>
              </w:r>
            </w:del>
          </w:p>
        </w:tc>
      </w:tr>
      <w:tr w:rsidR="00E616ED" w:rsidRPr="004D03C5" w:rsidDel="009A658B" w14:paraId="7F51973E" w14:textId="008F188E" w:rsidTr="00BE16C9">
        <w:trPr>
          <w:del w:id="658" w:author="Modou Sarr" w:date="2024-11-25T14:04:00Z"/>
        </w:trPr>
        <w:tc>
          <w:tcPr>
            <w:tcW w:w="6234" w:type="dxa"/>
          </w:tcPr>
          <w:p w14:paraId="1AF2D814" w14:textId="0F378EEF" w:rsidR="00E616ED" w:rsidRPr="004D03C5" w:rsidDel="009A658B" w:rsidRDefault="00E616ED" w:rsidP="00BE16C9">
            <w:pPr>
              <w:rPr>
                <w:del w:id="659" w:author="Modou Sarr" w:date="2024-11-25T14:04:00Z" w16du:dateUtc="2024-11-25T14:04:00Z"/>
              </w:rPr>
            </w:pPr>
            <w:del w:id="660" w:author="Modou Sarr" w:date="2024-11-25T14:04:00Z" w16du:dateUtc="2024-11-25T14:04:00Z">
              <w:r w:rsidRPr="00390447" w:rsidDel="009A658B">
                <w:rPr>
                  <w:b/>
                  <w:bCs/>
                </w:rPr>
                <w:delText>Development of Formal Working Procedures</w:delText>
              </w:r>
            </w:del>
          </w:p>
        </w:tc>
        <w:tc>
          <w:tcPr>
            <w:tcW w:w="1490" w:type="dxa"/>
          </w:tcPr>
          <w:p w14:paraId="715841D1" w14:textId="617326E3" w:rsidR="00E616ED" w:rsidRPr="004D03C5" w:rsidDel="009A658B" w:rsidRDefault="00E616ED" w:rsidP="00BE16C9">
            <w:pPr>
              <w:rPr>
                <w:del w:id="661" w:author="Modou Sarr" w:date="2024-11-25T14:04:00Z" w16du:dateUtc="2024-11-25T14:04:00Z"/>
              </w:rPr>
            </w:pPr>
          </w:p>
        </w:tc>
        <w:tc>
          <w:tcPr>
            <w:tcW w:w="1275" w:type="dxa"/>
          </w:tcPr>
          <w:p w14:paraId="61E1E4DC" w14:textId="19A7B7EC" w:rsidR="00E616ED" w:rsidRPr="004D03C5" w:rsidDel="009A658B" w:rsidRDefault="00E616ED" w:rsidP="00BE16C9">
            <w:pPr>
              <w:rPr>
                <w:del w:id="662" w:author="Modou Sarr" w:date="2024-11-25T14:04:00Z" w16du:dateUtc="2024-11-25T14:04:00Z"/>
              </w:rPr>
            </w:pPr>
          </w:p>
        </w:tc>
        <w:tc>
          <w:tcPr>
            <w:tcW w:w="1701" w:type="dxa"/>
          </w:tcPr>
          <w:p w14:paraId="3215C887" w14:textId="524789F6" w:rsidR="00E616ED" w:rsidRPr="004D03C5" w:rsidDel="009A658B" w:rsidRDefault="00E616ED" w:rsidP="00BE16C9">
            <w:pPr>
              <w:rPr>
                <w:del w:id="663" w:author="Modou Sarr" w:date="2024-11-25T14:04:00Z" w16du:dateUtc="2024-11-25T14:04:00Z"/>
              </w:rPr>
            </w:pPr>
          </w:p>
        </w:tc>
        <w:tc>
          <w:tcPr>
            <w:tcW w:w="2268" w:type="dxa"/>
          </w:tcPr>
          <w:p w14:paraId="08BABF82" w14:textId="1D84892C" w:rsidR="00E616ED" w:rsidRPr="004D03C5" w:rsidDel="009A658B" w:rsidRDefault="00E616ED" w:rsidP="00BE16C9">
            <w:pPr>
              <w:rPr>
                <w:del w:id="664" w:author="Modou Sarr" w:date="2024-11-25T14:04:00Z" w16du:dateUtc="2024-11-25T14:04:00Z"/>
              </w:rPr>
            </w:pPr>
          </w:p>
        </w:tc>
      </w:tr>
      <w:tr w:rsidR="00E616ED" w:rsidRPr="004D03C5" w:rsidDel="009A658B" w14:paraId="1AFC5E75" w14:textId="4D07BA4E" w:rsidTr="00BE16C9">
        <w:trPr>
          <w:del w:id="665" w:author="Modou Sarr" w:date="2024-11-25T14:04:00Z"/>
        </w:trPr>
        <w:tc>
          <w:tcPr>
            <w:tcW w:w="6234" w:type="dxa"/>
          </w:tcPr>
          <w:p w14:paraId="78242E7D" w14:textId="1B489F4F" w:rsidR="00E616ED" w:rsidRPr="004D03C5" w:rsidDel="009A658B" w:rsidRDefault="00E616ED" w:rsidP="00BE16C9">
            <w:pPr>
              <w:rPr>
                <w:del w:id="666" w:author="Modou Sarr" w:date="2024-11-25T14:04:00Z" w16du:dateUtc="2024-11-25T14:04:00Z"/>
              </w:rPr>
            </w:pPr>
            <w:del w:id="667" w:author="Modou Sarr" w:date="2024-11-25T14:04:00Z" w16du:dateUtc="2024-11-25T14:04:00Z">
              <w:r w:rsidRPr="00390447" w:rsidDel="009A658B">
                <w:delText>Establish and enforce formal protocols for authorizing and supervising all work activities, including unplanned tasks.</w:delText>
              </w:r>
            </w:del>
          </w:p>
        </w:tc>
        <w:tc>
          <w:tcPr>
            <w:tcW w:w="1490" w:type="dxa"/>
          </w:tcPr>
          <w:p w14:paraId="1F18731D" w14:textId="42759DDC" w:rsidR="00E616ED" w:rsidRPr="004D03C5" w:rsidDel="009A658B" w:rsidRDefault="00E616ED" w:rsidP="00BE16C9">
            <w:pPr>
              <w:rPr>
                <w:del w:id="668" w:author="Modou Sarr" w:date="2024-11-25T14:04:00Z" w16du:dateUtc="2024-11-25T14:04:00Z"/>
              </w:rPr>
            </w:pPr>
            <w:del w:id="669" w:author="Modou Sarr" w:date="2024-11-25T14:04:00Z" w16du:dateUtc="2024-11-25T14:04:00Z">
              <w:r w:rsidRPr="00390447" w:rsidDel="009A658B">
                <w:delText>KEI Industries Ltd.</w:delText>
              </w:r>
            </w:del>
          </w:p>
        </w:tc>
        <w:tc>
          <w:tcPr>
            <w:tcW w:w="1275" w:type="dxa"/>
          </w:tcPr>
          <w:p w14:paraId="0804E333" w14:textId="70078623" w:rsidR="00E616ED" w:rsidRPr="004D03C5" w:rsidDel="009A658B" w:rsidRDefault="00E616ED" w:rsidP="00BE16C9">
            <w:pPr>
              <w:rPr>
                <w:del w:id="670" w:author="Modou Sarr" w:date="2024-11-25T14:04:00Z" w16du:dateUtc="2024-11-25T14:04:00Z"/>
              </w:rPr>
            </w:pPr>
            <w:del w:id="671" w:author="Modou Sarr" w:date="2024-11-25T14:04:00Z" w16du:dateUtc="2024-11-25T14:04:00Z">
              <w:r w:rsidRPr="00390447" w:rsidDel="009A658B">
                <w:delText>Short-term</w:delText>
              </w:r>
            </w:del>
          </w:p>
        </w:tc>
        <w:tc>
          <w:tcPr>
            <w:tcW w:w="1701" w:type="dxa"/>
          </w:tcPr>
          <w:p w14:paraId="3E8CCFD4" w14:textId="206E0CA4" w:rsidR="00E616ED" w:rsidRPr="004D03C5" w:rsidDel="009A658B" w:rsidRDefault="00E616ED" w:rsidP="00BE16C9">
            <w:pPr>
              <w:rPr>
                <w:del w:id="672" w:author="Modou Sarr" w:date="2024-11-25T14:04:00Z" w16du:dateUtc="2024-11-25T14:04:00Z"/>
              </w:rPr>
            </w:pPr>
            <w:del w:id="673" w:author="Modou Sarr" w:date="2024-11-25T14:04:00Z" w16du:dateUtc="2024-11-25T14:04:00Z">
              <w:r w:rsidRPr="00390447" w:rsidDel="009A658B">
                <w:delText>[Insert Date]</w:delText>
              </w:r>
            </w:del>
          </w:p>
        </w:tc>
        <w:tc>
          <w:tcPr>
            <w:tcW w:w="2268" w:type="dxa"/>
          </w:tcPr>
          <w:p w14:paraId="3B0DC99D" w14:textId="2A139A00" w:rsidR="00E616ED" w:rsidRPr="004D03C5" w:rsidDel="009A658B" w:rsidRDefault="006477B3" w:rsidP="00BE16C9">
            <w:pPr>
              <w:rPr>
                <w:del w:id="674" w:author="Modou Sarr" w:date="2024-11-25T14:04:00Z" w16du:dateUtc="2024-11-25T14:04:00Z"/>
              </w:rPr>
            </w:pPr>
            <w:del w:id="675" w:author="Modou Sarr" w:date="2024-11-25T14:04:00Z" w16du:dateUtc="2024-11-25T14:04:00Z">
              <w:r w:rsidDel="009A658B">
                <w:delText>On Track</w:delText>
              </w:r>
            </w:del>
          </w:p>
        </w:tc>
      </w:tr>
      <w:tr w:rsidR="006477B3" w:rsidRPr="004D03C5" w:rsidDel="009A658B" w14:paraId="3598ABD5" w14:textId="28978402" w:rsidTr="00BE16C9">
        <w:trPr>
          <w:del w:id="676" w:author="Modou Sarr" w:date="2024-11-25T14:04:00Z"/>
        </w:trPr>
        <w:tc>
          <w:tcPr>
            <w:tcW w:w="6234" w:type="dxa"/>
          </w:tcPr>
          <w:p w14:paraId="5EC080D9" w14:textId="0E7D8945" w:rsidR="006477B3" w:rsidRPr="004D03C5" w:rsidDel="009A658B" w:rsidRDefault="006477B3" w:rsidP="006477B3">
            <w:pPr>
              <w:rPr>
                <w:del w:id="677" w:author="Modou Sarr" w:date="2024-11-25T14:04:00Z" w16du:dateUtc="2024-11-25T14:04:00Z"/>
              </w:rPr>
            </w:pPr>
            <w:del w:id="678" w:author="Modou Sarr" w:date="2024-11-25T14:04:00Z" w16du:dateUtc="2024-11-25T14:04:00Z">
              <w:r w:rsidRPr="00390447" w:rsidDel="009A658B">
                <w:delText>Implement mandatory shutdown procedures for all live circuits before commencing work.</w:delText>
              </w:r>
            </w:del>
          </w:p>
        </w:tc>
        <w:tc>
          <w:tcPr>
            <w:tcW w:w="1490" w:type="dxa"/>
          </w:tcPr>
          <w:p w14:paraId="1A1BF693" w14:textId="26105DE2" w:rsidR="006477B3" w:rsidRPr="004D03C5" w:rsidDel="009A658B" w:rsidRDefault="006477B3" w:rsidP="006477B3">
            <w:pPr>
              <w:rPr>
                <w:del w:id="679" w:author="Modou Sarr" w:date="2024-11-25T14:04:00Z" w16du:dateUtc="2024-11-25T14:04:00Z"/>
              </w:rPr>
            </w:pPr>
            <w:del w:id="680" w:author="Modou Sarr" w:date="2024-11-25T14:04:00Z" w16du:dateUtc="2024-11-25T14:04:00Z">
              <w:r w:rsidRPr="00390447" w:rsidDel="009A658B">
                <w:delText>KEI Industries Ltd.</w:delText>
              </w:r>
            </w:del>
          </w:p>
        </w:tc>
        <w:tc>
          <w:tcPr>
            <w:tcW w:w="1275" w:type="dxa"/>
          </w:tcPr>
          <w:p w14:paraId="3DCF34E7" w14:textId="40F0079A" w:rsidR="006477B3" w:rsidRPr="004D03C5" w:rsidDel="009A658B" w:rsidRDefault="006477B3" w:rsidP="006477B3">
            <w:pPr>
              <w:rPr>
                <w:del w:id="681" w:author="Modou Sarr" w:date="2024-11-25T14:04:00Z" w16du:dateUtc="2024-11-25T14:04:00Z"/>
              </w:rPr>
            </w:pPr>
            <w:del w:id="682" w:author="Modou Sarr" w:date="2024-11-25T14:04:00Z" w16du:dateUtc="2024-11-25T14:04:00Z">
              <w:r w:rsidRPr="00390447" w:rsidDel="009A658B">
                <w:delText>Short-term</w:delText>
              </w:r>
            </w:del>
          </w:p>
        </w:tc>
        <w:tc>
          <w:tcPr>
            <w:tcW w:w="1701" w:type="dxa"/>
          </w:tcPr>
          <w:p w14:paraId="512D510B" w14:textId="34FE401A" w:rsidR="006477B3" w:rsidRPr="004D03C5" w:rsidDel="009A658B" w:rsidRDefault="006477B3" w:rsidP="006477B3">
            <w:pPr>
              <w:rPr>
                <w:del w:id="683" w:author="Modou Sarr" w:date="2024-11-25T14:04:00Z" w16du:dateUtc="2024-11-25T14:04:00Z"/>
              </w:rPr>
            </w:pPr>
            <w:del w:id="684" w:author="Modou Sarr" w:date="2024-11-25T14:04:00Z" w16du:dateUtc="2024-11-25T14:04:00Z">
              <w:r w:rsidRPr="00390447" w:rsidDel="009A658B">
                <w:delText>[Insert Date]</w:delText>
              </w:r>
            </w:del>
          </w:p>
        </w:tc>
        <w:tc>
          <w:tcPr>
            <w:tcW w:w="2268" w:type="dxa"/>
          </w:tcPr>
          <w:p w14:paraId="528AE5A4" w14:textId="7A22EAD2" w:rsidR="006477B3" w:rsidRPr="004D03C5" w:rsidDel="009A658B" w:rsidRDefault="006477B3" w:rsidP="006477B3">
            <w:pPr>
              <w:rPr>
                <w:del w:id="685" w:author="Modou Sarr" w:date="2024-11-25T14:04:00Z" w16du:dateUtc="2024-11-25T14:04:00Z"/>
              </w:rPr>
            </w:pPr>
            <w:del w:id="686" w:author="Modou Sarr" w:date="2024-11-25T14:04:00Z" w16du:dateUtc="2024-11-25T14:04:00Z">
              <w:r w:rsidDel="009A658B">
                <w:delText>On Track</w:delText>
              </w:r>
            </w:del>
          </w:p>
        </w:tc>
      </w:tr>
      <w:tr w:rsidR="006477B3" w:rsidRPr="004D03C5" w:rsidDel="009A658B" w14:paraId="77D14D4F" w14:textId="0D1A654A" w:rsidTr="00BE16C9">
        <w:trPr>
          <w:del w:id="687" w:author="Modou Sarr" w:date="2024-11-25T14:04:00Z"/>
        </w:trPr>
        <w:tc>
          <w:tcPr>
            <w:tcW w:w="6234" w:type="dxa"/>
          </w:tcPr>
          <w:p w14:paraId="3D04C965" w14:textId="192907A9" w:rsidR="006477B3" w:rsidRPr="004D03C5" w:rsidDel="009A658B" w:rsidRDefault="006477B3" w:rsidP="006477B3">
            <w:pPr>
              <w:rPr>
                <w:del w:id="688" w:author="Modou Sarr" w:date="2024-11-25T14:04:00Z" w16du:dateUtc="2024-11-25T14:04:00Z"/>
              </w:rPr>
            </w:pPr>
            <w:del w:id="689" w:author="Modou Sarr" w:date="2024-11-25T14:04:00Z" w16du:dateUtc="2024-11-25T14:04:00Z">
              <w:r w:rsidRPr="00390447" w:rsidDel="009A658B">
                <w:rPr>
                  <w:b/>
                  <w:bCs/>
                </w:rPr>
                <w:delText>Appointment of In-house Competent Safety Personnel</w:delText>
              </w:r>
            </w:del>
          </w:p>
        </w:tc>
        <w:tc>
          <w:tcPr>
            <w:tcW w:w="1490" w:type="dxa"/>
          </w:tcPr>
          <w:p w14:paraId="7BAEF850" w14:textId="5617AD98" w:rsidR="006477B3" w:rsidRPr="004D03C5" w:rsidDel="009A658B" w:rsidRDefault="006477B3" w:rsidP="006477B3">
            <w:pPr>
              <w:rPr>
                <w:del w:id="690" w:author="Modou Sarr" w:date="2024-11-25T14:04:00Z" w16du:dateUtc="2024-11-25T14:04:00Z"/>
              </w:rPr>
            </w:pPr>
          </w:p>
        </w:tc>
        <w:tc>
          <w:tcPr>
            <w:tcW w:w="1275" w:type="dxa"/>
          </w:tcPr>
          <w:p w14:paraId="0278FFFD" w14:textId="656B79D5" w:rsidR="006477B3" w:rsidRPr="004D03C5" w:rsidDel="009A658B" w:rsidRDefault="006477B3" w:rsidP="006477B3">
            <w:pPr>
              <w:rPr>
                <w:del w:id="691" w:author="Modou Sarr" w:date="2024-11-25T14:04:00Z" w16du:dateUtc="2024-11-25T14:04:00Z"/>
              </w:rPr>
            </w:pPr>
          </w:p>
        </w:tc>
        <w:tc>
          <w:tcPr>
            <w:tcW w:w="1701" w:type="dxa"/>
          </w:tcPr>
          <w:p w14:paraId="7701482D" w14:textId="672DC382" w:rsidR="006477B3" w:rsidRPr="004D03C5" w:rsidDel="009A658B" w:rsidRDefault="006477B3" w:rsidP="006477B3">
            <w:pPr>
              <w:rPr>
                <w:del w:id="692" w:author="Modou Sarr" w:date="2024-11-25T14:04:00Z" w16du:dateUtc="2024-11-25T14:04:00Z"/>
              </w:rPr>
            </w:pPr>
          </w:p>
        </w:tc>
        <w:tc>
          <w:tcPr>
            <w:tcW w:w="2268" w:type="dxa"/>
          </w:tcPr>
          <w:p w14:paraId="073ADA31" w14:textId="61B237FA" w:rsidR="006477B3" w:rsidRPr="004D03C5" w:rsidDel="009A658B" w:rsidRDefault="006477B3" w:rsidP="006477B3">
            <w:pPr>
              <w:rPr>
                <w:del w:id="693" w:author="Modou Sarr" w:date="2024-11-25T14:04:00Z" w16du:dateUtc="2024-11-25T14:04:00Z"/>
              </w:rPr>
            </w:pPr>
          </w:p>
        </w:tc>
      </w:tr>
      <w:tr w:rsidR="006477B3" w:rsidRPr="004D03C5" w:rsidDel="009A658B" w14:paraId="2E47553C" w14:textId="34ACE049" w:rsidTr="00BE16C9">
        <w:trPr>
          <w:del w:id="694" w:author="Modou Sarr" w:date="2024-11-25T14:04:00Z"/>
        </w:trPr>
        <w:tc>
          <w:tcPr>
            <w:tcW w:w="6234" w:type="dxa"/>
          </w:tcPr>
          <w:p w14:paraId="338FC2CA" w14:textId="1B7E302D" w:rsidR="006477B3" w:rsidRPr="004D03C5" w:rsidDel="009A658B" w:rsidRDefault="006477B3" w:rsidP="006477B3">
            <w:pPr>
              <w:rPr>
                <w:del w:id="695" w:author="Modou Sarr" w:date="2024-11-25T14:04:00Z" w16du:dateUtc="2024-11-25T14:04:00Z"/>
              </w:rPr>
            </w:pPr>
            <w:del w:id="696" w:author="Modou Sarr" w:date="2024-11-25T14:04:00Z" w16du:dateUtc="2024-11-25T14:04:00Z">
              <w:r w:rsidRPr="00390447" w:rsidDel="009A658B">
                <w:delText>Hire qualified safety officers to oversee subcontractors' compliance with safety protocols.</w:delText>
              </w:r>
            </w:del>
          </w:p>
        </w:tc>
        <w:tc>
          <w:tcPr>
            <w:tcW w:w="1490" w:type="dxa"/>
          </w:tcPr>
          <w:p w14:paraId="2D309939" w14:textId="63BCCADD" w:rsidR="006477B3" w:rsidRPr="004D03C5" w:rsidDel="009A658B" w:rsidRDefault="006477B3" w:rsidP="006477B3">
            <w:pPr>
              <w:rPr>
                <w:del w:id="697" w:author="Modou Sarr" w:date="2024-11-25T14:04:00Z" w16du:dateUtc="2024-11-25T14:04:00Z"/>
              </w:rPr>
            </w:pPr>
            <w:del w:id="698" w:author="Modou Sarr" w:date="2024-11-25T14:04:00Z" w16du:dateUtc="2024-11-25T14:04:00Z">
              <w:r w:rsidRPr="00390447" w:rsidDel="009A658B">
                <w:delText>KEI Industries Ltd.</w:delText>
              </w:r>
            </w:del>
          </w:p>
        </w:tc>
        <w:tc>
          <w:tcPr>
            <w:tcW w:w="1275" w:type="dxa"/>
          </w:tcPr>
          <w:p w14:paraId="3C72F161" w14:textId="39637093" w:rsidR="006477B3" w:rsidRPr="004D03C5" w:rsidDel="009A658B" w:rsidRDefault="006477B3" w:rsidP="006477B3">
            <w:pPr>
              <w:rPr>
                <w:del w:id="699" w:author="Modou Sarr" w:date="2024-11-25T14:04:00Z" w16du:dateUtc="2024-11-25T14:04:00Z"/>
              </w:rPr>
            </w:pPr>
            <w:del w:id="700" w:author="Modou Sarr" w:date="2024-11-25T14:04:00Z" w16du:dateUtc="2024-11-25T14:04:00Z">
              <w:r w:rsidRPr="00390447" w:rsidDel="009A658B">
                <w:delText>Short-term</w:delText>
              </w:r>
            </w:del>
          </w:p>
        </w:tc>
        <w:tc>
          <w:tcPr>
            <w:tcW w:w="1701" w:type="dxa"/>
          </w:tcPr>
          <w:p w14:paraId="20A2EFA1" w14:textId="2C46F092" w:rsidR="006477B3" w:rsidRPr="004D03C5" w:rsidDel="009A658B" w:rsidRDefault="006477B3" w:rsidP="006477B3">
            <w:pPr>
              <w:rPr>
                <w:del w:id="701" w:author="Modou Sarr" w:date="2024-11-25T14:04:00Z" w16du:dateUtc="2024-11-25T14:04:00Z"/>
              </w:rPr>
            </w:pPr>
            <w:del w:id="702" w:author="Modou Sarr" w:date="2024-11-25T14:04:00Z" w16du:dateUtc="2024-11-25T14:04:00Z">
              <w:r w:rsidRPr="00390447" w:rsidDel="009A658B">
                <w:delText>[Insert Date]</w:delText>
              </w:r>
            </w:del>
          </w:p>
        </w:tc>
        <w:tc>
          <w:tcPr>
            <w:tcW w:w="2268" w:type="dxa"/>
          </w:tcPr>
          <w:p w14:paraId="25CFC1B7" w14:textId="4C2EA641" w:rsidR="006477B3" w:rsidRPr="004D03C5" w:rsidDel="009A658B" w:rsidRDefault="006477B3" w:rsidP="006477B3">
            <w:pPr>
              <w:rPr>
                <w:del w:id="703" w:author="Modou Sarr" w:date="2024-11-25T14:04:00Z" w16du:dateUtc="2024-11-25T14:04:00Z"/>
              </w:rPr>
            </w:pPr>
            <w:del w:id="704" w:author="Modou Sarr" w:date="2024-11-25T14:04:00Z" w16du:dateUtc="2024-11-25T14:04:00Z">
              <w:r w:rsidDel="009A658B">
                <w:delText>On Track</w:delText>
              </w:r>
            </w:del>
          </w:p>
        </w:tc>
      </w:tr>
      <w:tr w:rsidR="006477B3" w:rsidRPr="004D03C5" w:rsidDel="009A658B" w14:paraId="5F152C5E" w14:textId="5E182E39" w:rsidTr="00BE16C9">
        <w:trPr>
          <w:del w:id="705" w:author="Modou Sarr" w:date="2024-11-25T14:04:00Z"/>
        </w:trPr>
        <w:tc>
          <w:tcPr>
            <w:tcW w:w="6234" w:type="dxa"/>
          </w:tcPr>
          <w:p w14:paraId="019DAAC7" w14:textId="1BDAB8E1" w:rsidR="006477B3" w:rsidRPr="004D03C5" w:rsidDel="009A658B" w:rsidRDefault="006477B3" w:rsidP="006477B3">
            <w:pPr>
              <w:rPr>
                <w:del w:id="706" w:author="Modou Sarr" w:date="2024-11-25T14:04:00Z" w16du:dateUtc="2024-11-25T14:04:00Z"/>
              </w:rPr>
            </w:pPr>
            <w:del w:id="707" w:author="Modou Sarr" w:date="2024-11-25T14:04:00Z" w16du:dateUtc="2024-11-25T14:04:00Z">
              <w:r w:rsidRPr="00390447" w:rsidDel="009A658B">
                <w:delText>Conduct regular safety audits and inspections to ensure adherence to established procedures.</w:delText>
              </w:r>
            </w:del>
          </w:p>
        </w:tc>
        <w:tc>
          <w:tcPr>
            <w:tcW w:w="1490" w:type="dxa"/>
          </w:tcPr>
          <w:p w14:paraId="18AD4ED1" w14:textId="7F3588D9" w:rsidR="006477B3" w:rsidRPr="004D03C5" w:rsidDel="009A658B" w:rsidRDefault="006477B3" w:rsidP="006477B3">
            <w:pPr>
              <w:rPr>
                <w:del w:id="708" w:author="Modou Sarr" w:date="2024-11-25T14:04:00Z" w16du:dateUtc="2024-11-25T14:04:00Z"/>
              </w:rPr>
            </w:pPr>
            <w:del w:id="709" w:author="Modou Sarr" w:date="2024-11-25T14:04:00Z" w16du:dateUtc="2024-11-25T14:04:00Z">
              <w:r w:rsidRPr="00390447" w:rsidDel="009A658B">
                <w:delText>KEI Industries Ltd.</w:delText>
              </w:r>
            </w:del>
          </w:p>
        </w:tc>
        <w:tc>
          <w:tcPr>
            <w:tcW w:w="1275" w:type="dxa"/>
          </w:tcPr>
          <w:p w14:paraId="4BB55615" w14:textId="19B4303B" w:rsidR="006477B3" w:rsidRPr="004D03C5" w:rsidDel="009A658B" w:rsidRDefault="006477B3" w:rsidP="006477B3">
            <w:pPr>
              <w:rPr>
                <w:del w:id="710" w:author="Modou Sarr" w:date="2024-11-25T14:04:00Z" w16du:dateUtc="2024-11-25T14:04:00Z"/>
              </w:rPr>
            </w:pPr>
            <w:del w:id="711" w:author="Modou Sarr" w:date="2024-11-25T14:04:00Z" w16du:dateUtc="2024-11-25T14:04:00Z">
              <w:r w:rsidRPr="00390447" w:rsidDel="009A658B">
                <w:delText>Ongoing</w:delText>
              </w:r>
            </w:del>
          </w:p>
        </w:tc>
        <w:tc>
          <w:tcPr>
            <w:tcW w:w="1701" w:type="dxa"/>
          </w:tcPr>
          <w:p w14:paraId="06B444C7" w14:textId="30AB0254" w:rsidR="006477B3" w:rsidRPr="004D03C5" w:rsidDel="009A658B" w:rsidRDefault="006477B3" w:rsidP="006477B3">
            <w:pPr>
              <w:rPr>
                <w:del w:id="712" w:author="Modou Sarr" w:date="2024-11-25T14:04:00Z" w16du:dateUtc="2024-11-25T14:04:00Z"/>
              </w:rPr>
            </w:pPr>
          </w:p>
        </w:tc>
        <w:tc>
          <w:tcPr>
            <w:tcW w:w="2268" w:type="dxa"/>
          </w:tcPr>
          <w:p w14:paraId="4CBF39B1" w14:textId="2D6385FE" w:rsidR="006477B3" w:rsidRPr="004D03C5" w:rsidDel="009A658B" w:rsidRDefault="006477B3" w:rsidP="006477B3">
            <w:pPr>
              <w:rPr>
                <w:del w:id="713" w:author="Modou Sarr" w:date="2024-11-25T14:04:00Z" w16du:dateUtc="2024-11-25T14:04:00Z"/>
              </w:rPr>
            </w:pPr>
            <w:del w:id="714" w:author="Modou Sarr" w:date="2024-11-25T14:04:00Z" w16du:dateUtc="2024-11-25T14:04:00Z">
              <w:r w:rsidRPr="00390447" w:rsidDel="009A658B">
                <w:delText>[Insert Status]</w:delText>
              </w:r>
            </w:del>
          </w:p>
        </w:tc>
      </w:tr>
      <w:tr w:rsidR="006477B3" w:rsidRPr="004D03C5" w:rsidDel="009A658B" w14:paraId="4CE408A4" w14:textId="3F6934E7" w:rsidTr="00BE16C9">
        <w:trPr>
          <w:del w:id="715" w:author="Modou Sarr" w:date="2024-11-25T14:04:00Z"/>
        </w:trPr>
        <w:tc>
          <w:tcPr>
            <w:tcW w:w="6234" w:type="dxa"/>
          </w:tcPr>
          <w:p w14:paraId="4A53EFA9" w14:textId="2ED33A73" w:rsidR="006477B3" w:rsidRPr="004D03C5" w:rsidDel="009A658B" w:rsidRDefault="006477B3" w:rsidP="006477B3">
            <w:pPr>
              <w:rPr>
                <w:del w:id="716" w:author="Modou Sarr" w:date="2024-11-25T14:04:00Z" w16du:dateUtc="2024-11-25T14:04:00Z"/>
              </w:rPr>
            </w:pPr>
            <w:del w:id="717" w:author="Modou Sarr" w:date="2024-11-25T14:04:00Z" w16du:dateUtc="2024-11-25T14:04:00Z">
              <w:r w:rsidRPr="00390447" w:rsidDel="009A658B">
                <w:rPr>
                  <w:b/>
                  <w:bCs/>
                </w:rPr>
                <w:delText>Implementation of a Comprehensive Safety Management System</w:delText>
              </w:r>
            </w:del>
          </w:p>
        </w:tc>
        <w:tc>
          <w:tcPr>
            <w:tcW w:w="1490" w:type="dxa"/>
          </w:tcPr>
          <w:p w14:paraId="111DF440" w14:textId="7876284A" w:rsidR="006477B3" w:rsidRPr="004D03C5" w:rsidDel="009A658B" w:rsidRDefault="006477B3" w:rsidP="006477B3">
            <w:pPr>
              <w:rPr>
                <w:del w:id="718" w:author="Modou Sarr" w:date="2024-11-25T14:04:00Z" w16du:dateUtc="2024-11-25T14:04:00Z"/>
              </w:rPr>
            </w:pPr>
          </w:p>
        </w:tc>
        <w:tc>
          <w:tcPr>
            <w:tcW w:w="1275" w:type="dxa"/>
          </w:tcPr>
          <w:p w14:paraId="452FE429" w14:textId="67F488E7" w:rsidR="006477B3" w:rsidRPr="004D03C5" w:rsidDel="009A658B" w:rsidRDefault="006477B3" w:rsidP="006477B3">
            <w:pPr>
              <w:rPr>
                <w:del w:id="719" w:author="Modou Sarr" w:date="2024-11-25T14:04:00Z" w16du:dateUtc="2024-11-25T14:04:00Z"/>
              </w:rPr>
            </w:pPr>
          </w:p>
        </w:tc>
        <w:tc>
          <w:tcPr>
            <w:tcW w:w="1701" w:type="dxa"/>
          </w:tcPr>
          <w:p w14:paraId="5950D97A" w14:textId="2B350705" w:rsidR="006477B3" w:rsidRPr="004D03C5" w:rsidDel="009A658B" w:rsidRDefault="006477B3" w:rsidP="006477B3">
            <w:pPr>
              <w:rPr>
                <w:del w:id="720" w:author="Modou Sarr" w:date="2024-11-25T14:04:00Z" w16du:dateUtc="2024-11-25T14:04:00Z"/>
              </w:rPr>
            </w:pPr>
          </w:p>
        </w:tc>
        <w:tc>
          <w:tcPr>
            <w:tcW w:w="2268" w:type="dxa"/>
          </w:tcPr>
          <w:p w14:paraId="0DB3FC55" w14:textId="2C5B2362" w:rsidR="006477B3" w:rsidRPr="004D03C5" w:rsidDel="009A658B" w:rsidRDefault="006477B3" w:rsidP="006477B3">
            <w:pPr>
              <w:rPr>
                <w:del w:id="721" w:author="Modou Sarr" w:date="2024-11-25T14:04:00Z" w16du:dateUtc="2024-11-25T14:04:00Z"/>
              </w:rPr>
            </w:pPr>
          </w:p>
        </w:tc>
      </w:tr>
      <w:tr w:rsidR="006477B3" w:rsidRPr="004D03C5" w:rsidDel="009A658B" w14:paraId="63B2B676" w14:textId="0EC16F41" w:rsidTr="00BE16C9">
        <w:trPr>
          <w:del w:id="722" w:author="Modou Sarr" w:date="2024-11-25T14:04:00Z"/>
        </w:trPr>
        <w:tc>
          <w:tcPr>
            <w:tcW w:w="6234" w:type="dxa"/>
          </w:tcPr>
          <w:p w14:paraId="632C6B85" w14:textId="3ACE8695" w:rsidR="006477B3" w:rsidRPr="004D03C5" w:rsidDel="009A658B" w:rsidRDefault="006477B3" w:rsidP="006477B3">
            <w:pPr>
              <w:rPr>
                <w:del w:id="723" w:author="Modou Sarr" w:date="2024-11-25T14:04:00Z" w16du:dateUtc="2024-11-25T14:04:00Z"/>
              </w:rPr>
            </w:pPr>
            <w:del w:id="724" w:author="Modou Sarr" w:date="2024-11-25T14:04:00Z" w16du:dateUtc="2024-11-25T14:04:00Z">
              <w:r w:rsidRPr="00390447" w:rsidDel="009A658B">
                <w:delText>Develop and integrate a safety management system that outlines standardized safety procedures, risk assessments, and mitigation strategies.</w:delText>
              </w:r>
            </w:del>
          </w:p>
        </w:tc>
        <w:tc>
          <w:tcPr>
            <w:tcW w:w="1490" w:type="dxa"/>
          </w:tcPr>
          <w:p w14:paraId="3A25B564" w14:textId="4D695A07" w:rsidR="006477B3" w:rsidRPr="004D03C5" w:rsidDel="009A658B" w:rsidRDefault="006477B3" w:rsidP="006477B3">
            <w:pPr>
              <w:rPr>
                <w:del w:id="725" w:author="Modou Sarr" w:date="2024-11-25T14:04:00Z" w16du:dateUtc="2024-11-25T14:04:00Z"/>
              </w:rPr>
            </w:pPr>
            <w:del w:id="726" w:author="Modou Sarr" w:date="2024-11-25T14:04:00Z" w16du:dateUtc="2024-11-25T14:04:00Z">
              <w:r w:rsidRPr="00390447" w:rsidDel="009A658B">
                <w:delText>KEI Industries Ltd.</w:delText>
              </w:r>
            </w:del>
          </w:p>
        </w:tc>
        <w:tc>
          <w:tcPr>
            <w:tcW w:w="1275" w:type="dxa"/>
          </w:tcPr>
          <w:p w14:paraId="53ACA2A1" w14:textId="32874F85" w:rsidR="006477B3" w:rsidRPr="004D03C5" w:rsidDel="009A658B" w:rsidRDefault="006477B3" w:rsidP="006477B3">
            <w:pPr>
              <w:rPr>
                <w:del w:id="727" w:author="Modou Sarr" w:date="2024-11-25T14:04:00Z" w16du:dateUtc="2024-11-25T14:04:00Z"/>
              </w:rPr>
            </w:pPr>
            <w:del w:id="728" w:author="Modou Sarr" w:date="2024-11-25T14:04:00Z" w16du:dateUtc="2024-11-25T14:04:00Z">
              <w:r w:rsidRPr="00390447" w:rsidDel="009A658B">
                <w:delText>Short-term</w:delText>
              </w:r>
            </w:del>
          </w:p>
        </w:tc>
        <w:tc>
          <w:tcPr>
            <w:tcW w:w="1701" w:type="dxa"/>
          </w:tcPr>
          <w:p w14:paraId="20E7EA82" w14:textId="5327E2A3" w:rsidR="006477B3" w:rsidRPr="004D03C5" w:rsidDel="009A658B" w:rsidRDefault="006477B3" w:rsidP="006477B3">
            <w:pPr>
              <w:rPr>
                <w:del w:id="729" w:author="Modou Sarr" w:date="2024-11-25T14:04:00Z" w16du:dateUtc="2024-11-25T14:04:00Z"/>
              </w:rPr>
            </w:pPr>
            <w:del w:id="730" w:author="Modou Sarr" w:date="2024-11-25T14:04:00Z" w16du:dateUtc="2024-11-25T14:04:00Z">
              <w:r w:rsidRPr="00390447" w:rsidDel="009A658B">
                <w:delText>[Insert Date]</w:delText>
              </w:r>
            </w:del>
          </w:p>
        </w:tc>
        <w:tc>
          <w:tcPr>
            <w:tcW w:w="2268" w:type="dxa"/>
          </w:tcPr>
          <w:p w14:paraId="7C1C45E7" w14:textId="5CBB0BD2" w:rsidR="006477B3" w:rsidRPr="004D03C5" w:rsidDel="009A658B" w:rsidRDefault="006477B3" w:rsidP="006477B3">
            <w:pPr>
              <w:rPr>
                <w:del w:id="731" w:author="Modou Sarr" w:date="2024-11-25T14:04:00Z" w16du:dateUtc="2024-11-25T14:04:00Z"/>
              </w:rPr>
            </w:pPr>
            <w:del w:id="732" w:author="Modou Sarr" w:date="2024-11-25T14:04:00Z" w16du:dateUtc="2024-11-25T14:04:00Z">
              <w:r w:rsidRPr="00390447" w:rsidDel="009A658B">
                <w:delText>[Insert Status]</w:delText>
              </w:r>
            </w:del>
          </w:p>
        </w:tc>
      </w:tr>
      <w:tr w:rsidR="006477B3" w:rsidRPr="004D03C5" w:rsidDel="009A658B" w14:paraId="2F749C9D" w14:textId="4CA4E566" w:rsidTr="00BE16C9">
        <w:trPr>
          <w:del w:id="733" w:author="Modou Sarr" w:date="2024-11-25T14:04:00Z"/>
        </w:trPr>
        <w:tc>
          <w:tcPr>
            <w:tcW w:w="6234" w:type="dxa"/>
          </w:tcPr>
          <w:p w14:paraId="5A0EBD55" w14:textId="7BB3E4D4" w:rsidR="006477B3" w:rsidRPr="004D03C5" w:rsidDel="009A658B" w:rsidRDefault="006477B3" w:rsidP="006477B3">
            <w:pPr>
              <w:rPr>
                <w:del w:id="734" w:author="Modou Sarr" w:date="2024-11-25T14:04:00Z" w16du:dateUtc="2024-11-25T14:04:00Z"/>
              </w:rPr>
            </w:pPr>
            <w:del w:id="735" w:author="Modou Sarr" w:date="2024-11-25T14:04:00Z" w16du:dateUtc="2024-11-25T14:04:00Z">
              <w:r w:rsidRPr="00390447" w:rsidDel="009A658B">
                <w:delText>Ensure continuous monitoring and updating of the system to address emerging risks.</w:delText>
              </w:r>
            </w:del>
          </w:p>
        </w:tc>
        <w:tc>
          <w:tcPr>
            <w:tcW w:w="1490" w:type="dxa"/>
          </w:tcPr>
          <w:p w14:paraId="02825860" w14:textId="28FE0421" w:rsidR="006477B3" w:rsidRPr="004D03C5" w:rsidDel="009A658B" w:rsidRDefault="006477B3" w:rsidP="006477B3">
            <w:pPr>
              <w:rPr>
                <w:del w:id="736" w:author="Modou Sarr" w:date="2024-11-25T14:04:00Z" w16du:dateUtc="2024-11-25T14:04:00Z"/>
              </w:rPr>
            </w:pPr>
            <w:del w:id="737" w:author="Modou Sarr" w:date="2024-11-25T14:04:00Z" w16du:dateUtc="2024-11-25T14:04:00Z">
              <w:r w:rsidRPr="00390447" w:rsidDel="009A658B">
                <w:delText>KEI Industries Ltd.</w:delText>
              </w:r>
            </w:del>
          </w:p>
        </w:tc>
        <w:tc>
          <w:tcPr>
            <w:tcW w:w="1275" w:type="dxa"/>
          </w:tcPr>
          <w:p w14:paraId="5D84FCF7" w14:textId="43E65657" w:rsidR="006477B3" w:rsidRPr="004D03C5" w:rsidDel="009A658B" w:rsidRDefault="006477B3" w:rsidP="006477B3">
            <w:pPr>
              <w:rPr>
                <w:del w:id="738" w:author="Modou Sarr" w:date="2024-11-25T14:04:00Z" w16du:dateUtc="2024-11-25T14:04:00Z"/>
              </w:rPr>
            </w:pPr>
            <w:del w:id="739" w:author="Modou Sarr" w:date="2024-11-25T14:04:00Z" w16du:dateUtc="2024-11-25T14:04:00Z">
              <w:r w:rsidRPr="00390447" w:rsidDel="009A658B">
                <w:delText>Ongoing</w:delText>
              </w:r>
            </w:del>
          </w:p>
        </w:tc>
        <w:tc>
          <w:tcPr>
            <w:tcW w:w="1701" w:type="dxa"/>
          </w:tcPr>
          <w:p w14:paraId="51E9825F" w14:textId="54AE2BA4" w:rsidR="006477B3" w:rsidRPr="004D03C5" w:rsidDel="009A658B" w:rsidRDefault="006477B3" w:rsidP="006477B3">
            <w:pPr>
              <w:rPr>
                <w:del w:id="740" w:author="Modou Sarr" w:date="2024-11-25T14:04:00Z" w16du:dateUtc="2024-11-25T14:04:00Z"/>
              </w:rPr>
            </w:pPr>
            <w:del w:id="741" w:author="Modou Sarr" w:date="2024-11-25T14:04:00Z" w16du:dateUtc="2024-11-25T14:04:00Z">
              <w:r w:rsidRPr="00390447" w:rsidDel="009A658B">
                <w:delText>[Insert Date]</w:delText>
              </w:r>
            </w:del>
          </w:p>
        </w:tc>
        <w:tc>
          <w:tcPr>
            <w:tcW w:w="2268" w:type="dxa"/>
          </w:tcPr>
          <w:p w14:paraId="063B63E9" w14:textId="31560905" w:rsidR="006477B3" w:rsidRPr="004D03C5" w:rsidDel="009A658B" w:rsidRDefault="006477B3" w:rsidP="006477B3">
            <w:pPr>
              <w:rPr>
                <w:del w:id="742" w:author="Modou Sarr" w:date="2024-11-25T14:04:00Z" w16du:dateUtc="2024-11-25T14:04:00Z"/>
              </w:rPr>
            </w:pPr>
            <w:del w:id="743" w:author="Modou Sarr" w:date="2024-11-25T14:04:00Z" w16du:dateUtc="2024-11-25T14:04:00Z">
              <w:r w:rsidRPr="00390447" w:rsidDel="009A658B">
                <w:delText>[Insert Status]</w:delText>
              </w:r>
            </w:del>
          </w:p>
        </w:tc>
      </w:tr>
      <w:tr w:rsidR="006477B3" w:rsidRPr="004D03C5" w:rsidDel="009A658B" w14:paraId="4897B7AA" w14:textId="2A4FEBA3" w:rsidTr="00BE16C9">
        <w:trPr>
          <w:del w:id="744" w:author="Modou Sarr" w:date="2024-11-25T14:04:00Z"/>
        </w:trPr>
        <w:tc>
          <w:tcPr>
            <w:tcW w:w="6234" w:type="dxa"/>
          </w:tcPr>
          <w:p w14:paraId="27A90B01" w14:textId="67C2A0F0" w:rsidR="006477B3" w:rsidRPr="004D03C5" w:rsidDel="009A658B" w:rsidRDefault="006477B3" w:rsidP="006477B3">
            <w:pPr>
              <w:rPr>
                <w:del w:id="745" w:author="Modou Sarr" w:date="2024-11-25T14:04:00Z" w16du:dateUtc="2024-11-25T14:04:00Z"/>
              </w:rPr>
            </w:pPr>
            <w:del w:id="746" w:author="Modou Sarr" w:date="2024-11-25T14:04:00Z" w16du:dateUtc="2024-11-25T14:04:00Z">
              <w:r w:rsidRPr="00390447" w:rsidDel="009A658B">
                <w:rPr>
                  <w:b/>
                  <w:bCs/>
                </w:rPr>
                <w:delText>Deployment of Competent Technical Personnel on Site</w:delText>
              </w:r>
            </w:del>
          </w:p>
        </w:tc>
        <w:tc>
          <w:tcPr>
            <w:tcW w:w="1490" w:type="dxa"/>
          </w:tcPr>
          <w:p w14:paraId="1B17E248" w14:textId="30A50735" w:rsidR="006477B3" w:rsidRPr="004D03C5" w:rsidDel="009A658B" w:rsidRDefault="006477B3" w:rsidP="006477B3">
            <w:pPr>
              <w:rPr>
                <w:del w:id="747" w:author="Modou Sarr" w:date="2024-11-25T14:04:00Z" w16du:dateUtc="2024-11-25T14:04:00Z"/>
              </w:rPr>
            </w:pPr>
          </w:p>
        </w:tc>
        <w:tc>
          <w:tcPr>
            <w:tcW w:w="1275" w:type="dxa"/>
          </w:tcPr>
          <w:p w14:paraId="7E50B17B" w14:textId="461244EF" w:rsidR="006477B3" w:rsidRPr="004D03C5" w:rsidDel="009A658B" w:rsidRDefault="006477B3" w:rsidP="006477B3">
            <w:pPr>
              <w:rPr>
                <w:del w:id="748" w:author="Modou Sarr" w:date="2024-11-25T14:04:00Z" w16du:dateUtc="2024-11-25T14:04:00Z"/>
              </w:rPr>
            </w:pPr>
          </w:p>
        </w:tc>
        <w:tc>
          <w:tcPr>
            <w:tcW w:w="1701" w:type="dxa"/>
          </w:tcPr>
          <w:p w14:paraId="78B5A6E7" w14:textId="45EB6602" w:rsidR="006477B3" w:rsidRPr="004D03C5" w:rsidDel="009A658B" w:rsidRDefault="006477B3" w:rsidP="006477B3">
            <w:pPr>
              <w:rPr>
                <w:del w:id="749" w:author="Modou Sarr" w:date="2024-11-25T14:04:00Z" w16du:dateUtc="2024-11-25T14:04:00Z"/>
              </w:rPr>
            </w:pPr>
          </w:p>
        </w:tc>
        <w:tc>
          <w:tcPr>
            <w:tcW w:w="2268" w:type="dxa"/>
          </w:tcPr>
          <w:p w14:paraId="6BD0E96C" w14:textId="72B524C1" w:rsidR="006477B3" w:rsidRPr="004D03C5" w:rsidDel="009A658B" w:rsidRDefault="006477B3" w:rsidP="006477B3">
            <w:pPr>
              <w:rPr>
                <w:del w:id="750" w:author="Modou Sarr" w:date="2024-11-25T14:04:00Z" w16du:dateUtc="2024-11-25T14:04:00Z"/>
              </w:rPr>
            </w:pPr>
          </w:p>
        </w:tc>
      </w:tr>
      <w:tr w:rsidR="006477B3" w:rsidRPr="004D03C5" w:rsidDel="009A658B" w14:paraId="6D506F2E" w14:textId="13B35F5F" w:rsidTr="00BE16C9">
        <w:trPr>
          <w:del w:id="751" w:author="Modou Sarr" w:date="2024-11-25T14:04:00Z"/>
        </w:trPr>
        <w:tc>
          <w:tcPr>
            <w:tcW w:w="6234" w:type="dxa"/>
          </w:tcPr>
          <w:p w14:paraId="7F6DD018" w14:textId="0C684F86" w:rsidR="006477B3" w:rsidRPr="004D03C5" w:rsidDel="009A658B" w:rsidRDefault="006477B3" w:rsidP="006477B3">
            <w:pPr>
              <w:rPr>
                <w:del w:id="752" w:author="Modou Sarr" w:date="2024-11-25T14:04:00Z" w16du:dateUtc="2024-11-25T14:04:00Z"/>
              </w:rPr>
            </w:pPr>
            <w:del w:id="753" w:author="Modou Sarr" w:date="2024-11-25T14:04:00Z" w16du:dateUtc="2024-11-25T14:04:00Z">
              <w:r w:rsidRPr="00390447" w:rsidDel="009A658B">
                <w:delText>Assign qualified technical staff to supervise high-risk tasks, such as working near live electrical lines.</w:delText>
              </w:r>
            </w:del>
          </w:p>
        </w:tc>
        <w:tc>
          <w:tcPr>
            <w:tcW w:w="1490" w:type="dxa"/>
          </w:tcPr>
          <w:p w14:paraId="32D512AB" w14:textId="04494631" w:rsidR="006477B3" w:rsidRPr="004D03C5" w:rsidDel="009A658B" w:rsidRDefault="006477B3" w:rsidP="006477B3">
            <w:pPr>
              <w:rPr>
                <w:del w:id="754" w:author="Modou Sarr" w:date="2024-11-25T14:04:00Z" w16du:dateUtc="2024-11-25T14:04:00Z"/>
              </w:rPr>
            </w:pPr>
            <w:del w:id="755" w:author="Modou Sarr" w:date="2024-11-25T14:04:00Z" w16du:dateUtc="2024-11-25T14:04:00Z">
              <w:r w:rsidRPr="00390447" w:rsidDel="009A658B">
                <w:delText>KEI Industries Ltd.</w:delText>
              </w:r>
            </w:del>
          </w:p>
        </w:tc>
        <w:tc>
          <w:tcPr>
            <w:tcW w:w="1275" w:type="dxa"/>
          </w:tcPr>
          <w:p w14:paraId="3339FDF8" w14:textId="1A00F86F" w:rsidR="006477B3" w:rsidRPr="004D03C5" w:rsidDel="009A658B" w:rsidRDefault="006477B3" w:rsidP="006477B3">
            <w:pPr>
              <w:rPr>
                <w:del w:id="756" w:author="Modou Sarr" w:date="2024-11-25T14:04:00Z" w16du:dateUtc="2024-11-25T14:04:00Z"/>
              </w:rPr>
            </w:pPr>
            <w:del w:id="757" w:author="Modou Sarr" w:date="2024-11-25T14:04:00Z" w16du:dateUtc="2024-11-25T14:04:00Z">
              <w:r w:rsidRPr="00390447" w:rsidDel="009A658B">
                <w:delText>Ongoing</w:delText>
              </w:r>
            </w:del>
          </w:p>
        </w:tc>
        <w:tc>
          <w:tcPr>
            <w:tcW w:w="1701" w:type="dxa"/>
          </w:tcPr>
          <w:p w14:paraId="52D0D062" w14:textId="7CB03C16" w:rsidR="006477B3" w:rsidRPr="004D03C5" w:rsidDel="009A658B" w:rsidRDefault="006477B3" w:rsidP="006477B3">
            <w:pPr>
              <w:rPr>
                <w:del w:id="758" w:author="Modou Sarr" w:date="2024-11-25T14:04:00Z" w16du:dateUtc="2024-11-25T14:04:00Z"/>
              </w:rPr>
            </w:pPr>
            <w:del w:id="759" w:author="Modou Sarr" w:date="2024-11-25T14:04:00Z" w16du:dateUtc="2024-11-25T14:04:00Z">
              <w:r w:rsidRPr="00390447" w:rsidDel="009A658B">
                <w:delText>[Insert Date]</w:delText>
              </w:r>
            </w:del>
          </w:p>
        </w:tc>
        <w:tc>
          <w:tcPr>
            <w:tcW w:w="2268" w:type="dxa"/>
          </w:tcPr>
          <w:p w14:paraId="2FD72FC5" w14:textId="1F5825EB" w:rsidR="006477B3" w:rsidRPr="004D03C5" w:rsidDel="009A658B" w:rsidRDefault="006477B3" w:rsidP="006477B3">
            <w:pPr>
              <w:rPr>
                <w:del w:id="760" w:author="Modou Sarr" w:date="2024-11-25T14:04:00Z" w16du:dateUtc="2024-11-25T14:04:00Z"/>
              </w:rPr>
            </w:pPr>
            <w:del w:id="761" w:author="Modou Sarr" w:date="2024-11-25T14:04:00Z" w16du:dateUtc="2024-11-25T14:04:00Z">
              <w:r w:rsidRPr="00390447" w:rsidDel="009A658B">
                <w:delText>[Insert Status]</w:delText>
              </w:r>
            </w:del>
          </w:p>
        </w:tc>
      </w:tr>
      <w:tr w:rsidR="006477B3" w:rsidRPr="004D03C5" w:rsidDel="009A658B" w14:paraId="3C5EF8C8" w14:textId="7110A395" w:rsidTr="00BE16C9">
        <w:trPr>
          <w:del w:id="762" w:author="Modou Sarr" w:date="2024-11-25T14:04:00Z"/>
        </w:trPr>
        <w:tc>
          <w:tcPr>
            <w:tcW w:w="6234" w:type="dxa"/>
          </w:tcPr>
          <w:p w14:paraId="41C63704" w14:textId="534D485E" w:rsidR="006477B3" w:rsidRPr="004D03C5" w:rsidDel="009A658B" w:rsidRDefault="006477B3" w:rsidP="006477B3">
            <w:pPr>
              <w:rPr>
                <w:del w:id="763" w:author="Modou Sarr" w:date="2024-11-25T14:04:00Z" w16du:dateUtc="2024-11-25T14:04:00Z"/>
              </w:rPr>
            </w:pPr>
            <w:del w:id="764" w:author="Modou Sarr" w:date="2024-11-25T14:04:00Z" w16du:dateUtc="2024-11-25T14:04:00Z">
              <w:r w:rsidRPr="00390447" w:rsidDel="009A658B">
                <w:delText>Provide ongoing training to technical personnel to enhance their supervisory capabilities.</w:delText>
              </w:r>
            </w:del>
          </w:p>
        </w:tc>
        <w:tc>
          <w:tcPr>
            <w:tcW w:w="1490" w:type="dxa"/>
          </w:tcPr>
          <w:p w14:paraId="6C395F4E" w14:textId="231FA181" w:rsidR="006477B3" w:rsidRPr="004D03C5" w:rsidDel="009A658B" w:rsidRDefault="006477B3" w:rsidP="006477B3">
            <w:pPr>
              <w:rPr>
                <w:del w:id="765" w:author="Modou Sarr" w:date="2024-11-25T14:04:00Z" w16du:dateUtc="2024-11-25T14:04:00Z"/>
              </w:rPr>
            </w:pPr>
            <w:del w:id="766" w:author="Modou Sarr" w:date="2024-11-25T14:04:00Z" w16du:dateUtc="2024-11-25T14:04:00Z">
              <w:r w:rsidRPr="00390447" w:rsidDel="009A658B">
                <w:delText>KEI Industries Ltd.</w:delText>
              </w:r>
            </w:del>
          </w:p>
        </w:tc>
        <w:tc>
          <w:tcPr>
            <w:tcW w:w="1275" w:type="dxa"/>
          </w:tcPr>
          <w:p w14:paraId="700A1EC8" w14:textId="465F6C98" w:rsidR="006477B3" w:rsidRPr="004D03C5" w:rsidDel="009A658B" w:rsidRDefault="006477B3" w:rsidP="006477B3">
            <w:pPr>
              <w:rPr>
                <w:del w:id="767" w:author="Modou Sarr" w:date="2024-11-25T14:04:00Z" w16du:dateUtc="2024-11-25T14:04:00Z"/>
              </w:rPr>
            </w:pPr>
            <w:del w:id="768" w:author="Modou Sarr" w:date="2024-11-25T14:04:00Z" w16du:dateUtc="2024-11-25T14:04:00Z">
              <w:r w:rsidRPr="00390447" w:rsidDel="009A658B">
                <w:delText>Ongoing</w:delText>
              </w:r>
            </w:del>
          </w:p>
        </w:tc>
        <w:tc>
          <w:tcPr>
            <w:tcW w:w="1701" w:type="dxa"/>
          </w:tcPr>
          <w:p w14:paraId="4F4BCAC7" w14:textId="06A88FFB" w:rsidR="006477B3" w:rsidRPr="004D03C5" w:rsidDel="009A658B" w:rsidRDefault="006477B3" w:rsidP="006477B3">
            <w:pPr>
              <w:rPr>
                <w:del w:id="769" w:author="Modou Sarr" w:date="2024-11-25T14:04:00Z" w16du:dateUtc="2024-11-25T14:04:00Z"/>
              </w:rPr>
            </w:pPr>
            <w:del w:id="770" w:author="Modou Sarr" w:date="2024-11-25T14:04:00Z" w16du:dateUtc="2024-11-25T14:04:00Z">
              <w:r w:rsidRPr="00390447" w:rsidDel="009A658B">
                <w:delText>[Insert Date]</w:delText>
              </w:r>
            </w:del>
          </w:p>
        </w:tc>
        <w:tc>
          <w:tcPr>
            <w:tcW w:w="2268" w:type="dxa"/>
          </w:tcPr>
          <w:p w14:paraId="29AF1254" w14:textId="520A52A0" w:rsidR="006477B3" w:rsidRPr="004D03C5" w:rsidDel="009A658B" w:rsidRDefault="006477B3" w:rsidP="006477B3">
            <w:pPr>
              <w:rPr>
                <w:del w:id="771" w:author="Modou Sarr" w:date="2024-11-25T14:04:00Z" w16du:dateUtc="2024-11-25T14:04:00Z"/>
              </w:rPr>
            </w:pPr>
            <w:del w:id="772" w:author="Modou Sarr" w:date="2024-11-25T14:04:00Z" w16du:dateUtc="2024-11-25T14:04:00Z">
              <w:r w:rsidRPr="00390447" w:rsidDel="009A658B">
                <w:delText>[Insert Status]</w:delText>
              </w:r>
            </w:del>
          </w:p>
        </w:tc>
      </w:tr>
      <w:tr w:rsidR="006477B3" w:rsidRPr="004D03C5" w:rsidDel="009A658B" w14:paraId="3916A7E4" w14:textId="118A47CF" w:rsidTr="00BE16C9">
        <w:trPr>
          <w:del w:id="773" w:author="Modou Sarr" w:date="2024-11-25T14:04:00Z"/>
        </w:trPr>
        <w:tc>
          <w:tcPr>
            <w:tcW w:w="6234" w:type="dxa"/>
          </w:tcPr>
          <w:p w14:paraId="227AE973" w14:textId="5D69F4AE" w:rsidR="006477B3" w:rsidRPr="004D03C5" w:rsidDel="009A658B" w:rsidRDefault="006477B3" w:rsidP="006477B3">
            <w:pPr>
              <w:rPr>
                <w:del w:id="774" w:author="Modou Sarr" w:date="2024-11-25T14:04:00Z" w16du:dateUtc="2024-11-25T14:04:00Z"/>
              </w:rPr>
            </w:pPr>
            <w:del w:id="775" w:author="Modou Sarr" w:date="2024-11-25T14:04:00Z" w16du:dateUtc="2024-11-25T14:04:00Z">
              <w:r w:rsidRPr="00390447" w:rsidDel="009A658B">
                <w:rPr>
                  <w:b/>
                  <w:bCs/>
                </w:rPr>
                <w:delText>Enhancement of Health &amp; Safety Induction and Training Programs</w:delText>
              </w:r>
            </w:del>
          </w:p>
        </w:tc>
        <w:tc>
          <w:tcPr>
            <w:tcW w:w="1490" w:type="dxa"/>
          </w:tcPr>
          <w:p w14:paraId="605A9D9E" w14:textId="44DCA881" w:rsidR="006477B3" w:rsidRPr="004D03C5" w:rsidDel="009A658B" w:rsidRDefault="006477B3" w:rsidP="006477B3">
            <w:pPr>
              <w:rPr>
                <w:del w:id="776" w:author="Modou Sarr" w:date="2024-11-25T14:04:00Z" w16du:dateUtc="2024-11-25T14:04:00Z"/>
              </w:rPr>
            </w:pPr>
          </w:p>
        </w:tc>
        <w:tc>
          <w:tcPr>
            <w:tcW w:w="1275" w:type="dxa"/>
          </w:tcPr>
          <w:p w14:paraId="0F5DA31F" w14:textId="603928EA" w:rsidR="006477B3" w:rsidRPr="004D03C5" w:rsidDel="009A658B" w:rsidRDefault="006477B3" w:rsidP="006477B3">
            <w:pPr>
              <w:rPr>
                <w:del w:id="777" w:author="Modou Sarr" w:date="2024-11-25T14:04:00Z" w16du:dateUtc="2024-11-25T14:04:00Z"/>
              </w:rPr>
            </w:pPr>
          </w:p>
        </w:tc>
        <w:tc>
          <w:tcPr>
            <w:tcW w:w="1701" w:type="dxa"/>
          </w:tcPr>
          <w:p w14:paraId="1647A53F" w14:textId="0BE380DD" w:rsidR="006477B3" w:rsidRPr="004D03C5" w:rsidDel="009A658B" w:rsidRDefault="006477B3" w:rsidP="006477B3">
            <w:pPr>
              <w:rPr>
                <w:del w:id="778" w:author="Modou Sarr" w:date="2024-11-25T14:04:00Z" w16du:dateUtc="2024-11-25T14:04:00Z"/>
              </w:rPr>
            </w:pPr>
          </w:p>
        </w:tc>
        <w:tc>
          <w:tcPr>
            <w:tcW w:w="2268" w:type="dxa"/>
          </w:tcPr>
          <w:p w14:paraId="559B1237" w14:textId="31D34852" w:rsidR="006477B3" w:rsidRPr="004D03C5" w:rsidDel="009A658B" w:rsidRDefault="006477B3" w:rsidP="006477B3">
            <w:pPr>
              <w:rPr>
                <w:del w:id="779" w:author="Modou Sarr" w:date="2024-11-25T14:04:00Z" w16du:dateUtc="2024-11-25T14:04:00Z"/>
              </w:rPr>
            </w:pPr>
          </w:p>
        </w:tc>
      </w:tr>
      <w:tr w:rsidR="006477B3" w:rsidRPr="004D03C5" w:rsidDel="009A658B" w14:paraId="7E2E4243" w14:textId="05C10761" w:rsidTr="00BE16C9">
        <w:trPr>
          <w:del w:id="780" w:author="Modou Sarr" w:date="2024-11-25T14:04:00Z"/>
        </w:trPr>
        <w:tc>
          <w:tcPr>
            <w:tcW w:w="6234" w:type="dxa"/>
          </w:tcPr>
          <w:p w14:paraId="35339C7D" w14:textId="72758367" w:rsidR="006477B3" w:rsidRPr="004D03C5" w:rsidDel="009A658B" w:rsidRDefault="006477B3" w:rsidP="006477B3">
            <w:pPr>
              <w:rPr>
                <w:del w:id="781" w:author="Modou Sarr" w:date="2024-11-25T14:04:00Z" w16du:dateUtc="2024-11-25T14:04:00Z"/>
              </w:rPr>
            </w:pPr>
            <w:del w:id="782" w:author="Modou Sarr" w:date="2024-11-25T14:04:00Z" w16du:dateUtc="2024-11-25T14:04:00Z">
              <w:r w:rsidRPr="00390447" w:rsidDel="009A658B">
                <w:delText>Implement comprehensive induction programs for all workers, emphasizing electrical safety and hazard recognition.</w:delText>
              </w:r>
            </w:del>
          </w:p>
        </w:tc>
        <w:tc>
          <w:tcPr>
            <w:tcW w:w="1490" w:type="dxa"/>
          </w:tcPr>
          <w:p w14:paraId="180725E7" w14:textId="07B4AD1E" w:rsidR="006477B3" w:rsidRPr="004D03C5" w:rsidDel="009A658B" w:rsidRDefault="006477B3" w:rsidP="006477B3">
            <w:pPr>
              <w:rPr>
                <w:del w:id="783" w:author="Modou Sarr" w:date="2024-11-25T14:04:00Z" w16du:dateUtc="2024-11-25T14:04:00Z"/>
              </w:rPr>
            </w:pPr>
            <w:del w:id="784" w:author="Modou Sarr" w:date="2024-11-25T14:04:00Z" w16du:dateUtc="2024-11-25T14:04:00Z">
              <w:r w:rsidRPr="00390447" w:rsidDel="009A658B">
                <w:delText>KEI Industries Ltd.</w:delText>
              </w:r>
            </w:del>
          </w:p>
        </w:tc>
        <w:tc>
          <w:tcPr>
            <w:tcW w:w="1275" w:type="dxa"/>
          </w:tcPr>
          <w:p w14:paraId="6545D520" w14:textId="03E1F674" w:rsidR="006477B3" w:rsidRPr="004D03C5" w:rsidDel="009A658B" w:rsidRDefault="006477B3" w:rsidP="006477B3">
            <w:pPr>
              <w:rPr>
                <w:del w:id="785" w:author="Modou Sarr" w:date="2024-11-25T14:04:00Z" w16du:dateUtc="2024-11-25T14:04:00Z"/>
              </w:rPr>
            </w:pPr>
            <w:del w:id="786" w:author="Modou Sarr" w:date="2024-11-25T14:04:00Z" w16du:dateUtc="2024-11-25T14:04:00Z">
              <w:r w:rsidRPr="00390447" w:rsidDel="009A658B">
                <w:delText>Ongoing</w:delText>
              </w:r>
            </w:del>
          </w:p>
        </w:tc>
        <w:tc>
          <w:tcPr>
            <w:tcW w:w="1701" w:type="dxa"/>
          </w:tcPr>
          <w:p w14:paraId="430E0E08" w14:textId="542CF219" w:rsidR="006477B3" w:rsidRPr="004D03C5" w:rsidDel="009A658B" w:rsidRDefault="006477B3" w:rsidP="006477B3">
            <w:pPr>
              <w:rPr>
                <w:del w:id="787" w:author="Modou Sarr" w:date="2024-11-25T14:04:00Z" w16du:dateUtc="2024-11-25T14:04:00Z"/>
              </w:rPr>
            </w:pPr>
            <w:del w:id="788" w:author="Modou Sarr" w:date="2024-11-25T14:04:00Z" w16du:dateUtc="2024-11-25T14:04:00Z">
              <w:r w:rsidRPr="00390447" w:rsidDel="009A658B">
                <w:delText>[Insert Date]</w:delText>
              </w:r>
            </w:del>
          </w:p>
        </w:tc>
        <w:tc>
          <w:tcPr>
            <w:tcW w:w="2268" w:type="dxa"/>
          </w:tcPr>
          <w:p w14:paraId="0D3D27D8" w14:textId="3A9BCAD4" w:rsidR="006477B3" w:rsidRPr="004D03C5" w:rsidDel="009A658B" w:rsidRDefault="006477B3" w:rsidP="006477B3">
            <w:pPr>
              <w:rPr>
                <w:del w:id="789" w:author="Modou Sarr" w:date="2024-11-25T14:04:00Z" w16du:dateUtc="2024-11-25T14:04:00Z"/>
              </w:rPr>
            </w:pPr>
            <w:del w:id="790" w:author="Modou Sarr" w:date="2024-11-25T14:04:00Z" w16du:dateUtc="2024-11-25T14:04:00Z">
              <w:r w:rsidRPr="00390447" w:rsidDel="009A658B">
                <w:delText>[Insert Status]</w:delText>
              </w:r>
            </w:del>
          </w:p>
        </w:tc>
      </w:tr>
      <w:tr w:rsidR="006477B3" w:rsidRPr="004D03C5" w:rsidDel="009A658B" w14:paraId="3AF7BE37" w14:textId="00F7C67B" w:rsidTr="00BE16C9">
        <w:trPr>
          <w:del w:id="791" w:author="Modou Sarr" w:date="2024-11-25T14:04:00Z"/>
        </w:trPr>
        <w:tc>
          <w:tcPr>
            <w:tcW w:w="6234" w:type="dxa"/>
          </w:tcPr>
          <w:p w14:paraId="4FB0F867" w14:textId="3C52E450" w:rsidR="006477B3" w:rsidRPr="004D03C5" w:rsidDel="009A658B" w:rsidRDefault="006477B3" w:rsidP="006477B3">
            <w:pPr>
              <w:rPr>
                <w:del w:id="792" w:author="Modou Sarr" w:date="2024-11-25T14:04:00Z" w16du:dateUtc="2024-11-25T14:04:00Z"/>
              </w:rPr>
            </w:pPr>
            <w:del w:id="793" w:author="Modou Sarr" w:date="2024-11-25T14:04:00Z" w16du:dateUtc="2024-11-25T14:04:00Z">
              <w:r w:rsidRPr="00390447" w:rsidDel="009A658B">
                <w:delText>Conduct regular training sessions and refreshers to maintain high safety standards.</w:delText>
              </w:r>
            </w:del>
          </w:p>
        </w:tc>
        <w:tc>
          <w:tcPr>
            <w:tcW w:w="1490" w:type="dxa"/>
          </w:tcPr>
          <w:p w14:paraId="53366F31" w14:textId="4BC74F98" w:rsidR="006477B3" w:rsidRPr="004D03C5" w:rsidDel="009A658B" w:rsidRDefault="006477B3" w:rsidP="006477B3">
            <w:pPr>
              <w:rPr>
                <w:del w:id="794" w:author="Modou Sarr" w:date="2024-11-25T14:04:00Z" w16du:dateUtc="2024-11-25T14:04:00Z"/>
              </w:rPr>
            </w:pPr>
            <w:del w:id="795" w:author="Modou Sarr" w:date="2024-11-25T14:04:00Z" w16du:dateUtc="2024-11-25T14:04:00Z">
              <w:r w:rsidRPr="00390447" w:rsidDel="009A658B">
                <w:delText>KEI Industries Ltd.</w:delText>
              </w:r>
            </w:del>
          </w:p>
        </w:tc>
        <w:tc>
          <w:tcPr>
            <w:tcW w:w="1275" w:type="dxa"/>
          </w:tcPr>
          <w:p w14:paraId="6A549A97" w14:textId="56325B12" w:rsidR="006477B3" w:rsidRPr="004D03C5" w:rsidDel="009A658B" w:rsidRDefault="006477B3" w:rsidP="006477B3">
            <w:pPr>
              <w:rPr>
                <w:del w:id="796" w:author="Modou Sarr" w:date="2024-11-25T14:04:00Z" w16du:dateUtc="2024-11-25T14:04:00Z"/>
              </w:rPr>
            </w:pPr>
            <w:del w:id="797" w:author="Modou Sarr" w:date="2024-11-25T14:04:00Z" w16du:dateUtc="2024-11-25T14:04:00Z">
              <w:r w:rsidRPr="00390447" w:rsidDel="009A658B">
                <w:delText>Ongoing</w:delText>
              </w:r>
            </w:del>
          </w:p>
        </w:tc>
        <w:tc>
          <w:tcPr>
            <w:tcW w:w="1701" w:type="dxa"/>
          </w:tcPr>
          <w:p w14:paraId="4ABB935B" w14:textId="7DDA2E90" w:rsidR="006477B3" w:rsidRPr="004D03C5" w:rsidDel="009A658B" w:rsidRDefault="006477B3" w:rsidP="006477B3">
            <w:pPr>
              <w:rPr>
                <w:del w:id="798" w:author="Modou Sarr" w:date="2024-11-25T14:04:00Z" w16du:dateUtc="2024-11-25T14:04:00Z"/>
              </w:rPr>
            </w:pPr>
            <w:del w:id="799" w:author="Modou Sarr" w:date="2024-11-25T14:04:00Z" w16du:dateUtc="2024-11-25T14:04:00Z">
              <w:r w:rsidRPr="00390447" w:rsidDel="009A658B">
                <w:delText>[Insert Date]</w:delText>
              </w:r>
            </w:del>
          </w:p>
        </w:tc>
        <w:tc>
          <w:tcPr>
            <w:tcW w:w="2268" w:type="dxa"/>
          </w:tcPr>
          <w:p w14:paraId="1910F79B" w14:textId="4E17C545" w:rsidR="006477B3" w:rsidRPr="004D03C5" w:rsidDel="009A658B" w:rsidRDefault="006477B3" w:rsidP="006477B3">
            <w:pPr>
              <w:rPr>
                <w:del w:id="800" w:author="Modou Sarr" w:date="2024-11-25T14:04:00Z" w16du:dateUtc="2024-11-25T14:04:00Z"/>
              </w:rPr>
            </w:pPr>
            <w:del w:id="801" w:author="Modou Sarr" w:date="2024-11-25T14:04:00Z" w16du:dateUtc="2024-11-25T14:04:00Z">
              <w:r w:rsidRPr="00390447" w:rsidDel="009A658B">
                <w:delText>[Insert Status]</w:delText>
              </w:r>
            </w:del>
          </w:p>
        </w:tc>
      </w:tr>
      <w:tr w:rsidR="006477B3" w:rsidRPr="004D03C5" w:rsidDel="009A658B" w14:paraId="04C1800E" w14:textId="144FE327" w:rsidTr="00BE16C9">
        <w:trPr>
          <w:del w:id="802" w:author="Modou Sarr" w:date="2024-11-25T14:04:00Z"/>
        </w:trPr>
        <w:tc>
          <w:tcPr>
            <w:tcW w:w="6234" w:type="dxa"/>
          </w:tcPr>
          <w:p w14:paraId="4D4913B4" w14:textId="7D634F5C" w:rsidR="006477B3" w:rsidRPr="004D03C5" w:rsidDel="009A658B" w:rsidRDefault="006477B3" w:rsidP="006477B3">
            <w:pPr>
              <w:rPr>
                <w:del w:id="803" w:author="Modou Sarr" w:date="2024-11-25T14:04:00Z" w16du:dateUtc="2024-11-25T14:04:00Z"/>
              </w:rPr>
            </w:pPr>
            <w:del w:id="804" w:author="Modou Sarr" w:date="2024-11-25T14:04:00Z" w16du:dateUtc="2024-11-25T14:04:00Z">
              <w:r w:rsidRPr="00390447" w:rsidDel="009A658B">
                <w:delText>Ensure that new workforce joining the project are trained on safety procedures before deployment.</w:delText>
              </w:r>
            </w:del>
          </w:p>
        </w:tc>
        <w:tc>
          <w:tcPr>
            <w:tcW w:w="1490" w:type="dxa"/>
          </w:tcPr>
          <w:p w14:paraId="0785C46C" w14:textId="20A912FA" w:rsidR="006477B3" w:rsidRPr="004D03C5" w:rsidDel="009A658B" w:rsidRDefault="006477B3" w:rsidP="006477B3">
            <w:pPr>
              <w:rPr>
                <w:del w:id="805" w:author="Modou Sarr" w:date="2024-11-25T14:04:00Z" w16du:dateUtc="2024-11-25T14:04:00Z"/>
              </w:rPr>
            </w:pPr>
            <w:del w:id="806" w:author="Modou Sarr" w:date="2024-11-25T14:04:00Z" w16du:dateUtc="2024-11-25T14:04:00Z">
              <w:r w:rsidRPr="00390447" w:rsidDel="009A658B">
                <w:delText>KEI Industries Ltd.</w:delText>
              </w:r>
            </w:del>
          </w:p>
        </w:tc>
        <w:tc>
          <w:tcPr>
            <w:tcW w:w="1275" w:type="dxa"/>
          </w:tcPr>
          <w:p w14:paraId="31CD2985" w14:textId="58340421" w:rsidR="006477B3" w:rsidRPr="004D03C5" w:rsidDel="009A658B" w:rsidRDefault="006477B3" w:rsidP="006477B3">
            <w:pPr>
              <w:rPr>
                <w:del w:id="807" w:author="Modou Sarr" w:date="2024-11-25T14:04:00Z" w16du:dateUtc="2024-11-25T14:04:00Z"/>
              </w:rPr>
            </w:pPr>
            <w:del w:id="808" w:author="Modou Sarr" w:date="2024-11-25T14:04:00Z" w16du:dateUtc="2024-11-25T14:04:00Z">
              <w:r w:rsidRPr="00390447" w:rsidDel="009A658B">
                <w:delText>Ongoing</w:delText>
              </w:r>
            </w:del>
          </w:p>
        </w:tc>
        <w:tc>
          <w:tcPr>
            <w:tcW w:w="1701" w:type="dxa"/>
          </w:tcPr>
          <w:p w14:paraId="26BE9555" w14:textId="37A1E46C" w:rsidR="006477B3" w:rsidRPr="004D03C5" w:rsidDel="009A658B" w:rsidRDefault="006477B3" w:rsidP="006477B3">
            <w:pPr>
              <w:rPr>
                <w:del w:id="809" w:author="Modou Sarr" w:date="2024-11-25T14:04:00Z" w16du:dateUtc="2024-11-25T14:04:00Z"/>
              </w:rPr>
            </w:pPr>
            <w:del w:id="810" w:author="Modou Sarr" w:date="2024-11-25T14:04:00Z" w16du:dateUtc="2024-11-25T14:04:00Z">
              <w:r w:rsidRPr="00390447" w:rsidDel="009A658B">
                <w:delText>[Insert Date]</w:delText>
              </w:r>
            </w:del>
          </w:p>
        </w:tc>
        <w:tc>
          <w:tcPr>
            <w:tcW w:w="2268" w:type="dxa"/>
          </w:tcPr>
          <w:p w14:paraId="78739253" w14:textId="12D519EA" w:rsidR="006477B3" w:rsidRPr="004D03C5" w:rsidDel="009A658B" w:rsidRDefault="006477B3" w:rsidP="006477B3">
            <w:pPr>
              <w:rPr>
                <w:del w:id="811" w:author="Modou Sarr" w:date="2024-11-25T14:04:00Z" w16du:dateUtc="2024-11-25T14:04:00Z"/>
              </w:rPr>
            </w:pPr>
            <w:del w:id="812" w:author="Modou Sarr" w:date="2024-11-25T14:04:00Z" w16du:dateUtc="2024-11-25T14:04:00Z">
              <w:r w:rsidRPr="00390447" w:rsidDel="009A658B">
                <w:delText>[Insert Status]</w:delText>
              </w:r>
            </w:del>
          </w:p>
        </w:tc>
      </w:tr>
      <w:tr w:rsidR="006477B3" w:rsidRPr="004D03C5" w:rsidDel="009A658B" w14:paraId="3DF839C7" w14:textId="18CCBBDD" w:rsidTr="00BE16C9">
        <w:trPr>
          <w:del w:id="813" w:author="Modou Sarr" w:date="2024-11-25T14:04:00Z"/>
        </w:trPr>
        <w:tc>
          <w:tcPr>
            <w:tcW w:w="6234" w:type="dxa"/>
          </w:tcPr>
          <w:p w14:paraId="0E5A3CFB" w14:textId="7D163720" w:rsidR="006477B3" w:rsidRPr="004D03C5" w:rsidDel="009A658B" w:rsidRDefault="006477B3" w:rsidP="006477B3">
            <w:pPr>
              <w:rPr>
                <w:del w:id="814" w:author="Modou Sarr" w:date="2024-11-25T14:04:00Z" w16du:dateUtc="2024-11-25T14:04:00Z"/>
              </w:rPr>
            </w:pPr>
            <w:del w:id="815" w:author="Modou Sarr" w:date="2024-11-25T14:04:00Z" w16du:dateUtc="2024-11-25T14:04:00Z">
              <w:r w:rsidRPr="00390447" w:rsidDel="009A658B">
                <w:rPr>
                  <w:b/>
                  <w:bCs/>
                </w:rPr>
                <w:delText>Strengthening Communication Protocols</w:delText>
              </w:r>
            </w:del>
          </w:p>
        </w:tc>
        <w:tc>
          <w:tcPr>
            <w:tcW w:w="1490" w:type="dxa"/>
          </w:tcPr>
          <w:p w14:paraId="36E21CE3" w14:textId="584DC52D" w:rsidR="006477B3" w:rsidRPr="004D03C5" w:rsidDel="009A658B" w:rsidRDefault="006477B3" w:rsidP="006477B3">
            <w:pPr>
              <w:rPr>
                <w:del w:id="816" w:author="Modou Sarr" w:date="2024-11-25T14:04:00Z" w16du:dateUtc="2024-11-25T14:04:00Z"/>
              </w:rPr>
            </w:pPr>
          </w:p>
        </w:tc>
        <w:tc>
          <w:tcPr>
            <w:tcW w:w="1275" w:type="dxa"/>
          </w:tcPr>
          <w:p w14:paraId="1B7AF0AE" w14:textId="3A92479C" w:rsidR="006477B3" w:rsidRPr="004D03C5" w:rsidDel="009A658B" w:rsidRDefault="006477B3" w:rsidP="006477B3">
            <w:pPr>
              <w:rPr>
                <w:del w:id="817" w:author="Modou Sarr" w:date="2024-11-25T14:04:00Z" w16du:dateUtc="2024-11-25T14:04:00Z"/>
              </w:rPr>
            </w:pPr>
          </w:p>
        </w:tc>
        <w:tc>
          <w:tcPr>
            <w:tcW w:w="1701" w:type="dxa"/>
          </w:tcPr>
          <w:p w14:paraId="5670103C" w14:textId="18D1F39B" w:rsidR="006477B3" w:rsidRPr="004D03C5" w:rsidDel="009A658B" w:rsidRDefault="006477B3" w:rsidP="006477B3">
            <w:pPr>
              <w:rPr>
                <w:del w:id="818" w:author="Modou Sarr" w:date="2024-11-25T14:04:00Z" w16du:dateUtc="2024-11-25T14:04:00Z"/>
              </w:rPr>
            </w:pPr>
          </w:p>
        </w:tc>
        <w:tc>
          <w:tcPr>
            <w:tcW w:w="2268" w:type="dxa"/>
          </w:tcPr>
          <w:p w14:paraId="242BC383" w14:textId="497B432C" w:rsidR="006477B3" w:rsidRPr="004D03C5" w:rsidDel="009A658B" w:rsidRDefault="006477B3" w:rsidP="006477B3">
            <w:pPr>
              <w:rPr>
                <w:del w:id="819" w:author="Modou Sarr" w:date="2024-11-25T14:04:00Z" w16du:dateUtc="2024-11-25T14:04:00Z"/>
              </w:rPr>
            </w:pPr>
          </w:p>
        </w:tc>
      </w:tr>
      <w:tr w:rsidR="006477B3" w:rsidRPr="004D03C5" w:rsidDel="009A658B" w14:paraId="4987823F" w14:textId="63BCFD89" w:rsidTr="00BE16C9">
        <w:trPr>
          <w:del w:id="820" w:author="Modou Sarr" w:date="2024-11-25T14:04:00Z"/>
        </w:trPr>
        <w:tc>
          <w:tcPr>
            <w:tcW w:w="6234" w:type="dxa"/>
          </w:tcPr>
          <w:p w14:paraId="76CD622E" w14:textId="7E68CCA4" w:rsidR="006477B3" w:rsidRPr="004D03C5" w:rsidDel="009A658B" w:rsidRDefault="006477B3" w:rsidP="006477B3">
            <w:pPr>
              <w:rPr>
                <w:del w:id="821" w:author="Modou Sarr" w:date="2024-11-25T14:04:00Z" w16du:dateUtc="2024-11-25T14:04:00Z"/>
              </w:rPr>
            </w:pPr>
            <w:del w:id="822" w:author="Modou Sarr" w:date="2024-11-25T14:04:00Z" w16du:dateUtc="2024-11-25T14:04:00Z">
              <w:r w:rsidRPr="00390447" w:rsidDel="009A658B">
                <w:lastRenderedPageBreak/>
                <w:delText>Improve communication channels between the PIU, contractor, subcontractors, and safety personnel.</w:delText>
              </w:r>
            </w:del>
          </w:p>
        </w:tc>
        <w:tc>
          <w:tcPr>
            <w:tcW w:w="1490" w:type="dxa"/>
          </w:tcPr>
          <w:p w14:paraId="403C6537" w14:textId="5D79298F" w:rsidR="006477B3" w:rsidRPr="004D03C5" w:rsidDel="009A658B" w:rsidRDefault="006477B3" w:rsidP="006477B3">
            <w:pPr>
              <w:rPr>
                <w:del w:id="823" w:author="Modou Sarr" w:date="2024-11-25T14:04:00Z" w16du:dateUtc="2024-11-25T14:04:00Z"/>
              </w:rPr>
            </w:pPr>
            <w:del w:id="824" w:author="Modou Sarr" w:date="2024-11-25T14:04:00Z" w16du:dateUtc="2024-11-25T14:04:00Z">
              <w:r w:rsidRPr="00390447" w:rsidDel="009A658B">
                <w:delText>KEI Industries Ltd., PIU</w:delText>
              </w:r>
            </w:del>
          </w:p>
        </w:tc>
        <w:tc>
          <w:tcPr>
            <w:tcW w:w="1275" w:type="dxa"/>
          </w:tcPr>
          <w:p w14:paraId="6803B509" w14:textId="7D18E155" w:rsidR="006477B3" w:rsidRPr="004D03C5" w:rsidDel="009A658B" w:rsidRDefault="006477B3" w:rsidP="006477B3">
            <w:pPr>
              <w:rPr>
                <w:del w:id="825" w:author="Modou Sarr" w:date="2024-11-25T14:04:00Z" w16du:dateUtc="2024-11-25T14:04:00Z"/>
              </w:rPr>
            </w:pPr>
            <w:del w:id="826" w:author="Modou Sarr" w:date="2024-11-25T14:04:00Z" w16du:dateUtc="2024-11-25T14:04:00Z">
              <w:r w:rsidRPr="00390447" w:rsidDel="009A658B">
                <w:delText>Ongoing</w:delText>
              </w:r>
            </w:del>
          </w:p>
        </w:tc>
        <w:tc>
          <w:tcPr>
            <w:tcW w:w="1701" w:type="dxa"/>
          </w:tcPr>
          <w:p w14:paraId="7145141A" w14:textId="3CACD77A" w:rsidR="006477B3" w:rsidRPr="004D03C5" w:rsidDel="009A658B" w:rsidRDefault="006477B3" w:rsidP="006477B3">
            <w:pPr>
              <w:rPr>
                <w:del w:id="827" w:author="Modou Sarr" w:date="2024-11-25T14:04:00Z" w16du:dateUtc="2024-11-25T14:04:00Z"/>
              </w:rPr>
            </w:pPr>
            <w:del w:id="828" w:author="Modou Sarr" w:date="2024-11-25T14:04:00Z" w16du:dateUtc="2024-11-25T14:04:00Z">
              <w:r w:rsidRPr="00390447" w:rsidDel="009A658B">
                <w:delText>[Insert Date]</w:delText>
              </w:r>
            </w:del>
          </w:p>
        </w:tc>
        <w:tc>
          <w:tcPr>
            <w:tcW w:w="2268" w:type="dxa"/>
          </w:tcPr>
          <w:p w14:paraId="022110A0" w14:textId="388865FA" w:rsidR="006477B3" w:rsidRPr="004D03C5" w:rsidDel="009A658B" w:rsidRDefault="006477B3" w:rsidP="006477B3">
            <w:pPr>
              <w:rPr>
                <w:del w:id="829" w:author="Modou Sarr" w:date="2024-11-25T14:04:00Z" w16du:dateUtc="2024-11-25T14:04:00Z"/>
              </w:rPr>
            </w:pPr>
            <w:del w:id="830" w:author="Modou Sarr" w:date="2024-11-25T14:04:00Z" w16du:dateUtc="2024-11-25T14:04:00Z">
              <w:r w:rsidRPr="00390447" w:rsidDel="009A658B">
                <w:delText>[Insert Status]</w:delText>
              </w:r>
            </w:del>
          </w:p>
        </w:tc>
      </w:tr>
      <w:tr w:rsidR="006477B3" w:rsidRPr="004D03C5" w:rsidDel="009A658B" w14:paraId="319EDCA0" w14:textId="37FD61F0" w:rsidTr="00BE16C9">
        <w:trPr>
          <w:del w:id="831" w:author="Modou Sarr" w:date="2024-11-25T14:04:00Z"/>
        </w:trPr>
        <w:tc>
          <w:tcPr>
            <w:tcW w:w="6234" w:type="dxa"/>
          </w:tcPr>
          <w:p w14:paraId="6E9C8699" w14:textId="086ADF95" w:rsidR="006477B3" w:rsidRPr="004D03C5" w:rsidDel="009A658B" w:rsidRDefault="006477B3" w:rsidP="006477B3">
            <w:pPr>
              <w:rPr>
                <w:del w:id="832" w:author="Modou Sarr" w:date="2024-11-25T14:04:00Z" w16du:dateUtc="2024-11-25T14:04:00Z"/>
              </w:rPr>
            </w:pPr>
            <w:del w:id="833" w:author="Modou Sarr" w:date="2024-11-25T14:04:00Z" w16du:dateUtc="2024-11-25T14:04:00Z">
              <w:r w:rsidRPr="00390447" w:rsidDel="009A658B">
                <w:delText>Utilize formal communication methods, such as written reports and official notifications.</w:delText>
              </w:r>
            </w:del>
          </w:p>
        </w:tc>
        <w:tc>
          <w:tcPr>
            <w:tcW w:w="1490" w:type="dxa"/>
          </w:tcPr>
          <w:p w14:paraId="05E49904" w14:textId="0E5F6361" w:rsidR="006477B3" w:rsidRPr="004D03C5" w:rsidDel="009A658B" w:rsidRDefault="006477B3" w:rsidP="006477B3">
            <w:pPr>
              <w:rPr>
                <w:del w:id="834" w:author="Modou Sarr" w:date="2024-11-25T14:04:00Z" w16du:dateUtc="2024-11-25T14:04:00Z"/>
              </w:rPr>
            </w:pPr>
            <w:del w:id="835" w:author="Modou Sarr" w:date="2024-11-25T14:04:00Z" w16du:dateUtc="2024-11-25T14:04:00Z">
              <w:r w:rsidRPr="00390447" w:rsidDel="009A658B">
                <w:delText>KEI Industries Ltd., PIU</w:delText>
              </w:r>
            </w:del>
          </w:p>
        </w:tc>
        <w:tc>
          <w:tcPr>
            <w:tcW w:w="1275" w:type="dxa"/>
          </w:tcPr>
          <w:p w14:paraId="2DCEE4A1" w14:textId="11F93942" w:rsidR="006477B3" w:rsidRPr="004D03C5" w:rsidDel="009A658B" w:rsidRDefault="006477B3" w:rsidP="006477B3">
            <w:pPr>
              <w:rPr>
                <w:del w:id="836" w:author="Modou Sarr" w:date="2024-11-25T14:04:00Z" w16du:dateUtc="2024-11-25T14:04:00Z"/>
              </w:rPr>
            </w:pPr>
            <w:del w:id="837" w:author="Modou Sarr" w:date="2024-11-25T14:04:00Z" w16du:dateUtc="2024-11-25T14:04:00Z">
              <w:r w:rsidRPr="00390447" w:rsidDel="009A658B">
                <w:delText>Ongoing</w:delText>
              </w:r>
            </w:del>
          </w:p>
        </w:tc>
        <w:tc>
          <w:tcPr>
            <w:tcW w:w="1701" w:type="dxa"/>
          </w:tcPr>
          <w:p w14:paraId="7525B479" w14:textId="7020C891" w:rsidR="006477B3" w:rsidRPr="004D03C5" w:rsidDel="009A658B" w:rsidRDefault="006477B3" w:rsidP="006477B3">
            <w:pPr>
              <w:rPr>
                <w:del w:id="838" w:author="Modou Sarr" w:date="2024-11-25T14:04:00Z" w16du:dateUtc="2024-11-25T14:04:00Z"/>
              </w:rPr>
            </w:pPr>
            <w:del w:id="839" w:author="Modou Sarr" w:date="2024-11-25T14:04:00Z" w16du:dateUtc="2024-11-25T14:04:00Z">
              <w:r w:rsidRPr="00390447" w:rsidDel="009A658B">
                <w:delText>[Insert Date]</w:delText>
              </w:r>
            </w:del>
          </w:p>
        </w:tc>
        <w:tc>
          <w:tcPr>
            <w:tcW w:w="2268" w:type="dxa"/>
          </w:tcPr>
          <w:p w14:paraId="42898ACE" w14:textId="13A4E54C" w:rsidR="006477B3" w:rsidRPr="004D03C5" w:rsidDel="009A658B" w:rsidRDefault="006477B3" w:rsidP="006477B3">
            <w:pPr>
              <w:rPr>
                <w:del w:id="840" w:author="Modou Sarr" w:date="2024-11-25T14:04:00Z" w16du:dateUtc="2024-11-25T14:04:00Z"/>
              </w:rPr>
            </w:pPr>
            <w:del w:id="841" w:author="Modou Sarr" w:date="2024-11-25T14:04:00Z" w16du:dateUtc="2024-11-25T14:04:00Z">
              <w:r w:rsidRPr="00390447" w:rsidDel="009A658B">
                <w:delText>[Insert Status]</w:delText>
              </w:r>
            </w:del>
          </w:p>
        </w:tc>
      </w:tr>
      <w:tr w:rsidR="006477B3" w:rsidRPr="004D03C5" w:rsidDel="009A658B" w14:paraId="0DFF7729" w14:textId="18D356FE" w:rsidTr="00BE16C9">
        <w:trPr>
          <w:del w:id="842" w:author="Modou Sarr" w:date="2024-11-25T14:04:00Z"/>
        </w:trPr>
        <w:tc>
          <w:tcPr>
            <w:tcW w:w="6234" w:type="dxa"/>
          </w:tcPr>
          <w:p w14:paraId="3682AD28" w14:textId="1D39186E" w:rsidR="006477B3" w:rsidRPr="004D03C5" w:rsidDel="009A658B" w:rsidRDefault="006477B3" w:rsidP="006477B3">
            <w:pPr>
              <w:rPr>
                <w:del w:id="843" w:author="Modou Sarr" w:date="2024-11-25T14:04:00Z" w16du:dateUtc="2024-11-25T14:04:00Z"/>
              </w:rPr>
            </w:pPr>
            <w:del w:id="844" w:author="Modou Sarr" w:date="2024-11-25T14:04:00Z" w16du:dateUtc="2024-11-25T14:04:00Z">
              <w:r w:rsidRPr="00390447" w:rsidDel="009A658B">
                <w:delText>Notify NAWEC and request guidance when working with live cables and near power lines.</w:delText>
              </w:r>
            </w:del>
          </w:p>
        </w:tc>
        <w:tc>
          <w:tcPr>
            <w:tcW w:w="1490" w:type="dxa"/>
          </w:tcPr>
          <w:p w14:paraId="4E39B8DD" w14:textId="4A9F40F6" w:rsidR="006477B3" w:rsidRPr="004D03C5" w:rsidDel="009A658B" w:rsidRDefault="006477B3" w:rsidP="006477B3">
            <w:pPr>
              <w:rPr>
                <w:del w:id="845" w:author="Modou Sarr" w:date="2024-11-25T14:04:00Z" w16du:dateUtc="2024-11-25T14:04:00Z"/>
              </w:rPr>
            </w:pPr>
            <w:del w:id="846" w:author="Modou Sarr" w:date="2024-11-25T14:04:00Z" w16du:dateUtc="2024-11-25T14:04:00Z">
              <w:r w:rsidRPr="00390447" w:rsidDel="009A658B">
                <w:delText>KEI Industries Ltd.</w:delText>
              </w:r>
            </w:del>
          </w:p>
        </w:tc>
        <w:tc>
          <w:tcPr>
            <w:tcW w:w="1275" w:type="dxa"/>
          </w:tcPr>
          <w:p w14:paraId="1775CE41" w14:textId="4885E7AE" w:rsidR="006477B3" w:rsidRPr="004D03C5" w:rsidDel="009A658B" w:rsidRDefault="006477B3" w:rsidP="006477B3">
            <w:pPr>
              <w:rPr>
                <w:del w:id="847" w:author="Modou Sarr" w:date="2024-11-25T14:04:00Z" w16du:dateUtc="2024-11-25T14:04:00Z"/>
              </w:rPr>
            </w:pPr>
            <w:del w:id="848" w:author="Modou Sarr" w:date="2024-11-25T14:04:00Z" w16du:dateUtc="2024-11-25T14:04:00Z">
              <w:r w:rsidRPr="00390447" w:rsidDel="009A658B">
                <w:delText>Ongoing</w:delText>
              </w:r>
            </w:del>
          </w:p>
        </w:tc>
        <w:tc>
          <w:tcPr>
            <w:tcW w:w="1701" w:type="dxa"/>
          </w:tcPr>
          <w:p w14:paraId="1D765088" w14:textId="67FF5A82" w:rsidR="006477B3" w:rsidRPr="004D03C5" w:rsidDel="009A658B" w:rsidRDefault="006477B3" w:rsidP="006477B3">
            <w:pPr>
              <w:rPr>
                <w:del w:id="849" w:author="Modou Sarr" w:date="2024-11-25T14:04:00Z" w16du:dateUtc="2024-11-25T14:04:00Z"/>
              </w:rPr>
            </w:pPr>
            <w:del w:id="850" w:author="Modou Sarr" w:date="2024-11-25T14:04:00Z" w16du:dateUtc="2024-11-25T14:04:00Z">
              <w:r w:rsidRPr="00390447" w:rsidDel="009A658B">
                <w:delText>[Insert Date]</w:delText>
              </w:r>
            </w:del>
          </w:p>
        </w:tc>
        <w:tc>
          <w:tcPr>
            <w:tcW w:w="2268" w:type="dxa"/>
          </w:tcPr>
          <w:p w14:paraId="5EFC3EBB" w14:textId="1A35B0FB" w:rsidR="006477B3" w:rsidRPr="004D03C5" w:rsidDel="009A658B" w:rsidRDefault="006477B3" w:rsidP="006477B3">
            <w:pPr>
              <w:rPr>
                <w:del w:id="851" w:author="Modou Sarr" w:date="2024-11-25T14:04:00Z" w16du:dateUtc="2024-11-25T14:04:00Z"/>
              </w:rPr>
            </w:pPr>
            <w:del w:id="852" w:author="Modou Sarr" w:date="2024-11-25T14:04:00Z" w16du:dateUtc="2024-11-25T14:04:00Z">
              <w:r w:rsidRPr="00390447" w:rsidDel="009A658B">
                <w:delText>[Insert Status]</w:delText>
              </w:r>
            </w:del>
          </w:p>
        </w:tc>
      </w:tr>
      <w:tr w:rsidR="006477B3" w:rsidRPr="004D03C5" w:rsidDel="009A658B" w14:paraId="3F20FC91" w14:textId="665869C6" w:rsidTr="00BE16C9">
        <w:trPr>
          <w:del w:id="853" w:author="Modou Sarr" w:date="2024-11-25T14:04:00Z"/>
        </w:trPr>
        <w:tc>
          <w:tcPr>
            <w:tcW w:w="6234" w:type="dxa"/>
          </w:tcPr>
          <w:p w14:paraId="1C8B109A" w14:textId="6AF1E366" w:rsidR="006477B3" w:rsidRPr="004D03C5" w:rsidDel="009A658B" w:rsidRDefault="006477B3" w:rsidP="006477B3">
            <w:pPr>
              <w:rPr>
                <w:del w:id="854" w:author="Modou Sarr" w:date="2024-11-25T14:04:00Z" w16du:dateUtc="2024-11-25T14:04:00Z"/>
              </w:rPr>
            </w:pPr>
            <w:del w:id="855" w:author="Modou Sarr" w:date="2024-11-25T14:04:00Z" w16du:dateUtc="2024-11-25T14:04:00Z">
              <w:r w:rsidRPr="00390447" w:rsidDel="009A658B">
                <w:rPr>
                  <w:b/>
                  <w:bCs/>
                </w:rPr>
                <w:delText>Strict Enforcement of Subcontracting Approval Processes</w:delText>
              </w:r>
            </w:del>
          </w:p>
        </w:tc>
        <w:tc>
          <w:tcPr>
            <w:tcW w:w="1490" w:type="dxa"/>
          </w:tcPr>
          <w:p w14:paraId="1E0899F9" w14:textId="5CADAB80" w:rsidR="006477B3" w:rsidRPr="004D03C5" w:rsidDel="009A658B" w:rsidRDefault="006477B3" w:rsidP="006477B3">
            <w:pPr>
              <w:rPr>
                <w:del w:id="856" w:author="Modou Sarr" w:date="2024-11-25T14:04:00Z" w16du:dateUtc="2024-11-25T14:04:00Z"/>
              </w:rPr>
            </w:pPr>
          </w:p>
        </w:tc>
        <w:tc>
          <w:tcPr>
            <w:tcW w:w="1275" w:type="dxa"/>
          </w:tcPr>
          <w:p w14:paraId="4B079782" w14:textId="0D9939A0" w:rsidR="006477B3" w:rsidRPr="004D03C5" w:rsidDel="009A658B" w:rsidRDefault="006477B3" w:rsidP="006477B3">
            <w:pPr>
              <w:rPr>
                <w:del w:id="857" w:author="Modou Sarr" w:date="2024-11-25T14:04:00Z" w16du:dateUtc="2024-11-25T14:04:00Z"/>
              </w:rPr>
            </w:pPr>
          </w:p>
        </w:tc>
        <w:tc>
          <w:tcPr>
            <w:tcW w:w="1701" w:type="dxa"/>
          </w:tcPr>
          <w:p w14:paraId="7D4C3CF3" w14:textId="4A4466B9" w:rsidR="006477B3" w:rsidRPr="004D03C5" w:rsidDel="009A658B" w:rsidRDefault="006477B3" w:rsidP="006477B3">
            <w:pPr>
              <w:rPr>
                <w:del w:id="858" w:author="Modou Sarr" w:date="2024-11-25T14:04:00Z" w16du:dateUtc="2024-11-25T14:04:00Z"/>
              </w:rPr>
            </w:pPr>
          </w:p>
        </w:tc>
        <w:tc>
          <w:tcPr>
            <w:tcW w:w="2268" w:type="dxa"/>
          </w:tcPr>
          <w:p w14:paraId="70CB379A" w14:textId="3D259881" w:rsidR="006477B3" w:rsidRPr="004D03C5" w:rsidDel="009A658B" w:rsidRDefault="006477B3" w:rsidP="006477B3">
            <w:pPr>
              <w:rPr>
                <w:del w:id="859" w:author="Modou Sarr" w:date="2024-11-25T14:04:00Z" w16du:dateUtc="2024-11-25T14:04:00Z"/>
              </w:rPr>
            </w:pPr>
          </w:p>
        </w:tc>
      </w:tr>
      <w:tr w:rsidR="006477B3" w:rsidRPr="004D03C5" w:rsidDel="009A658B" w14:paraId="6BFF1FF6" w14:textId="57665D93" w:rsidTr="00BE16C9">
        <w:trPr>
          <w:del w:id="860" w:author="Modou Sarr" w:date="2024-11-25T14:04:00Z"/>
        </w:trPr>
        <w:tc>
          <w:tcPr>
            <w:tcW w:w="6234" w:type="dxa"/>
          </w:tcPr>
          <w:p w14:paraId="6F86169F" w14:textId="42A309B8" w:rsidR="006477B3" w:rsidRPr="004D03C5" w:rsidDel="009A658B" w:rsidRDefault="006477B3" w:rsidP="006477B3">
            <w:pPr>
              <w:rPr>
                <w:del w:id="861" w:author="Modou Sarr" w:date="2024-11-25T14:04:00Z" w16du:dateUtc="2024-11-25T14:04:00Z"/>
              </w:rPr>
            </w:pPr>
            <w:del w:id="862" w:author="Modou Sarr" w:date="2024-11-25T14:04:00Z" w16du:dateUtc="2024-11-25T14:04:00Z">
              <w:r w:rsidRPr="00390447" w:rsidDel="009A658B">
                <w:delText>Ensure that all subcontractors are approved by NAWEC and comply with contractual safety requirements.</w:delText>
              </w:r>
            </w:del>
          </w:p>
        </w:tc>
        <w:tc>
          <w:tcPr>
            <w:tcW w:w="1490" w:type="dxa"/>
          </w:tcPr>
          <w:p w14:paraId="061ECAB3" w14:textId="601511C7" w:rsidR="006477B3" w:rsidRPr="004D03C5" w:rsidDel="009A658B" w:rsidRDefault="006477B3" w:rsidP="006477B3">
            <w:pPr>
              <w:rPr>
                <w:del w:id="863" w:author="Modou Sarr" w:date="2024-11-25T14:04:00Z" w16du:dateUtc="2024-11-25T14:04:00Z"/>
              </w:rPr>
            </w:pPr>
            <w:del w:id="864" w:author="Modou Sarr" w:date="2024-11-25T14:04:00Z" w16du:dateUtc="2024-11-25T14:04:00Z">
              <w:r w:rsidRPr="00390447" w:rsidDel="009A658B">
                <w:delText>KEI Industries Ltd.</w:delText>
              </w:r>
            </w:del>
          </w:p>
        </w:tc>
        <w:tc>
          <w:tcPr>
            <w:tcW w:w="1275" w:type="dxa"/>
          </w:tcPr>
          <w:p w14:paraId="6652EF18" w14:textId="7FBE1627" w:rsidR="006477B3" w:rsidRPr="004D03C5" w:rsidDel="009A658B" w:rsidRDefault="006477B3" w:rsidP="006477B3">
            <w:pPr>
              <w:rPr>
                <w:del w:id="865" w:author="Modou Sarr" w:date="2024-11-25T14:04:00Z" w16du:dateUtc="2024-11-25T14:04:00Z"/>
              </w:rPr>
            </w:pPr>
            <w:del w:id="866" w:author="Modou Sarr" w:date="2024-11-25T14:04:00Z" w16du:dateUtc="2024-11-25T14:04:00Z">
              <w:r w:rsidRPr="00390447" w:rsidDel="009A658B">
                <w:delText>Ongoing</w:delText>
              </w:r>
            </w:del>
          </w:p>
        </w:tc>
        <w:tc>
          <w:tcPr>
            <w:tcW w:w="1701" w:type="dxa"/>
          </w:tcPr>
          <w:p w14:paraId="16AB6328" w14:textId="49C0096A" w:rsidR="006477B3" w:rsidRPr="004D03C5" w:rsidDel="009A658B" w:rsidRDefault="006477B3" w:rsidP="006477B3">
            <w:pPr>
              <w:rPr>
                <w:del w:id="867" w:author="Modou Sarr" w:date="2024-11-25T14:04:00Z" w16du:dateUtc="2024-11-25T14:04:00Z"/>
              </w:rPr>
            </w:pPr>
            <w:del w:id="868" w:author="Modou Sarr" w:date="2024-11-25T14:04:00Z" w16du:dateUtc="2024-11-25T14:04:00Z">
              <w:r w:rsidRPr="00390447" w:rsidDel="009A658B">
                <w:delText>[Insert Date]</w:delText>
              </w:r>
            </w:del>
          </w:p>
        </w:tc>
        <w:tc>
          <w:tcPr>
            <w:tcW w:w="2268" w:type="dxa"/>
          </w:tcPr>
          <w:p w14:paraId="4807BD8A" w14:textId="1CC1F1CF" w:rsidR="006477B3" w:rsidRPr="004D03C5" w:rsidDel="009A658B" w:rsidRDefault="006477B3" w:rsidP="006477B3">
            <w:pPr>
              <w:rPr>
                <w:del w:id="869" w:author="Modou Sarr" w:date="2024-11-25T14:04:00Z" w16du:dateUtc="2024-11-25T14:04:00Z"/>
              </w:rPr>
            </w:pPr>
            <w:del w:id="870" w:author="Modou Sarr" w:date="2024-11-25T14:04:00Z" w16du:dateUtc="2024-11-25T14:04:00Z">
              <w:r w:rsidRPr="00390447" w:rsidDel="009A658B">
                <w:delText>[Insert Status]</w:delText>
              </w:r>
            </w:del>
          </w:p>
        </w:tc>
      </w:tr>
      <w:tr w:rsidR="006477B3" w:rsidRPr="004D03C5" w:rsidDel="009A658B" w14:paraId="502374D0" w14:textId="6C760090" w:rsidTr="00BE16C9">
        <w:trPr>
          <w:del w:id="871" w:author="Modou Sarr" w:date="2024-11-25T14:04:00Z"/>
        </w:trPr>
        <w:tc>
          <w:tcPr>
            <w:tcW w:w="6234" w:type="dxa"/>
          </w:tcPr>
          <w:p w14:paraId="357A0F7D" w14:textId="3D62EDD4" w:rsidR="006477B3" w:rsidRPr="004D03C5" w:rsidDel="009A658B" w:rsidRDefault="006477B3" w:rsidP="006477B3">
            <w:pPr>
              <w:rPr>
                <w:del w:id="872" w:author="Modou Sarr" w:date="2024-11-25T14:04:00Z" w16du:dateUtc="2024-11-25T14:04:00Z"/>
              </w:rPr>
            </w:pPr>
            <w:del w:id="873" w:author="Modou Sarr" w:date="2024-11-25T14:04:00Z" w16du:dateUtc="2024-11-25T14:04:00Z">
              <w:r w:rsidRPr="00390447" w:rsidDel="009A658B">
                <w:delText>Prohibit unauthorized subcontracting and impose penalties for non-compliance.</w:delText>
              </w:r>
            </w:del>
          </w:p>
        </w:tc>
        <w:tc>
          <w:tcPr>
            <w:tcW w:w="1490" w:type="dxa"/>
          </w:tcPr>
          <w:p w14:paraId="26B0F046" w14:textId="27682AA6" w:rsidR="006477B3" w:rsidRPr="004D03C5" w:rsidDel="009A658B" w:rsidRDefault="006477B3" w:rsidP="006477B3">
            <w:pPr>
              <w:rPr>
                <w:del w:id="874" w:author="Modou Sarr" w:date="2024-11-25T14:04:00Z" w16du:dateUtc="2024-11-25T14:04:00Z"/>
              </w:rPr>
            </w:pPr>
            <w:del w:id="875" w:author="Modou Sarr" w:date="2024-11-25T14:04:00Z" w16du:dateUtc="2024-11-25T14:04:00Z">
              <w:r w:rsidRPr="00390447" w:rsidDel="009A658B">
                <w:delText>KEI Industries Ltd.</w:delText>
              </w:r>
            </w:del>
          </w:p>
        </w:tc>
        <w:tc>
          <w:tcPr>
            <w:tcW w:w="1275" w:type="dxa"/>
          </w:tcPr>
          <w:p w14:paraId="6CFE7A4E" w14:textId="3B28D76A" w:rsidR="006477B3" w:rsidRPr="004D03C5" w:rsidDel="009A658B" w:rsidRDefault="006477B3" w:rsidP="006477B3">
            <w:pPr>
              <w:rPr>
                <w:del w:id="876" w:author="Modou Sarr" w:date="2024-11-25T14:04:00Z" w16du:dateUtc="2024-11-25T14:04:00Z"/>
              </w:rPr>
            </w:pPr>
            <w:del w:id="877" w:author="Modou Sarr" w:date="2024-11-25T14:04:00Z" w16du:dateUtc="2024-11-25T14:04:00Z">
              <w:r w:rsidRPr="00390447" w:rsidDel="009A658B">
                <w:delText>Ongoing</w:delText>
              </w:r>
            </w:del>
          </w:p>
        </w:tc>
        <w:tc>
          <w:tcPr>
            <w:tcW w:w="1701" w:type="dxa"/>
          </w:tcPr>
          <w:p w14:paraId="79A6EA1C" w14:textId="380DE7BC" w:rsidR="006477B3" w:rsidRPr="004D03C5" w:rsidDel="009A658B" w:rsidRDefault="006477B3" w:rsidP="006477B3">
            <w:pPr>
              <w:rPr>
                <w:del w:id="878" w:author="Modou Sarr" w:date="2024-11-25T14:04:00Z" w16du:dateUtc="2024-11-25T14:04:00Z"/>
              </w:rPr>
            </w:pPr>
            <w:del w:id="879" w:author="Modou Sarr" w:date="2024-11-25T14:04:00Z" w16du:dateUtc="2024-11-25T14:04:00Z">
              <w:r w:rsidRPr="00390447" w:rsidDel="009A658B">
                <w:delText>[Insert Date]</w:delText>
              </w:r>
            </w:del>
          </w:p>
        </w:tc>
        <w:tc>
          <w:tcPr>
            <w:tcW w:w="2268" w:type="dxa"/>
          </w:tcPr>
          <w:p w14:paraId="1370240B" w14:textId="2C6CFEC1" w:rsidR="006477B3" w:rsidRPr="004D03C5" w:rsidDel="009A658B" w:rsidRDefault="006477B3" w:rsidP="006477B3">
            <w:pPr>
              <w:rPr>
                <w:del w:id="880" w:author="Modou Sarr" w:date="2024-11-25T14:04:00Z" w16du:dateUtc="2024-11-25T14:04:00Z"/>
              </w:rPr>
            </w:pPr>
            <w:del w:id="881" w:author="Modou Sarr" w:date="2024-11-25T14:04:00Z" w16du:dateUtc="2024-11-25T14:04:00Z">
              <w:r w:rsidRPr="00390447" w:rsidDel="009A658B">
                <w:delText>[Insert Status]</w:delText>
              </w:r>
            </w:del>
          </w:p>
        </w:tc>
      </w:tr>
      <w:tr w:rsidR="006477B3" w:rsidRPr="004D03C5" w:rsidDel="009A658B" w14:paraId="3555E867" w14:textId="3E42A617" w:rsidTr="00BE16C9">
        <w:trPr>
          <w:del w:id="882" w:author="Modou Sarr" w:date="2024-11-25T14:04:00Z"/>
        </w:trPr>
        <w:tc>
          <w:tcPr>
            <w:tcW w:w="6234" w:type="dxa"/>
          </w:tcPr>
          <w:p w14:paraId="7B453FF4" w14:textId="5A943438" w:rsidR="006477B3" w:rsidRPr="004D03C5" w:rsidDel="009A658B" w:rsidRDefault="006477B3" w:rsidP="006477B3">
            <w:pPr>
              <w:rPr>
                <w:del w:id="883" w:author="Modou Sarr" w:date="2024-11-25T14:04:00Z" w16du:dateUtc="2024-11-25T14:04:00Z"/>
              </w:rPr>
            </w:pPr>
            <w:del w:id="884" w:author="Modou Sarr" w:date="2024-11-25T14:04:00Z" w16du:dateUtc="2024-11-25T14:04:00Z">
              <w:r w:rsidRPr="00390447" w:rsidDel="009A658B">
                <w:rPr>
                  <w:b/>
                  <w:bCs/>
                </w:rPr>
                <w:delText>Provision of Adequate Personal Protective Equipment (PPE)</w:delText>
              </w:r>
            </w:del>
          </w:p>
        </w:tc>
        <w:tc>
          <w:tcPr>
            <w:tcW w:w="1490" w:type="dxa"/>
          </w:tcPr>
          <w:p w14:paraId="2AB35F2A" w14:textId="02A4384A" w:rsidR="006477B3" w:rsidRPr="004D03C5" w:rsidDel="009A658B" w:rsidRDefault="006477B3" w:rsidP="006477B3">
            <w:pPr>
              <w:rPr>
                <w:del w:id="885" w:author="Modou Sarr" w:date="2024-11-25T14:04:00Z" w16du:dateUtc="2024-11-25T14:04:00Z"/>
              </w:rPr>
            </w:pPr>
          </w:p>
        </w:tc>
        <w:tc>
          <w:tcPr>
            <w:tcW w:w="1275" w:type="dxa"/>
          </w:tcPr>
          <w:p w14:paraId="3E569AE9" w14:textId="71103098" w:rsidR="006477B3" w:rsidRPr="004D03C5" w:rsidDel="009A658B" w:rsidRDefault="006477B3" w:rsidP="006477B3">
            <w:pPr>
              <w:rPr>
                <w:del w:id="886" w:author="Modou Sarr" w:date="2024-11-25T14:04:00Z" w16du:dateUtc="2024-11-25T14:04:00Z"/>
              </w:rPr>
            </w:pPr>
          </w:p>
        </w:tc>
        <w:tc>
          <w:tcPr>
            <w:tcW w:w="1701" w:type="dxa"/>
          </w:tcPr>
          <w:p w14:paraId="1B81AF85" w14:textId="15251C87" w:rsidR="006477B3" w:rsidRPr="004D03C5" w:rsidDel="009A658B" w:rsidRDefault="006477B3" w:rsidP="006477B3">
            <w:pPr>
              <w:rPr>
                <w:del w:id="887" w:author="Modou Sarr" w:date="2024-11-25T14:04:00Z" w16du:dateUtc="2024-11-25T14:04:00Z"/>
              </w:rPr>
            </w:pPr>
          </w:p>
        </w:tc>
        <w:tc>
          <w:tcPr>
            <w:tcW w:w="2268" w:type="dxa"/>
          </w:tcPr>
          <w:p w14:paraId="593730BF" w14:textId="4BC42169" w:rsidR="006477B3" w:rsidRPr="004D03C5" w:rsidDel="009A658B" w:rsidRDefault="006477B3" w:rsidP="006477B3">
            <w:pPr>
              <w:rPr>
                <w:del w:id="888" w:author="Modou Sarr" w:date="2024-11-25T14:04:00Z" w16du:dateUtc="2024-11-25T14:04:00Z"/>
              </w:rPr>
            </w:pPr>
          </w:p>
        </w:tc>
      </w:tr>
      <w:tr w:rsidR="006477B3" w:rsidRPr="004D03C5" w:rsidDel="009A658B" w14:paraId="47F3AD36" w14:textId="4BB259B6" w:rsidTr="00BE16C9">
        <w:trPr>
          <w:del w:id="889" w:author="Modou Sarr" w:date="2024-11-25T14:04:00Z"/>
        </w:trPr>
        <w:tc>
          <w:tcPr>
            <w:tcW w:w="6234" w:type="dxa"/>
          </w:tcPr>
          <w:p w14:paraId="3BC1892A" w14:textId="4CC57ADA" w:rsidR="006477B3" w:rsidRPr="004D03C5" w:rsidDel="009A658B" w:rsidRDefault="006477B3" w:rsidP="006477B3">
            <w:pPr>
              <w:rPr>
                <w:del w:id="890" w:author="Modou Sarr" w:date="2024-11-25T14:04:00Z" w16du:dateUtc="2024-11-25T14:04:00Z"/>
              </w:rPr>
            </w:pPr>
            <w:del w:id="891" w:author="Modou Sarr" w:date="2024-11-25T14:04:00Z" w16du:dateUtc="2024-11-25T14:04:00Z">
              <w:r w:rsidRPr="00390447" w:rsidDel="009A658B">
                <w:delText>Ensure that all workers are equipped with necessary PPE, including helmets, gloves, reflective vests, and safety boots.</w:delText>
              </w:r>
            </w:del>
          </w:p>
        </w:tc>
        <w:tc>
          <w:tcPr>
            <w:tcW w:w="1490" w:type="dxa"/>
          </w:tcPr>
          <w:p w14:paraId="0AB7F09F" w14:textId="6613BD71" w:rsidR="006477B3" w:rsidRPr="004D03C5" w:rsidDel="009A658B" w:rsidRDefault="006477B3" w:rsidP="006477B3">
            <w:pPr>
              <w:rPr>
                <w:del w:id="892" w:author="Modou Sarr" w:date="2024-11-25T14:04:00Z" w16du:dateUtc="2024-11-25T14:04:00Z"/>
              </w:rPr>
            </w:pPr>
            <w:del w:id="893" w:author="Modou Sarr" w:date="2024-11-25T14:04:00Z" w16du:dateUtc="2024-11-25T14:04:00Z">
              <w:r w:rsidRPr="00390447" w:rsidDel="009A658B">
                <w:delText>KEI Industries Ltd.</w:delText>
              </w:r>
            </w:del>
          </w:p>
        </w:tc>
        <w:tc>
          <w:tcPr>
            <w:tcW w:w="1275" w:type="dxa"/>
          </w:tcPr>
          <w:p w14:paraId="4D96A781" w14:textId="1F5F3F79" w:rsidR="006477B3" w:rsidRPr="004D03C5" w:rsidDel="009A658B" w:rsidRDefault="006477B3" w:rsidP="006477B3">
            <w:pPr>
              <w:rPr>
                <w:del w:id="894" w:author="Modou Sarr" w:date="2024-11-25T14:04:00Z" w16du:dateUtc="2024-11-25T14:04:00Z"/>
              </w:rPr>
            </w:pPr>
            <w:del w:id="895" w:author="Modou Sarr" w:date="2024-11-25T14:04:00Z" w16du:dateUtc="2024-11-25T14:04:00Z">
              <w:r w:rsidRPr="00390447" w:rsidDel="009A658B">
                <w:delText>Ongoing</w:delText>
              </w:r>
            </w:del>
          </w:p>
        </w:tc>
        <w:tc>
          <w:tcPr>
            <w:tcW w:w="1701" w:type="dxa"/>
          </w:tcPr>
          <w:p w14:paraId="27A4CBFE" w14:textId="7DAA66F3" w:rsidR="006477B3" w:rsidRPr="004D03C5" w:rsidDel="009A658B" w:rsidRDefault="006477B3" w:rsidP="006477B3">
            <w:pPr>
              <w:rPr>
                <w:del w:id="896" w:author="Modou Sarr" w:date="2024-11-25T14:04:00Z" w16du:dateUtc="2024-11-25T14:04:00Z"/>
              </w:rPr>
            </w:pPr>
            <w:del w:id="897" w:author="Modou Sarr" w:date="2024-11-25T14:04:00Z" w16du:dateUtc="2024-11-25T14:04:00Z">
              <w:r w:rsidRPr="00390447" w:rsidDel="009A658B">
                <w:delText>[Insert Date]</w:delText>
              </w:r>
            </w:del>
          </w:p>
        </w:tc>
        <w:tc>
          <w:tcPr>
            <w:tcW w:w="2268" w:type="dxa"/>
          </w:tcPr>
          <w:p w14:paraId="783297BA" w14:textId="62BEC5AD" w:rsidR="006477B3" w:rsidRPr="004D03C5" w:rsidDel="009A658B" w:rsidRDefault="006477B3" w:rsidP="006477B3">
            <w:pPr>
              <w:rPr>
                <w:del w:id="898" w:author="Modou Sarr" w:date="2024-11-25T14:04:00Z" w16du:dateUtc="2024-11-25T14:04:00Z"/>
              </w:rPr>
            </w:pPr>
            <w:del w:id="899" w:author="Modou Sarr" w:date="2024-11-25T14:04:00Z" w16du:dateUtc="2024-11-25T14:04:00Z">
              <w:r w:rsidRPr="00390447" w:rsidDel="009A658B">
                <w:delText>[Insert Status]</w:delText>
              </w:r>
            </w:del>
          </w:p>
        </w:tc>
      </w:tr>
      <w:tr w:rsidR="006477B3" w:rsidRPr="004D03C5" w:rsidDel="009A658B" w14:paraId="165FCF71" w14:textId="36169047" w:rsidTr="00BE16C9">
        <w:trPr>
          <w:del w:id="900" w:author="Modou Sarr" w:date="2024-11-25T14:04:00Z"/>
        </w:trPr>
        <w:tc>
          <w:tcPr>
            <w:tcW w:w="6234" w:type="dxa"/>
          </w:tcPr>
          <w:p w14:paraId="6A48C728" w14:textId="6D55811B" w:rsidR="006477B3" w:rsidRPr="004D03C5" w:rsidDel="009A658B" w:rsidRDefault="006477B3" w:rsidP="006477B3">
            <w:pPr>
              <w:rPr>
                <w:del w:id="901" w:author="Modou Sarr" w:date="2024-11-25T14:04:00Z" w16du:dateUtc="2024-11-25T14:04:00Z"/>
              </w:rPr>
            </w:pPr>
            <w:del w:id="902" w:author="Modou Sarr" w:date="2024-11-25T14:04:00Z" w16du:dateUtc="2024-11-25T14:04:00Z">
              <w:r w:rsidRPr="00390447" w:rsidDel="009A658B">
                <w:delText>Regularly inspect and maintain PPE to guarantee its effectiveness.</w:delText>
              </w:r>
            </w:del>
          </w:p>
        </w:tc>
        <w:tc>
          <w:tcPr>
            <w:tcW w:w="1490" w:type="dxa"/>
          </w:tcPr>
          <w:p w14:paraId="050D41DF" w14:textId="2F2C6C6D" w:rsidR="006477B3" w:rsidRPr="004D03C5" w:rsidDel="009A658B" w:rsidRDefault="006477B3" w:rsidP="006477B3">
            <w:pPr>
              <w:rPr>
                <w:del w:id="903" w:author="Modou Sarr" w:date="2024-11-25T14:04:00Z" w16du:dateUtc="2024-11-25T14:04:00Z"/>
              </w:rPr>
            </w:pPr>
            <w:del w:id="904" w:author="Modou Sarr" w:date="2024-11-25T14:04:00Z" w16du:dateUtc="2024-11-25T14:04:00Z">
              <w:r w:rsidRPr="00390447" w:rsidDel="009A658B">
                <w:delText>KEI Industries Ltd.</w:delText>
              </w:r>
            </w:del>
          </w:p>
        </w:tc>
        <w:tc>
          <w:tcPr>
            <w:tcW w:w="1275" w:type="dxa"/>
          </w:tcPr>
          <w:p w14:paraId="68A4B08C" w14:textId="2F63467F" w:rsidR="006477B3" w:rsidRPr="004D03C5" w:rsidDel="009A658B" w:rsidRDefault="006477B3" w:rsidP="006477B3">
            <w:pPr>
              <w:rPr>
                <w:del w:id="905" w:author="Modou Sarr" w:date="2024-11-25T14:04:00Z" w16du:dateUtc="2024-11-25T14:04:00Z"/>
              </w:rPr>
            </w:pPr>
            <w:del w:id="906" w:author="Modou Sarr" w:date="2024-11-25T14:04:00Z" w16du:dateUtc="2024-11-25T14:04:00Z">
              <w:r w:rsidRPr="00390447" w:rsidDel="009A658B">
                <w:delText>Ongoing</w:delText>
              </w:r>
            </w:del>
          </w:p>
        </w:tc>
        <w:tc>
          <w:tcPr>
            <w:tcW w:w="1701" w:type="dxa"/>
          </w:tcPr>
          <w:p w14:paraId="1115CEF7" w14:textId="67CD7E05" w:rsidR="006477B3" w:rsidRPr="004D03C5" w:rsidDel="009A658B" w:rsidRDefault="006477B3" w:rsidP="006477B3">
            <w:pPr>
              <w:rPr>
                <w:del w:id="907" w:author="Modou Sarr" w:date="2024-11-25T14:04:00Z" w16du:dateUtc="2024-11-25T14:04:00Z"/>
              </w:rPr>
            </w:pPr>
            <w:del w:id="908" w:author="Modou Sarr" w:date="2024-11-25T14:04:00Z" w16du:dateUtc="2024-11-25T14:04:00Z">
              <w:r w:rsidRPr="00390447" w:rsidDel="009A658B">
                <w:delText>[Insert Date]</w:delText>
              </w:r>
            </w:del>
          </w:p>
        </w:tc>
        <w:tc>
          <w:tcPr>
            <w:tcW w:w="2268" w:type="dxa"/>
          </w:tcPr>
          <w:p w14:paraId="0CB1A6FC" w14:textId="30047558" w:rsidR="006477B3" w:rsidRPr="004D03C5" w:rsidDel="009A658B" w:rsidRDefault="006477B3" w:rsidP="006477B3">
            <w:pPr>
              <w:rPr>
                <w:del w:id="909" w:author="Modou Sarr" w:date="2024-11-25T14:04:00Z" w16du:dateUtc="2024-11-25T14:04:00Z"/>
              </w:rPr>
            </w:pPr>
            <w:del w:id="910" w:author="Modou Sarr" w:date="2024-11-25T14:04:00Z" w16du:dateUtc="2024-11-25T14:04:00Z">
              <w:r w:rsidRPr="00390447" w:rsidDel="009A658B">
                <w:delText>[Insert Status]</w:delText>
              </w:r>
            </w:del>
          </w:p>
        </w:tc>
      </w:tr>
      <w:tr w:rsidR="006477B3" w:rsidRPr="004D03C5" w:rsidDel="009A658B" w14:paraId="23A47B4E" w14:textId="58896D5A" w:rsidTr="00BE16C9">
        <w:trPr>
          <w:del w:id="911" w:author="Modou Sarr" w:date="2024-11-25T14:04:00Z"/>
        </w:trPr>
        <w:tc>
          <w:tcPr>
            <w:tcW w:w="6234" w:type="dxa"/>
          </w:tcPr>
          <w:p w14:paraId="74A5D6DF" w14:textId="7F878E6B" w:rsidR="006477B3" w:rsidRPr="004D03C5" w:rsidDel="009A658B" w:rsidRDefault="006477B3" w:rsidP="006477B3">
            <w:pPr>
              <w:rPr>
                <w:del w:id="912" w:author="Modou Sarr" w:date="2024-11-25T14:04:00Z" w16du:dateUtc="2024-11-25T14:04:00Z"/>
              </w:rPr>
            </w:pPr>
            <w:del w:id="913" w:author="Modou Sarr" w:date="2024-11-25T14:04:00Z" w16du:dateUtc="2024-11-25T14:04:00Z">
              <w:r w:rsidRPr="00390447" w:rsidDel="009A658B">
                <w:delText>Ensure availability of PPE at all times, on all sites, including harnesses, safety boots, rubberized gloves that fit properly.</w:delText>
              </w:r>
            </w:del>
          </w:p>
        </w:tc>
        <w:tc>
          <w:tcPr>
            <w:tcW w:w="1490" w:type="dxa"/>
          </w:tcPr>
          <w:p w14:paraId="19312B64" w14:textId="67D254B4" w:rsidR="006477B3" w:rsidRPr="004D03C5" w:rsidDel="009A658B" w:rsidRDefault="006477B3" w:rsidP="006477B3">
            <w:pPr>
              <w:rPr>
                <w:del w:id="914" w:author="Modou Sarr" w:date="2024-11-25T14:04:00Z" w16du:dateUtc="2024-11-25T14:04:00Z"/>
              </w:rPr>
            </w:pPr>
            <w:del w:id="915" w:author="Modou Sarr" w:date="2024-11-25T14:04:00Z" w16du:dateUtc="2024-11-25T14:04:00Z">
              <w:r w:rsidRPr="00390447" w:rsidDel="009A658B">
                <w:delText>KEI Industries Ltd.</w:delText>
              </w:r>
            </w:del>
          </w:p>
        </w:tc>
        <w:tc>
          <w:tcPr>
            <w:tcW w:w="1275" w:type="dxa"/>
          </w:tcPr>
          <w:p w14:paraId="0E5A50E8" w14:textId="5D8AFBA0" w:rsidR="006477B3" w:rsidRPr="004D03C5" w:rsidDel="009A658B" w:rsidRDefault="006477B3" w:rsidP="006477B3">
            <w:pPr>
              <w:rPr>
                <w:del w:id="916" w:author="Modou Sarr" w:date="2024-11-25T14:04:00Z" w16du:dateUtc="2024-11-25T14:04:00Z"/>
              </w:rPr>
            </w:pPr>
            <w:del w:id="917" w:author="Modou Sarr" w:date="2024-11-25T14:04:00Z" w16du:dateUtc="2024-11-25T14:04:00Z">
              <w:r w:rsidRPr="00390447" w:rsidDel="009A658B">
                <w:delText>Ongoing</w:delText>
              </w:r>
            </w:del>
          </w:p>
        </w:tc>
        <w:tc>
          <w:tcPr>
            <w:tcW w:w="1701" w:type="dxa"/>
          </w:tcPr>
          <w:p w14:paraId="39DE82E3" w14:textId="436C1738" w:rsidR="006477B3" w:rsidRPr="004D03C5" w:rsidDel="009A658B" w:rsidRDefault="006477B3" w:rsidP="006477B3">
            <w:pPr>
              <w:rPr>
                <w:del w:id="918" w:author="Modou Sarr" w:date="2024-11-25T14:04:00Z" w16du:dateUtc="2024-11-25T14:04:00Z"/>
              </w:rPr>
            </w:pPr>
            <w:del w:id="919" w:author="Modou Sarr" w:date="2024-11-25T14:04:00Z" w16du:dateUtc="2024-11-25T14:04:00Z">
              <w:r w:rsidRPr="00390447" w:rsidDel="009A658B">
                <w:delText>[Insert Date]</w:delText>
              </w:r>
            </w:del>
          </w:p>
        </w:tc>
        <w:tc>
          <w:tcPr>
            <w:tcW w:w="2268" w:type="dxa"/>
          </w:tcPr>
          <w:p w14:paraId="2850178E" w14:textId="7E45D857" w:rsidR="006477B3" w:rsidRPr="004D03C5" w:rsidDel="009A658B" w:rsidRDefault="006477B3" w:rsidP="006477B3">
            <w:pPr>
              <w:rPr>
                <w:del w:id="920" w:author="Modou Sarr" w:date="2024-11-25T14:04:00Z" w16du:dateUtc="2024-11-25T14:04:00Z"/>
              </w:rPr>
            </w:pPr>
            <w:del w:id="921" w:author="Modou Sarr" w:date="2024-11-25T14:04:00Z" w16du:dateUtc="2024-11-25T14:04:00Z">
              <w:r w:rsidRPr="00390447" w:rsidDel="009A658B">
                <w:delText>[Insert Status]</w:delText>
              </w:r>
            </w:del>
          </w:p>
        </w:tc>
      </w:tr>
      <w:tr w:rsidR="006477B3" w:rsidRPr="004D03C5" w:rsidDel="009A658B" w14:paraId="1CFE33FB" w14:textId="77314C46" w:rsidTr="00BE16C9">
        <w:trPr>
          <w:del w:id="922" w:author="Modou Sarr" w:date="2024-11-25T14:04:00Z"/>
        </w:trPr>
        <w:tc>
          <w:tcPr>
            <w:tcW w:w="6234" w:type="dxa"/>
          </w:tcPr>
          <w:p w14:paraId="781B1535" w14:textId="2A011EFE" w:rsidR="006477B3" w:rsidRPr="004D03C5" w:rsidDel="009A658B" w:rsidRDefault="006477B3" w:rsidP="006477B3">
            <w:pPr>
              <w:rPr>
                <w:del w:id="923" w:author="Modou Sarr" w:date="2024-11-25T14:04:00Z" w16du:dateUtc="2024-11-25T14:04:00Z"/>
              </w:rPr>
            </w:pPr>
            <w:del w:id="924" w:author="Modou Sarr" w:date="2024-11-25T14:04:00Z" w16du:dateUtc="2024-11-25T14:04:00Z">
              <w:r w:rsidRPr="00390447" w:rsidDel="009A658B">
                <w:delText>Enforce the appropriate usage of PPE when carrying out works at each site.</w:delText>
              </w:r>
            </w:del>
          </w:p>
        </w:tc>
        <w:tc>
          <w:tcPr>
            <w:tcW w:w="1490" w:type="dxa"/>
          </w:tcPr>
          <w:p w14:paraId="42098319" w14:textId="3A44865D" w:rsidR="006477B3" w:rsidRPr="004D03C5" w:rsidDel="009A658B" w:rsidRDefault="006477B3" w:rsidP="006477B3">
            <w:pPr>
              <w:rPr>
                <w:del w:id="925" w:author="Modou Sarr" w:date="2024-11-25T14:04:00Z" w16du:dateUtc="2024-11-25T14:04:00Z"/>
              </w:rPr>
            </w:pPr>
            <w:del w:id="926" w:author="Modou Sarr" w:date="2024-11-25T14:04:00Z" w16du:dateUtc="2024-11-25T14:04:00Z">
              <w:r w:rsidRPr="00390447" w:rsidDel="009A658B">
                <w:delText>KEI Industries Ltd.</w:delText>
              </w:r>
            </w:del>
          </w:p>
        </w:tc>
        <w:tc>
          <w:tcPr>
            <w:tcW w:w="1275" w:type="dxa"/>
          </w:tcPr>
          <w:p w14:paraId="01F71ED7" w14:textId="3EEF811B" w:rsidR="006477B3" w:rsidRPr="004D03C5" w:rsidDel="009A658B" w:rsidRDefault="006477B3" w:rsidP="006477B3">
            <w:pPr>
              <w:rPr>
                <w:del w:id="927" w:author="Modou Sarr" w:date="2024-11-25T14:04:00Z" w16du:dateUtc="2024-11-25T14:04:00Z"/>
              </w:rPr>
            </w:pPr>
            <w:del w:id="928" w:author="Modou Sarr" w:date="2024-11-25T14:04:00Z" w16du:dateUtc="2024-11-25T14:04:00Z">
              <w:r w:rsidRPr="00390447" w:rsidDel="009A658B">
                <w:delText>Ongoing</w:delText>
              </w:r>
            </w:del>
          </w:p>
        </w:tc>
        <w:tc>
          <w:tcPr>
            <w:tcW w:w="1701" w:type="dxa"/>
          </w:tcPr>
          <w:p w14:paraId="0066DFE6" w14:textId="6F171A63" w:rsidR="006477B3" w:rsidRPr="004D03C5" w:rsidDel="009A658B" w:rsidRDefault="006477B3" w:rsidP="006477B3">
            <w:pPr>
              <w:rPr>
                <w:del w:id="929" w:author="Modou Sarr" w:date="2024-11-25T14:04:00Z" w16du:dateUtc="2024-11-25T14:04:00Z"/>
              </w:rPr>
            </w:pPr>
            <w:del w:id="930" w:author="Modou Sarr" w:date="2024-11-25T14:04:00Z" w16du:dateUtc="2024-11-25T14:04:00Z">
              <w:r w:rsidRPr="00390447" w:rsidDel="009A658B">
                <w:delText>[Insert Date]</w:delText>
              </w:r>
            </w:del>
          </w:p>
        </w:tc>
        <w:tc>
          <w:tcPr>
            <w:tcW w:w="2268" w:type="dxa"/>
          </w:tcPr>
          <w:p w14:paraId="05A81A1B" w14:textId="3FB7547E" w:rsidR="006477B3" w:rsidRPr="004D03C5" w:rsidDel="009A658B" w:rsidRDefault="006477B3" w:rsidP="006477B3">
            <w:pPr>
              <w:rPr>
                <w:del w:id="931" w:author="Modou Sarr" w:date="2024-11-25T14:04:00Z" w16du:dateUtc="2024-11-25T14:04:00Z"/>
              </w:rPr>
            </w:pPr>
            <w:del w:id="932" w:author="Modou Sarr" w:date="2024-11-25T14:04:00Z" w16du:dateUtc="2024-11-25T14:04:00Z">
              <w:r w:rsidRPr="00390447" w:rsidDel="009A658B">
                <w:delText>[Insert Status]</w:delText>
              </w:r>
            </w:del>
          </w:p>
        </w:tc>
      </w:tr>
      <w:tr w:rsidR="006477B3" w:rsidRPr="004D03C5" w:rsidDel="009A658B" w14:paraId="79E72C7A" w14:textId="08A29737" w:rsidTr="00BE16C9">
        <w:trPr>
          <w:del w:id="933" w:author="Modou Sarr" w:date="2024-11-25T14:04:00Z"/>
        </w:trPr>
        <w:tc>
          <w:tcPr>
            <w:tcW w:w="6234" w:type="dxa"/>
          </w:tcPr>
          <w:p w14:paraId="5F1CD3EC" w14:textId="1B154FBE" w:rsidR="006477B3" w:rsidRPr="004D03C5" w:rsidDel="009A658B" w:rsidRDefault="006477B3" w:rsidP="006477B3">
            <w:pPr>
              <w:rPr>
                <w:del w:id="934" w:author="Modou Sarr" w:date="2024-11-25T14:04:00Z" w16du:dateUtc="2024-11-25T14:04:00Z"/>
              </w:rPr>
            </w:pPr>
            <w:del w:id="935" w:author="Modou Sarr" w:date="2024-11-25T14:04:00Z" w16du:dateUtc="2024-11-25T14:04:00Z">
              <w:r w:rsidRPr="00390447" w:rsidDel="009A658B">
                <w:delText>Ensure all supervisors and technicians are trained on appropriate usage of PPE.</w:delText>
              </w:r>
            </w:del>
          </w:p>
        </w:tc>
        <w:tc>
          <w:tcPr>
            <w:tcW w:w="1490" w:type="dxa"/>
          </w:tcPr>
          <w:p w14:paraId="6FFAE281" w14:textId="08B60021" w:rsidR="006477B3" w:rsidRPr="004D03C5" w:rsidDel="009A658B" w:rsidRDefault="006477B3" w:rsidP="006477B3">
            <w:pPr>
              <w:rPr>
                <w:del w:id="936" w:author="Modou Sarr" w:date="2024-11-25T14:04:00Z" w16du:dateUtc="2024-11-25T14:04:00Z"/>
              </w:rPr>
            </w:pPr>
            <w:del w:id="937" w:author="Modou Sarr" w:date="2024-11-25T14:04:00Z" w16du:dateUtc="2024-11-25T14:04:00Z">
              <w:r w:rsidRPr="00390447" w:rsidDel="009A658B">
                <w:delText>KEI Industries Ltd.</w:delText>
              </w:r>
            </w:del>
          </w:p>
        </w:tc>
        <w:tc>
          <w:tcPr>
            <w:tcW w:w="1275" w:type="dxa"/>
          </w:tcPr>
          <w:p w14:paraId="06D06840" w14:textId="4336800D" w:rsidR="006477B3" w:rsidRPr="004D03C5" w:rsidDel="009A658B" w:rsidRDefault="006477B3" w:rsidP="006477B3">
            <w:pPr>
              <w:rPr>
                <w:del w:id="938" w:author="Modou Sarr" w:date="2024-11-25T14:04:00Z" w16du:dateUtc="2024-11-25T14:04:00Z"/>
              </w:rPr>
            </w:pPr>
            <w:del w:id="939" w:author="Modou Sarr" w:date="2024-11-25T14:04:00Z" w16du:dateUtc="2024-11-25T14:04:00Z">
              <w:r w:rsidRPr="00390447" w:rsidDel="009A658B">
                <w:delText>Ongoing</w:delText>
              </w:r>
            </w:del>
          </w:p>
        </w:tc>
        <w:tc>
          <w:tcPr>
            <w:tcW w:w="1701" w:type="dxa"/>
          </w:tcPr>
          <w:p w14:paraId="043C1C9F" w14:textId="22ADB227" w:rsidR="006477B3" w:rsidRPr="004D03C5" w:rsidDel="009A658B" w:rsidRDefault="006477B3" w:rsidP="006477B3">
            <w:pPr>
              <w:rPr>
                <w:del w:id="940" w:author="Modou Sarr" w:date="2024-11-25T14:04:00Z" w16du:dateUtc="2024-11-25T14:04:00Z"/>
              </w:rPr>
            </w:pPr>
            <w:del w:id="941" w:author="Modou Sarr" w:date="2024-11-25T14:04:00Z" w16du:dateUtc="2024-11-25T14:04:00Z">
              <w:r w:rsidRPr="00390447" w:rsidDel="009A658B">
                <w:delText>[Insert Date]</w:delText>
              </w:r>
            </w:del>
          </w:p>
        </w:tc>
        <w:tc>
          <w:tcPr>
            <w:tcW w:w="2268" w:type="dxa"/>
          </w:tcPr>
          <w:p w14:paraId="1122AA2D" w14:textId="78B31110" w:rsidR="006477B3" w:rsidRPr="004D03C5" w:rsidDel="009A658B" w:rsidRDefault="006477B3" w:rsidP="006477B3">
            <w:pPr>
              <w:rPr>
                <w:del w:id="942" w:author="Modou Sarr" w:date="2024-11-25T14:04:00Z" w16du:dateUtc="2024-11-25T14:04:00Z"/>
              </w:rPr>
            </w:pPr>
            <w:del w:id="943" w:author="Modou Sarr" w:date="2024-11-25T14:04:00Z" w16du:dateUtc="2024-11-25T14:04:00Z">
              <w:r w:rsidRPr="00390447" w:rsidDel="009A658B">
                <w:delText>[Insert Status]</w:delText>
              </w:r>
            </w:del>
          </w:p>
        </w:tc>
      </w:tr>
      <w:tr w:rsidR="006477B3" w:rsidRPr="004D03C5" w:rsidDel="009A658B" w14:paraId="602FF8B6" w14:textId="47270C95" w:rsidTr="00BE16C9">
        <w:trPr>
          <w:del w:id="944" w:author="Modou Sarr" w:date="2024-11-25T14:04:00Z"/>
        </w:trPr>
        <w:tc>
          <w:tcPr>
            <w:tcW w:w="6234" w:type="dxa"/>
          </w:tcPr>
          <w:p w14:paraId="34A24400" w14:textId="0769F8C4" w:rsidR="006477B3" w:rsidRPr="004D03C5" w:rsidDel="009A658B" w:rsidRDefault="006477B3" w:rsidP="006477B3">
            <w:pPr>
              <w:rPr>
                <w:del w:id="945" w:author="Modou Sarr" w:date="2024-11-25T14:04:00Z" w16du:dateUtc="2024-11-25T14:04:00Z"/>
              </w:rPr>
            </w:pPr>
            <w:del w:id="946" w:author="Modou Sarr" w:date="2024-11-25T14:04:00Z" w16du:dateUtc="2024-11-25T14:04:00Z">
              <w:r w:rsidRPr="00390447" w:rsidDel="009A658B">
                <w:rPr>
                  <w:b/>
                  <w:bCs/>
                </w:rPr>
                <w:delText>Regular Third-party Audits and Independent Reviews</w:delText>
              </w:r>
            </w:del>
          </w:p>
        </w:tc>
        <w:tc>
          <w:tcPr>
            <w:tcW w:w="1490" w:type="dxa"/>
          </w:tcPr>
          <w:p w14:paraId="50177B42" w14:textId="07792FED" w:rsidR="006477B3" w:rsidRPr="004D03C5" w:rsidDel="009A658B" w:rsidRDefault="006477B3" w:rsidP="006477B3">
            <w:pPr>
              <w:rPr>
                <w:del w:id="947" w:author="Modou Sarr" w:date="2024-11-25T14:04:00Z" w16du:dateUtc="2024-11-25T14:04:00Z"/>
              </w:rPr>
            </w:pPr>
          </w:p>
        </w:tc>
        <w:tc>
          <w:tcPr>
            <w:tcW w:w="1275" w:type="dxa"/>
          </w:tcPr>
          <w:p w14:paraId="2FE062DA" w14:textId="4F305DD4" w:rsidR="006477B3" w:rsidRPr="004D03C5" w:rsidDel="009A658B" w:rsidRDefault="006477B3" w:rsidP="006477B3">
            <w:pPr>
              <w:rPr>
                <w:del w:id="948" w:author="Modou Sarr" w:date="2024-11-25T14:04:00Z" w16du:dateUtc="2024-11-25T14:04:00Z"/>
              </w:rPr>
            </w:pPr>
          </w:p>
        </w:tc>
        <w:tc>
          <w:tcPr>
            <w:tcW w:w="1701" w:type="dxa"/>
          </w:tcPr>
          <w:p w14:paraId="4E3D10CC" w14:textId="0D8C79D7" w:rsidR="006477B3" w:rsidRPr="004D03C5" w:rsidDel="009A658B" w:rsidRDefault="006477B3" w:rsidP="006477B3">
            <w:pPr>
              <w:rPr>
                <w:del w:id="949" w:author="Modou Sarr" w:date="2024-11-25T14:04:00Z" w16du:dateUtc="2024-11-25T14:04:00Z"/>
              </w:rPr>
            </w:pPr>
          </w:p>
        </w:tc>
        <w:tc>
          <w:tcPr>
            <w:tcW w:w="2268" w:type="dxa"/>
          </w:tcPr>
          <w:p w14:paraId="17BA4684" w14:textId="612AEF31" w:rsidR="006477B3" w:rsidRPr="004D03C5" w:rsidDel="009A658B" w:rsidRDefault="006477B3" w:rsidP="006477B3">
            <w:pPr>
              <w:rPr>
                <w:del w:id="950" w:author="Modou Sarr" w:date="2024-11-25T14:04:00Z" w16du:dateUtc="2024-11-25T14:04:00Z"/>
              </w:rPr>
            </w:pPr>
          </w:p>
        </w:tc>
      </w:tr>
      <w:tr w:rsidR="006477B3" w:rsidRPr="004D03C5" w:rsidDel="009A658B" w14:paraId="00D953A7" w14:textId="6F8B97DB" w:rsidTr="00BE16C9">
        <w:trPr>
          <w:del w:id="951" w:author="Modou Sarr" w:date="2024-11-25T14:04:00Z"/>
        </w:trPr>
        <w:tc>
          <w:tcPr>
            <w:tcW w:w="6234" w:type="dxa"/>
          </w:tcPr>
          <w:p w14:paraId="2B655840" w14:textId="1655A84D" w:rsidR="006477B3" w:rsidRPr="004D03C5" w:rsidDel="009A658B" w:rsidRDefault="006477B3" w:rsidP="006477B3">
            <w:pPr>
              <w:rPr>
                <w:del w:id="952" w:author="Modou Sarr" w:date="2024-11-25T14:04:00Z" w16du:dateUtc="2024-11-25T14:04:00Z"/>
              </w:rPr>
            </w:pPr>
            <w:del w:id="953" w:author="Modou Sarr" w:date="2024-11-25T14:04:00Z" w16du:dateUtc="2024-11-25T14:04:00Z">
              <w:r w:rsidRPr="00390447" w:rsidDel="009A658B">
                <w:delText>Conduct periodic third-party audits to evaluate compliance with safety standards and recommend improvements.</w:delText>
              </w:r>
            </w:del>
          </w:p>
        </w:tc>
        <w:tc>
          <w:tcPr>
            <w:tcW w:w="1490" w:type="dxa"/>
          </w:tcPr>
          <w:p w14:paraId="69F76BEF" w14:textId="29B364EB" w:rsidR="006477B3" w:rsidRPr="004D03C5" w:rsidDel="009A658B" w:rsidRDefault="006477B3" w:rsidP="006477B3">
            <w:pPr>
              <w:rPr>
                <w:del w:id="954" w:author="Modou Sarr" w:date="2024-11-25T14:04:00Z" w16du:dateUtc="2024-11-25T14:04:00Z"/>
              </w:rPr>
            </w:pPr>
            <w:del w:id="955" w:author="Modou Sarr" w:date="2024-11-25T14:04:00Z" w16du:dateUtc="2024-11-25T14:04:00Z">
              <w:r w:rsidRPr="00390447" w:rsidDel="009A658B">
                <w:delText>KEI Industries Ltd.</w:delText>
              </w:r>
            </w:del>
          </w:p>
        </w:tc>
        <w:tc>
          <w:tcPr>
            <w:tcW w:w="1275" w:type="dxa"/>
          </w:tcPr>
          <w:p w14:paraId="53F4A41D" w14:textId="650FC4B5" w:rsidR="006477B3" w:rsidRPr="004D03C5" w:rsidDel="009A658B" w:rsidRDefault="006477B3" w:rsidP="006477B3">
            <w:pPr>
              <w:rPr>
                <w:del w:id="956" w:author="Modou Sarr" w:date="2024-11-25T14:04:00Z" w16du:dateUtc="2024-11-25T14:04:00Z"/>
              </w:rPr>
            </w:pPr>
            <w:del w:id="957" w:author="Modou Sarr" w:date="2024-11-25T14:04:00Z" w16du:dateUtc="2024-11-25T14:04:00Z">
              <w:r w:rsidRPr="00390447" w:rsidDel="009A658B">
                <w:delText>Ongoing</w:delText>
              </w:r>
            </w:del>
          </w:p>
        </w:tc>
        <w:tc>
          <w:tcPr>
            <w:tcW w:w="1701" w:type="dxa"/>
          </w:tcPr>
          <w:p w14:paraId="6B48C2C6" w14:textId="21FBA326" w:rsidR="006477B3" w:rsidRPr="004D03C5" w:rsidDel="009A658B" w:rsidRDefault="006477B3" w:rsidP="006477B3">
            <w:pPr>
              <w:rPr>
                <w:del w:id="958" w:author="Modou Sarr" w:date="2024-11-25T14:04:00Z" w16du:dateUtc="2024-11-25T14:04:00Z"/>
              </w:rPr>
            </w:pPr>
            <w:del w:id="959" w:author="Modou Sarr" w:date="2024-11-25T14:04:00Z" w16du:dateUtc="2024-11-25T14:04:00Z">
              <w:r w:rsidRPr="00390447" w:rsidDel="009A658B">
                <w:delText>[Insert Date]</w:delText>
              </w:r>
            </w:del>
          </w:p>
        </w:tc>
        <w:tc>
          <w:tcPr>
            <w:tcW w:w="2268" w:type="dxa"/>
          </w:tcPr>
          <w:p w14:paraId="616528C1" w14:textId="42F296AF" w:rsidR="006477B3" w:rsidRPr="004D03C5" w:rsidDel="009A658B" w:rsidRDefault="006477B3" w:rsidP="006477B3">
            <w:pPr>
              <w:rPr>
                <w:del w:id="960" w:author="Modou Sarr" w:date="2024-11-25T14:04:00Z" w16du:dateUtc="2024-11-25T14:04:00Z"/>
              </w:rPr>
            </w:pPr>
            <w:del w:id="961" w:author="Modou Sarr" w:date="2024-11-25T14:04:00Z" w16du:dateUtc="2024-11-25T14:04:00Z">
              <w:r w:rsidRPr="00390447" w:rsidDel="009A658B">
                <w:delText>[Insert Status]</w:delText>
              </w:r>
            </w:del>
          </w:p>
        </w:tc>
      </w:tr>
      <w:tr w:rsidR="006477B3" w:rsidRPr="004D03C5" w:rsidDel="009A658B" w14:paraId="049277E0" w14:textId="4695870E" w:rsidTr="00BE16C9">
        <w:trPr>
          <w:del w:id="962" w:author="Modou Sarr" w:date="2024-11-25T14:04:00Z"/>
        </w:trPr>
        <w:tc>
          <w:tcPr>
            <w:tcW w:w="6234" w:type="dxa"/>
          </w:tcPr>
          <w:p w14:paraId="2C6AD17C" w14:textId="10828DB3" w:rsidR="006477B3" w:rsidRPr="004D03C5" w:rsidDel="009A658B" w:rsidRDefault="006477B3" w:rsidP="006477B3">
            <w:pPr>
              <w:rPr>
                <w:del w:id="963" w:author="Modou Sarr" w:date="2024-11-25T14:04:00Z" w16du:dateUtc="2024-11-25T14:04:00Z"/>
              </w:rPr>
            </w:pPr>
            <w:del w:id="964" w:author="Modou Sarr" w:date="2024-11-25T14:04:00Z" w16du:dateUtc="2024-11-25T14:04:00Z">
              <w:r w:rsidRPr="00390447" w:rsidDel="009A658B">
                <w:delText>Engage independent reviewers to provide unbiased assessments of safety practices.</w:delText>
              </w:r>
            </w:del>
          </w:p>
        </w:tc>
        <w:tc>
          <w:tcPr>
            <w:tcW w:w="1490" w:type="dxa"/>
          </w:tcPr>
          <w:p w14:paraId="18F35525" w14:textId="651005F8" w:rsidR="006477B3" w:rsidRPr="004D03C5" w:rsidDel="009A658B" w:rsidRDefault="006477B3" w:rsidP="006477B3">
            <w:pPr>
              <w:rPr>
                <w:del w:id="965" w:author="Modou Sarr" w:date="2024-11-25T14:04:00Z" w16du:dateUtc="2024-11-25T14:04:00Z"/>
              </w:rPr>
            </w:pPr>
            <w:del w:id="966" w:author="Modou Sarr" w:date="2024-11-25T14:04:00Z" w16du:dateUtc="2024-11-25T14:04:00Z">
              <w:r w:rsidRPr="00390447" w:rsidDel="009A658B">
                <w:delText>KEI Industries Ltd.</w:delText>
              </w:r>
            </w:del>
          </w:p>
        </w:tc>
        <w:tc>
          <w:tcPr>
            <w:tcW w:w="1275" w:type="dxa"/>
          </w:tcPr>
          <w:p w14:paraId="4A163C47" w14:textId="53A7C8C0" w:rsidR="006477B3" w:rsidRPr="004D03C5" w:rsidDel="009A658B" w:rsidRDefault="006477B3" w:rsidP="006477B3">
            <w:pPr>
              <w:rPr>
                <w:del w:id="967" w:author="Modou Sarr" w:date="2024-11-25T14:04:00Z" w16du:dateUtc="2024-11-25T14:04:00Z"/>
              </w:rPr>
            </w:pPr>
            <w:del w:id="968" w:author="Modou Sarr" w:date="2024-11-25T14:04:00Z" w16du:dateUtc="2024-11-25T14:04:00Z">
              <w:r w:rsidRPr="00390447" w:rsidDel="009A658B">
                <w:delText>Ongoing</w:delText>
              </w:r>
            </w:del>
          </w:p>
        </w:tc>
        <w:tc>
          <w:tcPr>
            <w:tcW w:w="1701" w:type="dxa"/>
          </w:tcPr>
          <w:p w14:paraId="52134B18" w14:textId="6DDE2AE7" w:rsidR="006477B3" w:rsidRPr="004D03C5" w:rsidDel="009A658B" w:rsidRDefault="006477B3" w:rsidP="006477B3">
            <w:pPr>
              <w:rPr>
                <w:del w:id="969" w:author="Modou Sarr" w:date="2024-11-25T14:04:00Z" w16du:dateUtc="2024-11-25T14:04:00Z"/>
              </w:rPr>
            </w:pPr>
            <w:del w:id="970" w:author="Modou Sarr" w:date="2024-11-25T14:04:00Z" w16du:dateUtc="2024-11-25T14:04:00Z">
              <w:r w:rsidRPr="00390447" w:rsidDel="009A658B">
                <w:delText>[Insert Date]</w:delText>
              </w:r>
            </w:del>
          </w:p>
        </w:tc>
        <w:tc>
          <w:tcPr>
            <w:tcW w:w="2268" w:type="dxa"/>
          </w:tcPr>
          <w:p w14:paraId="4934AB0A" w14:textId="287FB6D3" w:rsidR="006477B3" w:rsidRPr="004D03C5" w:rsidDel="009A658B" w:rsidRDefault="006477B3" w:rsidP="006477B3">
            <w:pPr>
              <w:rPr>
                <w:del w:id="971" w:author="Modou Sarr" w:date="2024-11-25T14:04:00Z" w16du:dateUtc="2024-11-25T14:04:00Z"/>
              </w:rPr>
            </w:pPr>
            <w:del w:id="972" w:author="Modou Sarr" w:date="2024-11-25T14:04:00Z" w16du:dateUtc="2024-11-25T14:04:00Z">
              <w:r w:rsidRPr="00390447" w:rsidDel="009A658B">
                <w:delText>[Insert Status]</w:delText>
              </w:r>
            </w:del>
          </w:p>
        </w:tc>
      </w:tr>
      <w:tr w:rsidR="006477B3" w:rsidRPr="004D03C5" w:rsidDel="009A658B" w14:paraId="08AB1743" w14:textId="5AACF8D2" w:rsidTr="00BE16C9">
        <w:trPr>
          <w:del w:id="973" w:author="Modou Sarr" w:date="2024-11-25T14:04:00Z"/>
        </w:trPr>
        <w:tc>
          <w:tcPr>
            <w:tcW w:w="6234" w:type="dxa"/>
          </w:tcPr>
          <w:p w14:paraId="020D8CAB" w14:textId="32BB8654" w:rsidR="006477B3" w:rsidRPr="004D03C5" w:rsidDel="009A658B" w:rsidRDefault="006477B3" w:rsidP="006477B3">
            <w:pPr>
              <w:rPr>
                <w:del w:id="974" w:author="Modou Sarr" w:date="2024-11-25T14:04:00Z" w16du:dateUtc="2024-11-25T14:04:00Z"/>
              </w:rPr>
            </w:pPr>
            <w:del w:id="975" w:author="Modou Sarr" w:date="2024-11-25T14:04:00Z" w16du:dateUtc="2024-11-25T14:04:00Z">
              <w:r w:rsidRPr="00390447" w:rsidDel="009A658B">
                <w:rPr>
                  <w:b/>
                  <w:bCs/>
                </w:rPr>
                <w:delText>Enhanced Grievance Mechanisms and Community Engagement</w:delText>
              </w:r>
            </w:del>
          </w:p>
        </w:tc>
        <w:tc>
          <w:tcPr>
            <w:tcW w:w="1490" w:type="dxa"/>
          </w:tcPr>
          <w:p w14:paraId="5CDA29C0" w14:textId="5F1D125D" w:rsidR="006477B3" w:rsidRPr="004D03C5" w:rsidDel="009A658B" w:rsidRDefault="006477B3" w:rsidP="006477B3">
            <w:pPr>
              <w:rPr>
                <w:del w:id="976" w:author="Modou Sarr" w:date="2024-11-25T14:04:00Z" w16du:dateUtc="2024-11-25T14:04:00Z"/>
              </w:rPr>
            </w:pPr>
          </w:p>
        </w:tc>
        <w:tc>
          <w:tcPr>
            <w:tcW w:w="1275" w:type="dxa"/>
          </w:tcPr>
          <w:p w14:paraId="38809C58" w14:textId="79566F6B" w:rsidR="006477B3" w:rsidRPr="004D03C5" w:rsidDel="009A658B" w:rsidRDefault="006477B3" w:rsidP="006477B3">
            <w:pPr>
              <w:rPr>
                <w:del w:id="977" w:author="Modou Sarr" w:date="2024-11-25T14:04:00Z" w16du:dateUtc="2024-11-25T14:04:00Z"/>
              </w:rPr>
            </w:pPr>
          </w:p>
        </w:tc>
        <w:tc>
          <w:tcPr>
            <w:tcW w:w="1701" w:type="dxa"/>
          </w:tcPr>
          <w:p w14:paraId="38FAB489" w14:textId="03FD62D2" w:rsidR="006477B3" w:rsidRPr="004D03C5" w:rsidDel="009A658B" w:rsidRDefault="006477B3" w:rsidP="006477B3">
            <w:pPr>
              <w:rPr>
                <w:del w:id="978" w:author="Modou Sarr" w:date="2024-11-25T14:04:00Z" w16du:dateUtc="2024-11-25T14:04:00Z"/>
              </w:rPr>
            </w:pPr>
          </w:p>
        </w:tc>
        <w:tc>
          <w:tcPr>
            <w:tcW w:w="2268" w:type="dxa"/>
          </w:tcPr>
          <w:p w14:paraId="04ECBA13" w14:textId="2AC4CB03" w:rsidR="006477B3" w:rsidRPr="004D03C5" w:rsidDel="009A658B" w:rsidRDefault="006477B3" w:rsidP="006477B3">
            <w:pPr>
              <w:rPr>
                <w:del w:id="979" w:author="Modou Sarr" w:date="2024-11-25T14:04:00Z" w16du:dateUtc="2024-11-25T14:04:00Z"/>
              </w:rPr>
            </w:pPr>
          </w:p>
        </w:tc>
      </w:tr>
      <w:tr w:rsidR="006477B3" w:rsidRPr="004D03C5" w:rsidDel="009A658B" w14:paraId="74E9810B" w14:textId="18FD835D" w:rsidTr="00BE16C9">
        <w:trPr>
          <w:del w:id="980" w:author="Modou Sarr" w:date="2024-11-25T14:04:00Z"/>
        </w:trPr>
        <w:tc>
          <w:tcPr>
            <w:tcW w:w="6234" w:type="dxa"/>
          </w:tcPr>
          <w:p w14:paraId="26A82D33" w14:textId="7DF0269E" w:rsidR="006477B3" w:rsidRPr="004D03C5" w:rsidDel="009A658B" w:rsidRDefault="006477B3" w:rsidP="006477B3">
            <w:pPr>
              <w:rPr>
                <w:del w:id="981" w:author="Modou Sarr" w:date="2024-11-25T14:04:00Z" w16du:dateUtc="2024-11-25T14:04:00Z"/>
              </w:rPr>
            </w:pPr>
            <w:del w:id="982" w:author="Modou Sarr" w:date="2024-11-25T14:04:00Z" w16du:dateUtc="2024-11-25T14:04:00Z">
              <w:r w:rsidRPr="00390447" w:rsidDel="009A658B">
                <w:delText>Strengthen grievance mechanisms to allow workers and community members to report safety concerns anonymously.</w:delText>
              </w:r>
            </w:del>
          </w:p>
        </w:tc>
        <w:tc>
          <w:tcPr>
            <w:tcW w:w="1490" w:type="dxa"/>
          </w:tcPr>
          <w:p w14:paraId="1CDAB86C" w14:textId="71F146FB" w:rsidR="006477B3" w:rsidRPr="004D03C5" w:rsidDel="009A658B" w:rsidRDefault="006477B3" w:rsidP="006477B3">
            <w:pPr>
              <w:rPr>
                <w:del w:id="983" w:author="Modou Sarr" w:date="2024-11-25T14:04:00Z" w16du:dateUtc="2024-11-25T14:04:00Z"/>
              </w:rPr>
            </w:pPr>
            <w:del w:id="984" w:author="Modou Sarr" w:date="2024-11-25T14:04:00Z" w16du:dateUtc="2024-11-25T14:04:00Z">
              <w:r w:rsidRPr="00390447" w:rsidDel="009A658B">
                <w:delText>KEI Industries Ltd.</w:delText>
              </w:r>
            </w:del>
          </w:p>
        </w:tc>
        <w:tc>
          <w:tcPr>
            <w:tcW w:w="1275" w:type="dxa"/>
          </w:tcPr>
          <w:p w14:paraId="0DE1D83C" w14:textId="4FABA088" w:rsidR="006477B3" w:rsidRPr="004D03C5" w:rsidDel="009A658B" w:rsidRDefault="006477B3" w:rsidP="006477B3">
            <w:pPr>
              <w:rPr>
                <w:del w:id="985" w:author="Modou Sarr" w:date="2024-11-25T14:04:00Z" w16du:dateUtc="2024-11-25T14:04:00Z"/>
              </w:rPr>
            </w:pPr>
            <w:del w:id="986" w:author="Modou Sarr" w:date="2024-11-25T14:04:00Z" w16du:dateUtc="2024-11-25T14:04:00Z">
              <w:r w:rsidRPr="00390447" w:rsidDel="009A658B">
                <w:delText>Ongoing</w:delText>
              </w:r>
            </w:del>
          </w:p>
        </w:tc>
        <w:tc>
          <w:tcPr>
            <w:tcW w:w="1701" w:type="dxa"/>
          </w:tcPr>
          <w:p w14:paraId="2C3136D6" w14:textId="0721B931" w:rsidR="006477B3" w:rsidRPr="004D03C5" w:rsidDel="009A658B" w:rsidRDefault="006477B3" w:rsidP="006477B3">
            <w:pPr>
              <w:rPr>
                <w:del w:id="987" w:author="Modou Sarr" w:date="2024-11-25T14:04:00Z" w16du:dateUtc="2024-11-25T14:04:00Z"/>
              </w:rPr>
            </w:pPr>
            <w:del w:id="988" w:author="Modou Sarr" w:date="2024-11-25T14:04:00Z" w16du:dateUtc="2024-11-25T14:04:00Z">
              <w:r w:rsidRPr="00390447" w:rsidDel="009A658B">
                <w:delText>[Insert Date]</w:delText>
              </w:r>
            </w:del>
          </w:p>
        </w:tc>
        <w:tc>
          <w:tcPr>
            <w:tcW w:w="2268" w:type="dxa"/>
          </w:tcPr>
          <w:p w14:paraId="77117CB1" w14:textId="72F0BFDD" w:rsidR="006477B3" w:rsidRPr="004D03C5" w:rsidDel="009A658B" w:rsidRDefault="006477B3" w:rsidP="006477B3">
            <w:pPr>
              <w:rPr>
                <w:del w:id="989" w:author="Modou Sarr" w:date="2024-11-25T14:04:00Z" w16du:dateUtc="2024-11-25T14:04:00Z"/>
              </w:rPr>
            </w:pPr>
            <w:del w:id="990" w:author="Modou Sarr" w:date="2024-11-25T14:04:00Z" w16du:dateUtc="2024-11-25T14:04:00Z">
              <w:r w:rsidRPr="00390447" w:rsidDel="009A658B">
                <w:delText>[Insert Status]</w:delText>
              </w:r>
            </w:del>
          </w:p>
        </w:tc>
      </w:tr>
      <w:tr w:rsidR="006477B3" w:rsidRPr="004D03C5" w:rsidDel="009A658B" w14:paraId="583AA009" w14:textId="246C6569" w:rsidTr="00BE16C9">
        <w:trPr>
          <w:del w:id="991" w:author="Modou Sarr" w:date="2024-11-25T14:04:00Z"/>
        </w:trPr>
        <w:tc>
          <w:tcPr>
            <w:tcW w:w="6234" w:type="dxa"/>
          </w:tcPr>
          <w:p w14:paraId="3D086ED2" w14:textId="48C5401C" w:rsidR="006477B3" w:rsidRPr="004D03C5" w:rsidDel="009A658B" w:rsidRDefault="006477B3" w:rsidP="006477B3">
            <w:pPr>
              <w:rPr>
                <w:del w:id="992" w:author="Modou Sarr" w:date="2024-11-25T14:04:00Z" w16du:dateUtc="2024-11-25T14:04:00Z"/>
              </w:rPr>
            </w:pPr>
            <w:del w:id="993" w:author="Modou Sarr" w:date="2024-11-25T14:04:00Z" w16du:dateUtc="2024-11-25T14:04:00Z">
              <w:r w:rsidRPr="00390447" w:rsidDel="009A658B">
                <w:lastRenderedPageBreak/>
                <w:delText>Foster transparent and accountable interactions with local communities to build trust and address potential safety issues proactively.</w:delText>
              </w:r>
            </w:del>
          </w:p>
        </w:tc>
        <w:tc>
          <w:tcPr>
            <w:tcW w:w="1490" w:type="dxa"/>
          </w:tcPr>
          <w:p w14:paraId="07903074" w14:textId="7D1A0A41" w:rsidR="006477B3" w:rsidRPr="004D03C5" w:rsidDel="009A658B" w:rsidRDefault="006477B3" w:rsidP="006477B3">
            <w:pPr>
              <w:rPr>
                <w:del w:id="994" w:author="Modou Sarr" w:date="2024-11-25T14:04:00Z" w16du:dateUtc="2024-11-25T14:04:00Z"/>
              </w:rPr>
            </w:pPr>
            <w:del w:id="995" w:author="Modou Sarr" w:date="2024-11-25T14:04:00Z" w16du:dateUtc="2024-11-25T14:04:00Z">
              <w:r w:rsidRPr="00390447" w:rsidDel="009A658B">
                <w:delText>KEI Industries Ltd.</w:delText>
              </w:r>
            </w:del>
          </w:p>
        </w:tc>
        <w:tc>
          <w:tcPr>
            <w:tcW w:w="1275" w:type="dxa"/>
          </w:tcPr>
          <w:p w14:paraId="419F9487" w14:textId="3D059304" w:rsidR="006477B3" w:rsidRPr="004D03C5" w:rsidDel="009A658B" w:rsidRDefault="006477B3" w:rsidP="006477B3">
            <w:pPr>
              <w:rPr>
                <w:del w:id="996" w:author="Modou Sarr" w:date="2024-11-25T14:04:00Z" w16du:dateUtc="2024-11-25T14:04:00Z"/>
              </w:rPr>
            </w:pPr>
            <w:del w:id="997" w:author="Modou Sarr" w:date="2024-11-25T14:04:00Z" w16du:dateUtc="2024-11-25T14:04:00Z">
              <w:r w:rsidRPr="00390447" w:rsidDel="009A658B">
                <w:delText>Ongoing</w:delText>
              </w:r>
            </w:del>
          </w:p>
        </w:tc>
        <w:tc>
          <w:tcPr>
            <w:tcW w:w="1701" w:type="dxa"/>
          </w:tcPr>
          <w:p w14:paraId="2211D656" w14:textId="210E4B44" w:rsidR="006477B3" w:rsidRPr="004D03C5" w:rsidDel="009A658B" w:rsidRDefault="006477B3" w:rsidP="006477B3">
            <w:pPr>
              <w:rPr>
                <w:del w:id="998" w:author="Modou Sarr" w:date="2024-11-25T14:04:00Z" w16du:dateUtc="2024-11-25T14:04:00Z"/>
              </w:rPr>
            </w:pPr>
            <w:del w:id="999" w:author="Modou Sarr" w:date="2024-11-25T14:04:00Z" w16du:dateUtc="2024-11-25T14:04:00Z">
              <w:r w:rsidRPr="00390447" w:rsidDel="009A658B">
                <w:delText>[Insert Date]</w:delText>
              </w:r>
            </w:del>
          </w:p>
        </w:tc>
        <w:tc>
          <w:tcPr>
            <w:tcW w:w="2268" w:type="dxa"/>
          </w:tcPr>
          <w:p w14:paraId="21586C2C" w14:textId="522D06D8" w:rsidR="006477B3" w:rsidRPr="004D03C5" w:rsidDel="009A658B" w:rsidRDefault="006477B3" w:rsidP="006477B3">
            <w:pPr>
              <w:rPr>
                <w:del w:id="1000" w:author="Modou Sarr" w:date="2024-11-25T14:04:00Z" w16du:dateUtc="2024-11-25T14:04:00Z"/>
              </w:rPr>
            </w:pPr>
            <w:del w:id="1001" w:author="Modou Sarr" w:date="2024-11-25T14:04:00Z" w16du:dateUtc="2024-11-25T14:04:00Z">
              <w:r w:rsidRPr="00390447" w:rsidDel="009A658B">
                <w:delText>[Insert Status]</w:delText>
              </w:r>
            </w:del>
          </w:p>
        </w:tc>
      </w:tr>
      <w:tr w:rsidR="006477B3" w:rsidRPr="004D03C5" w:rsidDel="009A658B" w14:paraId="727E5594" w14:textId="1ACBAF2E" w:rsidTr="00BE16C9">
        <w:trPr>
          <w:del w:id="1002" w:author="Modou Sarr" w:date="2024-11-25T14:04:00Z"/>
        </w:trPr>
        <w:tc>
          <w:tcPr>
            <w:tcW w:w="6234" w:type="dxa"/>
          </w:tcPr>
          <w:p w14:paraId="5C1A611E" w14:textId="2B1D3D37" w:rsidR="006477B3" w:rsidRPr="004D03C5" w:rsidDel="009A658B" w:rsidRDefault="006477B3" w:rsidP="006477B3">
            <w:pPr>
              <w:rPr>
                <w:del w:id="1003" w:author="Modou Sarr" w:date="2024-11-25T14:04:00Z" w16du:dateUtc="2024-11-25T14:04:00Z"/>
              </w:rPr>
            </w:pPr>
            <w:del w:id="1004" w:author="Modou Sarr" w:date="2024-11-25T14:04:00Z" w16du:dateUtc="2024-11-25T14:04:00Z">
              <w:r w:rsidRPr="00390447" w:rsidDel="009A658B">
                <w:rPr>
                  <w:b/>
                  <w:bCs/>
                </w:rPr>
                <w:delText>Backfilling and Site Maintenance</w:delText>
              </w:r>
            </w:del>
          </w:p>
        </w:tc>
        <w:tc>
          <w:tcPr>
            <w:tcW w:w="1490" w:type="dxa"/>
          </w:tcPr>
          <w:p w14:paraId="7B0CB2A8" w14:textId="1BC230CA" w:rsidR="006477B3" w:rsidRPr="004D03C5" w:rsidDel="009A658B" w:rsidRDefault="006477B3" w:rsidP="006477B3">
            <w:pPr>
              <w:rPr>
                <w:del w:id="1005" w:author="Modou Sarr" w:date="2024-11-25T14:04:00Z" w16du:dateUtc="2024-11-25T14:04:00Z"/>
              </w:rPr>
            </w:pPr>
          </w:p>
        </w:tc>
        <w:tc>
          <w:tcPr>
            <w:tcW w:w="1275" w:type="dxa"/>
          </w:tcPr>
          <w:p w14:paraId="312ED36A" w14:textId="03D665A4" w:rsidR="006477B3" w:rsidRPr="004D03C5" w:rsidDel="009A658B" w:rsidRDefault="006477B3" w:rsidP="006477B3">
            <w:pPr>
              <w:rPr>
                <w:del w:id="1006" w:author="Modou Sarr" w:date="2024-11-25T14:04:00Z" w16du:dateUtc="2024-11-25T14:04:00Z"/>
              </w:rPr>
            </w:pPr>
          </w:p>
        </w:tc>
        <w:tc>
          <w:tcPr>
            <w:tcW w:w="1701" w:type="dxa"/>
          </w:tcPr>
          <w:p w14:paraId="6C715110" w14:textId="5305F727" w:rsidR="006477B3" w:rsidRPr="004D03C5" w:rsidDel="009A658B" w:rsidRDefault="006477B3" w:rsidP="006477B3">
            <w:pPr>
              <w:rPr>
                <w:del w:id="1007" w:author="Modou Sarr" w:date="2024-11-25T14:04:00Z" w16du:dateUtc="2024-11-25T14:04:00Z"/>
              </w:rPr>
            </w:pPr>
          </w:p>
        </w:tc>
        <w:tc>
          <w:tcPr>
            <w:tcW w:w="2268" w:type="dxa"/>
          </w:tcPr>
          <w:p w14:paraId="523FBE8F" w14:textId="26E78450" w:rsidR="006477B3" w:rsidRPr="004D03C5" w:rsidDel="009A658B" w:rsidRDefault="006477B3" w:rsidP="006477B3">
            <w:pPr>
              <w:rPr>
                <w:del w:id="1008" w:author="Modou Sarr" w:date="2024-11-25T14:04:00Z" w16du:dateUtc="2024-11-25T14:04:00Z"/>
              </w:rPr>
            </w:pPr>
          </w:p>
        </w:tc>
      </w:tr>
      <w:tr w:rsidR="006477B3" w:rsidRPr="004D03C5" w:rsidDel="009A658B" w14:paraId="6C4ACFF9" w14:textId="26FF7D64" w:rsidTr="00BE16C9">
        <w:trPr>
          <w:del w:id="1009" w:author="Modou Sarr" w:date="2024-11-25T14:04:00Z"/>
        </w:trPr>
        <w:tc>
          <w:tcPr>
            <w:tcW w:w="6234" w:type="dxa"/>
          </w:tcPr>
          <w:p w14:paraId="73A6029A" w14:textId="413DBD7A" w:rsidR="006477B3" w:rsidRPr="004D03C5" w:rsidDel="009A658B" w:rsidRDefault="006477B3" w:rsidP="006477B3">
            <w:pPr>
              <w:rPr>
                <w:del w:id="1010" w:author="Modou Sarr" w:date="2024-11-25T14:04:00Z" w16du:dateUtc="2024-11-25T14:04:00Z"/>
              </w:rPr>
            </w:pPr>
            <w:del w:id="1011" w:author="Modou Sarr" w:date="2024-11-25T14:04:00Z" w16du:dateUtc="2024-11-25T14:04:00Z">
              <w:r w:rsidRPr="00390447" w:rsidDel="009A658B">
                <w:delText>Backfill and rehabilitate the open excavated hole at the site of the incident</w:delText>
              </w:r>
            </w:del>
            <w:ins w:id="1012" w:author="Haddy Njie" w:date="2024-11-25T11:42:00Z" w16du:dateUtc="2024-11-25T11:42:00Z">
              <w:del w:id="1013" w:author="Modou Sarr" w:date="2024-11-25T14:04:00Z" w16du:dateUtc="2024-11-25T14:04:00Z">
                <w:r w:rsidR="00DB5F63" w:rsidDel="009A658B">
                  <w:delText>accident</w:delText>
                </w:r>
              </w:del>
            </w:ins>
            <w:del w:id="1014" w:author="Modou Sarr" w:date="2024-11-25T14:04:00Z" w16du:dateUtc="2024-11-25T14:04:00Z">
              <w:r w:rsidRPr="00390447" w:rsidDel="009A658B">
                <w:delText xml:space="preserve"> to restore the area to its original state.</w:delText>
              </w:r>
            </w:del>
          </w:p>
        </w:tc>
        <w:tc>
          <w:tcPr>
            <w:tcW w:w="1490" w:type="dxa"/>
          </w:tcPr>
          <w:p w14:paraId="42BEC741" w14:textId="661D2DCE" w:rsidR="006477B3" w:rsidRPr="004D03C5" w:rsidDel="009A658B" w:rsidRDefault="006477B3" w:rsidP="006477B3">
            <w:pPr>
              <w:rPr>
                <w:del w:id="1015" w:author="Modou Sarr" w:date="2024-11-25T14:04:00Z" w16du:dateUtc="2024-11-25T14:04:00Z"/>
              </w:rPr>
            </w:pPr>
            <w:del w:id="1016" w:author="Modou Sarr" w:date="2024-11-25T14:04:00Z" w16du:dateUtc="2024-11-25T14:04:00Z">
              <w:r w:rsidRPr="00390447" w:rsidDel="009A658B">
                <w:delText>KEI Industries Ltd.</w:delText>
              </w:r>
            </w:del>
          </w:p>
        </w:tc>
        <w:tc>
          <w:tcPr>
            <w:tcW w:w="1275" w:type="dxa"/>
          </w:tcPr>
          <w:p w14:paraId="2BEEE573" w14:textId="449EC74F" w:rsidR="006477B3" w:rsidRPr="004D03C5" w:rsidDel="009A658B" w:rsidRDefault="006477B3" w:rsidP="006477B3">
            <w:pPr>
              <w:rPr>
                <w:del w:id="1017" w:author="Modou Sarr" w:date="2024-11-25T14:04:00Z" w16du:dateUtc="2024-11-25T14:04:00Z"/>
              </w:rPr>
            </w:pPr>
            <w:del w:id="1018" w:author="Modou Sarr" w:date="2024-11-25T14:04:00Z" w16du:dateUtc="2024-11-25T14:04:00Z">
              <w:r w:rsidRPr="00390447" w:rsidDel="009A658B">
                <w:delText>Short-term</w:delText>
              </w:r>
            </w:del>
          </w:p>
        </w:tc>
        <w:tc>
          <w:tcPr>
            <w:tcW w:w="1701" w:type="dxa"/>
          </w:tcPr>
          <w:p w14:paraId="06E548A5" w14:textId="2F4A74C1" w:rsidR="006477B3" w:rsidRPr="004D03C5" w:rsidDel="009A658B" w:rsidRDefault="006477B3" w:rsidP="006477B3">
            <w:pPr>
              <w:rPr>
                <w:del w:id="1019" w:author="Modou Sarr" w:date="2024-11-25T14:04:00Z" w16du:dateUtc="2024-11-25T14:04:00Z"/>
              </w:rPr>
            </w:pPr>
            <w:del w:id="1020" w:author="Modou Sarr" w:date="2024-11-25T14:04:00Z" w16du:dateUtc="2024-11-25T14:04:00Z">
              <w:r w:rsidRPr="00390447" w:rsidDel="009A658B">
                <w:delText>[Insert Date]</w:delText>
              </w:r>
            </w:del>
          </w:p>
        </w:tc>
        <w:tc>
          <w:tcPr>
            <w:tcW w:w="2268" w:type="dxa"/>
          </w:tcPr>
          <w:p w14:paraId="25208995" w14:textId="514D8BF8" w:rsidR="006477B3" w:rsidRPr="004D03C5" w:rsidDel="009A658B" w:rsidRDefault="006477B3" w:rsidP="006477B3">
            <w:pPr>
              <w:rPr>
                <w:del w:id="1021" w:author="Modou Sarr" w:date="2024-11-25T14:04:00Z" w16du:dateUtc="2024-11-25T14:04:00Z"/>
              </w:rPr>
            </w:pPr>
            <w:del w:id="1022" w:author="Modou Sarr" w:date="2024-11-25T14:04:00Z" w16du:dateUtc="2024-11-25T14:04:00Z">
              <w:r w:rsidRPr="00390447" w:rsidDel="009A658B">
                <w:delText>[Insert Status]</w:delText>
              </w:r>
            </w:del>
          </w:p>
        </w:tc>
      </w:tr>
      <w:tr w:rsidR="006477B3" w:rsidRPr="004D03C5" w:rsidDel="009A658B" w14:paraId="7F2C91B3" w14:textId="40ACB51D" w:rsidTr="00BE16C9">
        <w:trPr>
          <w:del w:id="1023" w:author="Modou Sarr" w:date="2024-11-25T14:04:00Z"/>
        </w:trPr>
        <w:tc>
          <w:tcPr>
            <w:tcW w:w="6234" w:type="dxa"/>
          </w:tcPr>
          <w:p w14:paraId="0D19822A" w14:textId="62635343" w:rsidR="006477B3" w:rsidRPr="004D03C5" w:rsidDel="009A658B" w:rsidRDefault="006477B3" w:rsidP="006477B3">
            <w:pPr>
              <w:rPr>
                <w:del w:id="1024" w:author="Modou Sarr" w:date="2024-11-25T14:04:00Z" w16du:dateUtc="2024-11-25T14:04:00Z"/>
              </w:rPr>
            </w:pPr>
            <w:del w:id="1025" w:author="Modou Sarr" w:date="2024-11-25T14:04:00Z" w16du:dateUtc="2024-11-25T14:04:00Z">
              <w:r w:rsidRPr="00390447" w:rsidDel="009A658B">
                <w:delText>Take care of the site after completing installation works to ensure that ditches, leftover cables, or any construction materials are not left unattended.</w:delText>
              </w:r>
            </w:del>
          </w:p>
        </w:tc>
        <w:tc>
          <w:tcPr>
            <w:tcW w:w="1490" w:type="dxa"/>
          </w:tcPr>
          <w:p w14:paraId="26A33EBB" w14:textId="5BF25930" w:rsidR="006477B3" w:rsidRPr="004D03C5" w:rsidDel="009A658B" w:rsidRDefault="006477B3" w:rsidP="006477B3">
            <w:pPr>
              <w:rPr>
                <w:del w:id="1026" w:author="Modou Sarr" w:date="2024-11-25T14:04:00Z" w16du:dateUtc="2024-11-25T14:04:00Z"/>
              </w:rPr>
            </w:pPr>
            <w:del w:id="1027" w:author="Modou Sarr" w:date="2024-11-25T14:04:00Z" w16du:dateUtc="2024-11-25T14:04:00Z">
              <w:r w:rsidRPr="00390447" w:rsidDel="009A658B">
                <w:delText>KEI Industries Ltd.</w:delText>
              </w:r>
            </w:del>
          </w:p>
        </w:tc>
        <w:tc>
          <w:tcPr>
            <w:tcW w:w="1275" w:type="dxa"/>
          </w:tcPr>
          <w:p w14:paraId="5FAA4B9F" w14:textId="7245AFB3" w:rsidR="006477B3" w:rsidRPr="004D03C5" w:rsidDel="009A658B" w:rsidRDefault="006477B3" w:rsidP="006477B3">
            <w:pPr>
              <w:rPr>
                <w:del w:id="1028" w:author="Modou Sarr" w:date="2024-11-25T14:04:00Z" w16du:dateUtc="2024-11-25T14:04:00Z"/>
              </w:rPr>
            </w:pPr>
            <w:del w:id="1029" w:author="Modou Sarr" w:date="2024-11-25T14:04:00Z" w16du:dateUtc="2024-11-25T14:04:00Z">
              <w:r w:rsidRPr="00390447" w:rsidDel="009A658B">
                <w:delText>Ongoing</w:delText>
              </w:r>
            </w:del>
          </w:p>
        </w:tc>
        <w:tc>
          <w:tcPr>
            <w:tcW w:w="1701" w:type="dxa"/>
          </w:tcPr>
          <w:p w14:paraId="2323FBBD" w14:textId="1BA0D003" w:rsidR="006477B3" w:rsidRPr="004D03C5" w:rsidDel="009A658B" w:rsidRDefault="006477B3" w:rsidP="006477B3">
            <w:pPr>
              <w:rPr>
                <w:del w:id="1030" w:author="Modou Sarr" w:date="2024-11-25T14:04:00Z" w16du:dateUtc="2024-11-25T14:04:00Z"/>
              </w:rPr>
            </w:pPr>
            <w:del w:id="1031" w:author="Modou Sarr" w:date="2024-11-25T14:04:00Z" w16du:dateUtc="2024-11-25T14:04:00Z">
              <w:r w:rsidRPr="00390447" w:rsidDel="009A658B">
                <w:delText>[Insert Date]</w:delText>
              </w:r>
            </w:del>
          </w:p>
        </w:tc>
        <w:tc>
          <w:tcPr>
            <w:tcW w:w="2268" w:type="dxa"/>
          </w:tcPr>
          <w:p w14:paraId="367D477F" w14:textId="01F57596" w:rsidR="006477B3" w:rsidRPr="004D03C5" w:rsidDel="009A658B" w:rsidRDefault="006477B3" w:rsidP="006477B3">
            <w:pPr>
              <w:rPr>
                <w:del w:id="1032" w:author="Modou Sarr" w:date="2024-11-25T14:04:00Z" w16du:dateUtc="2024-11-25T14:04:00Z"/>
              </w:rPr>
            </w:pPr>
            <w:del w:id="1033" w:author="Modou Sarr" w:date="2024-11-25T14:04:00Z" w16du:dateUtc="2024-11-25T14:04:00Z">
              <w:r w:rsidRPr="00390447" w:rsidDel="009A658B">
                <w:delText>[Insert Status]</w:delText>
              </w:r>
            </w:del>
          </w:p>
        </w:tc>
      </w:tr>
      <w:tr w:rsidR="006477B3" w:rsidRPr="004D03C5" w:rsidDel="009A658B" w14:paraId="08A9D362" w14:textId="03C0AFBA" w:rsidTr="00BE16C9">
        <w:trPr>
          <w:del w:id="1034" w:author="Modou Sarr" w:date="2024-11-25T14:04:00Z"/>
        </w:trPr>
        <w:tc>
          <w:tcPr>
            <w:tcW w:w="6234" w:type="dxa"/>
          </w:tcPr>
          <w:p w14:paraId="6BDE7390" w14:textId="502D07A1" w:rsidR="006477B3" w:rsidRPr="004D03C5" w:rsidDel="009A658B" w:rsidRDefault="006477B3" w:rsidP="006477B3">
            <w:pPr>
              <w:rPr>
                <w:del w:id="1035" w:author="Modou Sarr" w:date="2024-11-25T14:04:00Z" w16du:dateUtc="2024-11-25T14:04:00Z"/>
              </w:rPr>
            </w:pPr>
            <w:del w:id="1036" w:author="Modou Sarr" w:date="2024-11-25T14:04:00Z" w16du:dateUtc="2024-11-25T14:04:00Z">
              <w:r w:rsidRPr="00390447" w:rsidDel="009A658B">
                <w:rPr>
                  <w:b/>
                  <w:bCs/>
                </w:rPr>
                <w:delText>Workforce and Supervision Management</w:delText>
              </w:r>
            </w:del>
          </w:p>
        </w:tc>
        <w:tc>
          <w:tcPr>
            <w:tcW w:w="1490" w:type="dxa"/>
          </w:tcPr>
          <w:p w14:paraId="50045F1C" w14:textId="6A8A8F5E" w:rsidR="006477B3" w:rsidRPr="004D03C5" w:rsidDel="009A658B" w:rsidRDefault="006477B3" w:rsidP="006477B3">
            <w:pPr>
              <w:rPr>
                <w:del w:id="1037" w:author="Modou Sarr" w:date="2024-11-25T14:04:00Z" w16du:dateUtc="2024-11-25T14:04:00Z"/>
              </w:rPr>
            </w:pPr>
          </w:p>
        </w:tc>
        <w:tc>
          <w:tcPr>
            <w:tcW w:w="1275" w:type="dxa"/>
          </w:tcPr>
          <w:p w14:paraId="52C1A27E" w14:textId="60AAE7DB" w:rsidR="006477B3" w:rsidRPr="004D03C5" w:rsidDel="009A658B" w:rsidRDefault="006477B3" w:rsidP="006477B3">
            <w:pPr>
              <w:rPr>
                <w:del w:id="1038" w:author="Modou Sarr" w:date="2024-11-25T14:04:00Z" w16du:dateUtc="2024-11-25T14:04:00Z"/>
              </w:rPr>
            </w:pPr>
          </w:p>
        </w:tc>
        <w:tc>
          <w:tcPr>
            <w:tcW w:w="1701" w:type="dxa"/>
          </w:tcPr>
          <w:p w14:paraId="69839622" w14:textId="178DAD2E" w:rsidR="006477B3" w:rsidRPr="004D03C5" w:rsidDel="009A658B" w:rsidRDefault="006477B3" w:rsidP="006477B3">
            <w:pPr>
              <w:rPr>
                <w:del w:id="1039" w:author="Modou Sarr" w:date="2024-11-25T14:04:00Z" w16du:dateUtc="2024-11-25T14:04:00Z"/>
              </w:rPr>
            </w:pPr>
          </w:p>
        </w:tc>
        <w:tc>
          <w:tcPr>
            <w:tcW w:w="2268" w:type="dxa"/>
          </w:tcPr>
          <w:p w14:paraId="782398CC" w14:textId="3139716A" w:rsidR="006477B3" w:rsidRPr="004D03C5" w:rsidDel="009A658B" w:rsidRDefault="006477B3" w:rsidP="006477B3">
            <w:pPr>
              <w:rPr>
                <w:del w:id="1040" w:author="Modou Sarr" w:date="2024-11-25T14:04:00Z" w16du:dateUtc="2024-11-25T14:04:00Z"/>
              </w:rPr>
            </w:pPr>
          </w:p>
        </w:tc>
      </w:tr>
      <w:tr w:rsidR="006477B3" w:rsidRPr="004D03C5" w:rsidDel="009A658B" w14:paraId="07C03D28" w14:textId="3295D5B6" w:rsidTr="00BE16C9">
        <w:trPr>
          <w:del w:id="1041" w:author="Modou Sarr" w:date="2024-11-25T14:04:00Z"/>
        </w:trPr>
        <w:tc>
          <w:tcPr>
            <w:tcW w:w="6234" w:type="dxa"/>
          </w:tcPr>
          <w:p w14:paraId="761F0115" w14:textId="412EE225" w:rsidR="006477B3" w:rsidRPr="004D03C5" w:rsidDel="009A658B" w:rsidRDefault="006477B3" w:rsidP="006477B3">
            <w:pPr>
              <w:rPr>
                <w:del w:id="1042" w:author="Modou Sarr" w:date="2024-11-25T14:04:00Z" w16du:dateUtc="2024-11-25T14:04:00Z"/>
              </w:rPr>
            </w:pPr>
            <w:del w:id="1043" w:author="Modou Sarr" w:date="2024-11-25T14:04:00Z" w16du:dateUtc="2024-11-25T14:04:00Z">
              <w:r w:rsidRPr="00390447" w:rsidDel="009A658B">
                <w:delText>Provide names and contact details of all personnel assigned to work under the contract, along with details about their responsibilities and accountabilities.</w:delText>
              </w:r>
            </w:del>
          </w:p>
        </w:tc>
        <w:tc>
          <w:tcPr>
            <w:tcW w:w="1490" w:type="dxa"/>
          </w:tcPr>
          <w:p w14:paraId="1E798275" w14:textId="167BC72A" w:rsidR="006477B3" w:rsidRPr="004D03C5" w:rsidDel="009A658B" w:rsidRDefault="006477B3" w:rsidP="006477B3">
            <w:pPr>
              <w:rPr>
                <w:del w:id="1044" w:author="Modou Sarr" w:date="2024-11-25T14:04:00Z" w16du:dateUtc="2024-11-25T14:04:00Z"/>
              </w:rPr>
            </w:pPr>
            <w:del w:id="1045" w:author="Modou Sarr" w:date="2024-11-25T14:04:00Z" w16du:dateUtc="2024-11-25T14:04:00Z">
              <w:r w:rsidRPr="00390447" w:rsidDel="009A658B">
                <w:delText>KEI Industries Ltd.</w:delText>
              </w:r>
            </w:del>
          </w:p>
        </w:tc>
        <w:tc>
          <w:tcPr>
            <w:tcW w:w="1275" w:type="dxa"/>
          </w:tcPr>
          <w:p w14:paraId="368E97D9" w14:textId="46C34D1D" w:rsidR="006477B3" w:rsidRPr="004D03C5" w:rsidDel="009A658B" w:rsidRDefault="006477B3" w:rsidP="006477B3">
            <w:pPr>
              <w:rPr>
                <w:del w:id="1046" w:author="Modou Sarr" w:date="2024-11-25T14:04:00Z" w16du:dateUtc="2024-11-25T14:04:00Z"/>
              </w:rPr>
            </w:pPr>
            <w:del w:id="1047" w:author="Modou Sarr" w:date="2024-11-25T14:04:00Z" w16du:dateUtc="2024-11-25T14:04:00Z">
              <w:r w:rsidRPr="00390447" w:rsidDel="009A658B">
                <w:delText>Short-term</w:delText>
              </w:r>
            </w:del>
          </w:p>
        </w:tc>
        <w:tc>
          <w:tcPr>
            <w:tcW w:w="1701" w:type="dxa"/>
          </w:tcPr>
          <w:p w14:paraId="17643567" w14:textId="2F027E8A" w:rsidR="006477B3" w:rsidRPr="004D03C5" w:rsidDel="009A658B" w:rsidRDefault="006477B3" w:rsidP="006477B3">
            <w:pPr>
              <w:rPr>
                <w:del w:id="1048" w:author="Modou Sarr" w:date="2024-11-25T14:04:00Z" w16du:dateUtc="2024-11-25T14:04:00Z"/>
              </w:rPr>
            </w:pPr>
            <w:del w:id="1049" w:author="Modou Sarr" w:date="2024-11-25T14:04:00Z" w16du:dateUtc="2024-11-25T14:04:00Z">
              <w:r w:rsidRPr="00390447" w:rsidDel="009A658B">
                <w:delText>[Insert Date]</w:delText>
              </w:r>
            </w:del>
          </w:p>
        </w:tc>
        <w:tc>
          <w:tcPr>
            <w:tcW w:w="2268" w:type="dxa"/>
          </w:tcPr>
          <w:p w14:paraId="7A617486" w14:textId="3314733E" w:rsidR="006477B3" w:rsidRPr="004D03C5" w:rsidDel="009A658B" w:rsidRDefault="006477B3" w:rsidP="006477B3">
            <w:pPr>
              <w:rPr>
                <w:del w:id="1050" w:author="Modou Sarr" w:date="2024-11-25T14:04:00Z" w16du:dateUtc="2024-11-25T14:04:00Z"/>
              </w:rPr>
            </w:pPr>
            <w:del w:id="1051" w:author="Modou Sarr" w:date="2024-11-25T14:04:00Z" w16du:dateUtc="2024-11-25T14:04:00Z">
              <w:r w:rsidRPr="00390447" w:rsidDel="009A658B">
                <w:delText>[Insert Status]</w:delText>
              </w:r>
            </w:del>
          </w:p>
        </w:tc>
      </w:tr>
      <w:tr w:rsidR="006477B3" w:rsidRPr="004D03C5" w:rsidDel="009A658B" w14:paraId="2F719F87" w14:textId="1414BA7B" w:rsidTr="00BE16C9">
        <w:trPr>
          <w:del w:id="1052" w:author="Modou Sarr" w:date="2024-11-25T14:04:00Z"/>
        </w:trPr>
        <w:tc>
          <w:tcPr>
            <w:tcW w:w="6234" w:type="dxa"/>
          </w:tcPr>
          <w:p w14:paraId="74F6E066" w14:textId="25C39E25" w:rsidR="006477B3" w:rsidRPr="004D03C5" w:rsidDel="009A658B" w:rsidRDefault="006477B3" w:rsidP="006477B3">
            <w:pPr>
              <w:rPr>
                <w:del w:id="1053" w:author="Modou Sarr" w:date="2024-11-25T14:04:00Z" w16du:dateUtc="2024-11-25T14:04:00Z"/>
              </w:rPr>
            </w:pPr>
            <w:del w:id="1054" w:author="Modou Sarr" w:date="2024-11-25T14:04:00Z" w16du:dateUtc="2024-11-25T14:04:00Z">
              <w:r w:rsidRPr="00390447" w:rsidDel="009A658B">
                <w:delText>Submit the list of all site supervisors with their qualifications and safety training details to P</w:delText>
              </w:r>
              <w:r w:rsidR="0050711F" w:rsidDel="009A658B">
                <w:delText xml:space="preserve">IU </w:delText>
              </w:r>
              <w:r w:rsidRPr="00390447" w:rsidDel="009A658B">
                <w:delText>for vetting.</w:delText>
              </w:r>
            </w:del>
          </w:p>
        </w:tc>
        <w:tc>
          <w:tcPr>
            <w:tcW w:w="1490" w:type="dxa"/>
          </w:tcPr>
          <w:p w14:paraId="3E0BA416" w14:textId="1AABF843" w:rsidR="006477B3" w:rsidRPr="004D03C5" w:rsidDel="009A658B" w:rsidRDefault="006477B3" w:rsidP="006477B3">
            <w:pPr>
              <w:rPr>
                <w:del w:id="1055" w:author="Modou Sarr" w:date="2024-11-25T14:04:00Z" w16du:dateUtc="2024-11-25T14:04:00Z"/>
              </w:rPr>
            </w:pPr>
            <w:del w:id="1056" w:author="Modou Sarr" w:date="2024-11-25T14:04:00Z" w16du:dateUtc="2024-11-25T14:04:00Z">
              <w:r w:rsidRPr="00390447" w:rsidDel="009A658B">
                <w:delText>KEI Industries Ltd.</w:delText>
              </w:r>
            </w:del>
          </w:p>
        </w:tc>
        <w:tc>
          <w:tcPr>
            <w:tcW w:w="1275" w:type="dxa"/>
          </w:tcPr>
          <w:p w14:paraId="5FA2C3B8" w14:textId="41AEA3B1" w:rsidR="006477B3" w:rsidRPr="004D03C5" w:rsidDel="009A658B" w:rsidRDefault="006477B3" w:rsidP="006477B3">
            <w:pPr>
              <w:rPr>
                <w:del w:id="1057" w:author="Modou Sarr" w:date="2024-11-25T14:04:00Z" w16du:dateUtc="2024-11-25T14:04:00Z"/>
              </w:rPr>
            </w:pPr>
            <w:del w:id="1058" w:author="Modou Sarr" w:date="2024-11-25T14:04:00Z" w16du:dateUtc="2024-11-25T14:04:00Z">
              <w:r w:rsidRPr="00390447" w:rsidDel="009A658B">
                <w:delText>Short-term</w:delText>
              </w:r>
            </w:del>
          </w:p>
        </w:tc>
        <w:tc>
          <w:tcPr>
            <w:tcW w:w="1701" w:type="dxa"/>
          </w:tcPr>
          <w:p w14:paraId="023B60FC" w14:textId="6F70E219" w:rsidR="006477B3" w:rsidRPr="004D03C5" w:rsidDel="009A658B" w:rsidRDefault="006477B3" w:rsidP="006477B3">
            <w:pPr>
              <w:rPr>
                <w:del w:id="1059" w:author="Modou Sarr" w:date="2024-11-25T14:04:00Z" w16du:dateUtc="2024-11-25T14:04:00Z"/>
              </w:rPr>
            </w:pPr>
            <w:del w:id="1060" w:author="Modou Sarr" w:date="2024-11-25T14:04:00Z" w16du:dateUtc="2024-11-25T14:04:00Z">
              <w:r w:rsidRPr="00390447" w:rsidDel="009A658B">
                <w:delText>[Insert Date]</w:delText>
              </w:r>
            </w:del>
          </w:p>
        </w:tc>
        <w:tc>
          <w:tcPr>
            <w:tcW w:w="2268" w:type="dxa"/>
          </w:tcPr>
          <w:p w14:paraId="3B044FAE" w14:textId="60F437FC" w:rsidR="006477B3" w:rsidRPr="004D03C5" w:rsidDel="009A658B" w:rsidRDefault="006477B3" w:rsidP="006477B3">
            <w:pPr>
              <w:rPr>
                <w:del w:id="1061" w:author="Modou Sarr" w:date="2024-11-25T14:04:00Z" w16du:dateUtc="2024-11-25T14:04:00Z"/>
              </w:rPr>
            </w:pPr>
            <w:del w:id="1062" w:author="Modou Sarr" w:date="2024-11-25T14:04:00Z" w16du:dateUtc="2024-11-25T14:04:00Z">
              <w:r w:rsidRPr="00390447" w:rsidDel="009A658B">
                <w:delText>[Insert Status]</w:delText>
              </w:r>
            </w:del>
          </w:p>
        </w:tc>
      </w:tr>
      <w:tr w:rsidR="006477B3" w:rsidRPr="004D03C5" w:rsidDel="009A658B" w14:paraId="17C834B7" w14:textId="6C4765D4" w:rsidTr="00BE16C9">
        <w:trPr>
          <w:del w:id="1063" w:author="Modou Sarr" w:date="2024-11-25T14:04:00Z"/>
        </w:trPr>
        <w:tc>
          <w:tcPr>
            <w:tcW w:w="6234" w:type="dxa"/>
          </w:tcPr>
          <w:p w14:paraId="3501DC4E" w14:textId="6E847DDA" w:rsidR="006477B3" w:rsidRPr="004D03C5" w:rsidDel="009A658B" w:rsidRDefault="006477B3" w:rsidP="006477B3">
            <w:pPr>
              <w:rPr>
                <w:del w:id="1064" w:author="Modou Sarr" w:date="2024-11-25T14:04:00Z" w16du:dateUtc="2024-11-25T14:04:00Z"/>
              </w:rPr>
            </w:pPr>
            <w:del w:id="1065" w:author="Modou Sarr" w:date="2024-11-25T14:04:00Z" w16du:dateUtc="2024-11-25T14:04:00Z">
              <w:r w:rsidRPr="00390447" w:rsidDel="009A658B">
                <w:delText>Avoid the use of casual labor for expert-demanding instead, use trained technicians.</w:delText>
              </w:r>
            </w:del>
          </w:p>
        </w:tc>
        <w:tc>
          <w:tcPr>
            <w:tcW w:w="1490" w:type="dxa"/>
          </w:tcPr>
          <w:p w14:paraId="236D6325" w14:textId="1C33557E" w:rsidR="006477B3" w:rsidRPr="004D03C5" w:rsidDel="009A658B" w:rsidRDefault="006477B3" w:rsidP="006477B3">
            <w:pPr>
              <w:rPr>
                <w:del w:id="1066" w:author="Modou Sarr" w:date="2024-11-25T14:04:00Z" w16du:dateUtc="2024-11-25T14:04:00Z"/>
              </w:rPr>
            </w:pPr>
            <w:del w:id="1067" w:author="Modou Sarr" w:date="2024-11-25T14:04:00Z" w16du:dateUtc="2024-11-25T14:04:00Z">
              <w:r w:rsidRPr="00390447" w:rsidDel="009A658B">
                <w:delText>KEI Industries Ltd.</w:delText>
              </w:r>
            </w:del>
          </w:p>
        </w:tc>
        <w:tc>
          <w:tcPr>
            <w:tcW w:w="1275" w:type="dxa"/>
          </w:tcPr>
          <w:p w14:paraId="36814EDF" w14:textId="1D4029F5" w:rsidR="006477B3" w:rsidRPr="004D03C5" w:rsidDel="009A658B" w:rsidRDefault="006477B3" w:rsidP="006477B3">
            <w:pPr>
              <w:rPr>
                <w:del w:id="1068" w:author="Modou Sarr" w:date="2024-11-25T14:04:00Z" w16du:dateUtc="2024-11-25T14:04:00Z"/>
              </w:rPr>
            </w:pPr>
            <w:del w:id="1069" w:author="Modou Sarr" w:date="2024-11-25T14:04:00Z" w16du:dateUtc="2024-11-25T14:04:00Z">
              <w:r w:rsidRPr="00390447" w:rsidDel="009A658B">
                <w:delText>Ongoing</w:delText>
              </w:r>
            </w:del>
          </w:p>
        </w:tc>
        <w:tc>
          <w:tcPr>
            <w:tcW w:w="1701" w:type="dxa"/>
          </w:tcPr>
          <w:p w14:paraId="19BB7EFB" w14:textId="3E0C7803" w:rsidR="006477B3" w:rsidRPr="004D03C5" w:rsidDel="009A658B" w:rsidRDefault="006477B3" w:rsidP="006477B3">
            <w:pPr>
              <w:rPr>
                <w:del w:id="1070" w:author="Modou Sarr" w:date="2024-11-25T14:04:00Z" w16du:dateUtc="2024-11-25T14:04:00Z"/>
              </w:rPr>
            </w:pPr>
            <w:del w:id="1071" w:author="Modou Sarr" w:date="2024-11-25T14:04:00Z" w16du:dateUtc="2024-11-25T14:04:00Z">
              <w:r w:rsidRPr="00390447" w:rsidDel="009A658B">
                <w:delText>[Insert Date]</w:delText>
              </w:r>
            </w:del>
          </w:p>
        </w:tc>
        <w:tc>
          <w:tcPr>
            <w:tcW w:w="2268" w:type="dxa"/>
          </w:tcPr>
          <w:p w14:paraId="49031EFA" w14:textId="5BDA99B4" w:rsidR="006477B3" w:rsidRPr="004D03C5" w:rsidDel="009A658B" w:rsidRDefault="006477B3" w:rsidP="006477B3">
            <w:pPr>
              <w:rPr>
                <w:del w:id="1072" w:author="Modou Sarr" w:date="2024-11-25T14:04:00Z" w16du:dateUtc="2024-11-25T14:04:00Z"/>
              </w:rPr>
            </w:pPr>
            <w:del w:id="1073" w:author="Modou Sarr" w:date="2024-11-25T14:04:00Z" w16du:dateUtc="2024-11-25T14:04:00Z">
              <w:r w:rsidRPr="00390447" w:rsidDel="009A658B">
                <w:delText>[Insert Status]</w:delText>
              </w:r>
            </w:del>
          </w:p>
        </w:tc>
      </w:tr>
      <w:tr w:rsidR="006477B3" w:rsidRPr="004D03C5" w:rsidDel="009A658B" w14:paraId="3FC77B03" w14:textId="6FC331B6" w:rsidTr="00633B53">
        <w:trPr>
          <w:trHeight w:val="273"/>
          <w:del w:id="1074" w:author="Modou Sarr" w:date="2024-11-25T14:04:00Z"/>
        </w:trPr>
        <w:tc>
          <w:tcPr>
            <w:tcW w:w="6234" w:type="dxa"/>
          </w:tcPr>
          <w:p w14:paraId="769B066D" w14:textId="3410B5D9" w:rsidR="006477B3" w:rsidRPr="004D03C5" w:rsidDel="009A658B" w:rsidRDefault="006477B3" w:rsidP="006477B3">
            <w:pPr>
              <w:rPr>
                <w:del w:id="1075" w:author="Modou Sarr" w:date="2024-11-25T14:04:00Z" w16du:dateUtc="2024-11-25T14:04:00Z"/>
              </w:rPr>
            </w:pPr>
            <w:del w:id="1076" w:author="Modou Sarr" w:date="2024-11-25T14:04:00Z" w16du:dateUtc="2024-11-25T14:04:00Z">
              <w:r w:rsidRPr="00390447" w:rsidDel="009A658B">
                <w:delText>Whenever casual labor is involved, ensure they are well-trained for their assigned roles and closely supervised.</w:delText>
              </w:r>
            </w:del>
          </w:p>
        </w:tc>
        <w:tc>
          <w:tcPr>
            <w:tcW w:w="1490" w:type="dxa"/>
          </w:tcPr>
          <w:p w14:paraId="34527B69" w14:textId="76E20BD6" w:rsidR="006477B3" w:rsidRPr="004D03C5" w:rsidDel="009A658B" w:rsidRDefault="006477B3" w:rsidP="006477B3">
            <w:pPr>
              <w:rPr>
                <w:del w:id="1077" w:author="Modou Sarr" w:date="2024-11-25T14:04:00Z" w16du:dateUtc="2024-11-25T14:04:00Z"/>
              </w:rPr>
            </w:pPr>
            <w:del w:id="1078" w:author="Modou Sarr" w:date="2024-11-25T14:04:00Z" w16du:dateUtc="2024-11-25T14:04:00Z">
              <w:r w:rsidRPr="00390447" w:rsidDel="009A658B">
                <w:delText>KEI Industries Ltd.</w:delText>
              </w:r>
            </w:del>
          </w:p>
        </w:tc>
        <w:tc>
          <w:tcPr>
            <w:tcW w:w="1275" w:type="dxa"/>
          </w:tcPr>
          <w:p w14:paraId="5B552FB4" w14:textId="18CCDE31" w:rsidR="006477B3" w:rsidRPr="004D03C5" w:rsidDel="009A658B" w:rsidRDefault="006477B3" w:rsidP="006477B3">
            <w:pPr>
              <w:rPr>
                <w:del w:id="1079" w:author="Modou Sarr" w:date="2024-11-25T14:04:00Z" w16du:dateUtc="2024-11-25T14:04:00Z"/>
              </w:rPr>
            </w:pPr>
            <w:del w:id="1080" w:author="Modou Sarr" w:date="2024-11-25T14:04:00Z" w16du:dateUtc="2024-11-25T14:04:00Z">
              <w:r w:rsidRPr="00390447" w:rsidDel="009A658B">
                <w:delText>Ongoing</w:delText>
              </w:r>
            </w:del>
          </w:p>
        </w:tc>
        <w:tc>
          <w:tcPr>
            <w:tcW w:w="1701" w:type="dxa"/>
          </w:tcPr>
          <w:p w14:paraId="6E13EDF2" w14:textId="47C44B51" w:rsidR="006477B3" w:rsidRPr="004D03C5" w:rsidDel="009A658B" w:rsidRDefault="006477B3" w:rsidP="006477B3">
            <w:pPr>
              <w:rPr>
                <w:del w:id="1081" w:author="Modou Sarr" w:date="2024-11-25T14:04:00Z" w16du:dateUtc="2024-11-25T14:04:00Z"/>
              </w:rPr>
            </w:pPr>
            <w:del w:id="1082" w:author="Modou Sarr" w:date="2024-11-25T14:04:00Z" w16du:dateUtc="2024-11-25T14:04:00Z">
              <w:r w:rsidRPr="00390447" w:rsidDel="009A658B">
                <w:delText>[Insert Date]</w:delText>
              </w:r>
            </w:del>
          </w:p>
        </w:tc>
        <w:tc>
          <w:tcPr>
            <w:tcW w:w="2268" w:type="dxa"/>
          </w:tcPr>
          <w:p w14:paraId="0D9C49CA" w14:textId="60D53E48" w:rsidR="006477B3" w:rsidRPr="004D03C5" w:rsidDel="009A658B" w:rsidRDefault="006477B3" w:rsidP="006477B3">
            <w:pPr>
              <w:rPr>
                <w:del w:id="1083" w:author="Modou Sarr" w:date="2024-11-25T14:04:00Z" w16du:dateUtc="2024-11-25T14:04:00Z"/>
              </w:rPr>
            </w:pPr>
            <w:del w:id="1084" w:author="Modou Sarr" w:date="2024-11-25T14:04:00Z" w16du:dateUtc="2024-11-25T14:04:00Z">
              <w:r w:rsidRPr="00390447" w:rsidDel="009A658B">
                <w:delText>[Insert Status]</w:delText>
              </w:r>
            </w:del>
          </w:p>
        </w:tc>
      </w:tr>
      <w:tr w:rsidR="006477B3" w:rsidRPr="004D03C5" w:rsidDel="009A658B" w14:paraId="6ACB6CBB" w14:textId="111D2650" w:rsidTr="00BE16C9">
        <w:trPr>
          <w:del w:id="1085" w:author="Modou Sarr" w:date="2024-11-25T14:04:00Z"/>
        </w:trPr>
        <w:tc>
          <w:tcPr>
            <w:tcW w:w="6234" w:type="dxa"/>
          </w:tcPr>
          <w:p w14:paraId="62C6F782" w14:textId="5AA763E7" w:rsidR="006477B3" w:rsidRPr="004D03C5" w:rsidDel="009A658B" w:rsidRDefault="006477B3" w:rsidP="006477B3">
            <w:pPr>
              <w:rPr>
                <w:del w:id="1086" w:author="Modou Sarr" w:date="2024-11-25T14:04:00Z" w16du:dateUtc="2024-11-25T14:04:00Z"/>
              </w:rPr>
            </w:pPr>
            <w:del w:id="1087" w:author="Modou Sarr" w:date="2024-11-25T14:04:00Z" w16du:dateUtc="2024-11-25T14:04:00Z">
              <w:r w:rsidRPr="00390447" w:rsidDel="009A658B">
                <w:rPr>
                  <w:b/>
                  <w:bCs/>
                </w:rPr>
                <w:delText>Development of a Safety Management Plan</w:delText>
              </w:r>
            </w:del>
          </w:p>
        </w:tc>
        <w:tc>
          <w:tcPr>
            <w:tcW w:w="1490" w:type="dxa"/>
          </w:tcPr>
          <w:p w14:paraId="061212C4" w14:textId="62B06A56" w:rsidR="006477B3" w:rsidRPr="004D03C5" w:rsidDel="009A658B" w:rsidRDefault="006477B3" w:rsidP="006477B3">
            <w:pPr>
              <w:rPr>
                <w:del w:id="1088" w:author="Modou Sarr" w:date="2024-11-25T14:04:00Z" w16du:dateUtc="2024-11-25T14:04:00Z"/>
              </w:rPr>
            </w:pPr>
          </w:p>
        </w:tc>
        <w:tc>
          <w:tcPr>
            <w:tcW w:w="1275" w:type="dxa"/>
          </w:tcPr>
          <w:p w14:paraId="7E66A930" w14:textId="24EC41C8" w:rsidR="006477B3" w:rsidRPr="004D03C5" w:rsidDel="009A658B" w:rsidRDefault="006477B3" w:rsidP="006477B3">
            <w:pPr>
              <w:rPr>
                <w:del w:id="1089" w:author="Modou Sarr" w:date="2024-11-25T14:04:00Z" w16du:dateUtc="2024-11-25T14:04:00Z"/>
              </w:rPr>
            </w:pPr>
          </w:p>
        </w:tc>
        <w:tc>
          <w:tcPr>
            <w:tcW w:w="1701" w:type="dxa"/>
          </w:tcPr>
          <w:p w14:paraId="43759B49" w14:textId="16A455A6" w:rsidR="006477B3" w:rsidRPr="004D03C5" w:rsidDel="009A658B" w:rsidRDefault="006477B3" w:rsidP="006477B3">
            <w:pPr>
              <w:rPr>
                <w:del w:id="1090" w:author="Modou Sarr" w:date="2024-11-25T14:04:00Z" w16du:dateUtc="2024-11-25T14:04:00Z"/>
              </w:rPr>
            </w:pPr>
          </w:p>
        </w:tc>
        <w:tc>
          <w:tcPr>
            <w:tcW w:w="2268" w:type="dxa"/>
          </w:tcPr>
          <w:p w14:paraId="11D31B4F" w14:textId="3976796D" w:rsidR="006477B3" w:rsidRPr="004D03C5" w:rsidDel="009A658B" w:rsidRDefault="006477B3" w:rsidP="006477B3">
            <w:pPr>
              <w:rPr>
                <w:del w:id="1091" w:author="Modou Sarr" w:date="2024-11-25T14:04:00Z" w16du:dateUtc="2024-11-25T14:04:00Z"/>
              </w:rPr>
            </w:pPr>
          </w:p>
        </w:tc>
      </w:tr>
      <w:tr w:rsidR="006477B3" w:rsidRPr="004D03C5" w:rsidDel="009A658B" w14:paraId="054D0D54" w14:textId="05C2DE45" w:rsidTr="00BE16C9">
        <w:trPr>
          <w:del w:id="1092" w:author="Modou Sarr" w:date="2024-11-25T14:04:00Z"/>
        </w:trPr>
        <w:tc>
          <w:tcPr>
            <w:tcW w:w="6234" w:type="dxa"/>
          </w:tcPr>
          <w:p w14:paraId="19172345" w14:textId="0AFA46DC" w:rsidR="006477B3" w:rsidRPr="004D03C5" w:rsidDel="009A658B" w:rsidRDefault="006477B3" w:rsidP="006477B3">
            <w:pPr>
              <w:rPr>
                <w:del w:id="1093" w:author="Modou Sarr" w:date="2024-11-25T14:04:00Z" w16du:dateUtc="2024-11-25T14:04:00Z"/>
              </w:rPr>
            </w:pPr>
            <w:del w:id="1094" w:author="Modou Sarr" w:date="2024-11-25T14:04:00Z" w16du:dateUtc="2024-11-25T14:04:00Z">
              <w:r w:rsidRPr="00390447" w:rsidDel="009A658B">
                <w:delText>Develop and implement a safety management plan that includes the Occupational Health and Safety Manual, safety work permits, Job Hazard Analysis (JHA) forms, Risk Assessment (RA) forms, Toolbox Talk topics, and registers.</w:delText>
              </w:r>
            </w:del>
          </w:p>
        </w:tc>
        <w:tc>
          <w:tcPr>
            <w:tcW w:w="1490" w:type="dxa"/>
          </w:tcPr>
          <w:p w14:paraId="27B0BFBF" w14:textId="62385939" w:rsidR="006477B3" w:rsidRPr="004D03C5" w:rsidDel="009A658B" w:rsidRDefault="006477B3" w:rsidP="006477B3">
            <w:pPr>
              <w:rPr>
                <w:del w:id="1095" w:author="Modou Sarr" w:date="2024-11-25T14:04:00Z" w16du:dateUtc="2024-11-25T14:04:00Z"/>
              </w:rPr>
            </w:pPr>
            <w:del w:id="1096" w:author="Modou Sarr" w:date="2024-11-25T14:04:00Z" w16du:dateUtc="2024-11-25T14:04:00Z">
              <w:r w:rsidRPr="00390447" w:rsidDel="009A658B">
                <w:delText>KEI Industries Ltd.</w:delText>
              </w:r>
            </w:del>
          </w:p>
        </w:tc>
        <w:tc>
          <w:tcPr>
            <w:tcW w:w="1275" w:type="dxa"/>
          </w:tcPr>
          <w:p w14:paraId="42B8C646" w14:textId="3F66EDE0" w:rsidR="006477B3" w:rsidRPr="004D03C5" w:rsidDel="009A658B" w:rsidRDefault="006477B3" w:rsidP="006477B3">
            <w:pPr>
              <w:rPr>
                <w:del w:id="1097" w:author="Modou Sarr" w:date="2024-11-25T14:04:00Z" w16du:dateUtc="2024-11-25T14:04:00Z"/>
              </w:rPr>
            </w:pPr>
            <w:del w:id="1098" w:author="Modou Sarr" w:date="2024-11-25T14:04:00Z" w16du:dateUtc="2024-11-25T14:04:00Z">
              <w:r w:rsidRPr="00390447" w:rsidDel="009A658B">
                <w:delText>Short-term</w:delText>
              </w:r>
            </w:del>
          </w:p>
        </w:tc>
        <w:tc>
          <w:tcPr>
            <w:tcW w:w="1701" w:type="dxa"/>
          </w:tcPr>
          <w:p w14:paraId="459B34A2" w14:textId="74A8DA27" w:rsidR="006477B3" w:rsidRPr="004D03C5" w:rsidDel="009A658B" w:rsidRDefault="006477B3" w:rsidP="006477B3">
            <w:pPr>
              <w:rPr>
                <w:del w:id="1099" w:author="Modou Sarr" w:date="2024-11-25T14:04:00Z" w16du:dateUtc="2024-11-25T14:04:00Z"/>
              </w:rPr>
            </w:pPr>
            <w:del w:id="1100" w:author="Modou Sarr" w:date="2024-11-25T14:04:00Z" w16du:dateUtc="2024-11-25T14:04:00Z">
              <w:r w:rsidRPr="00390447" w:rsidDel="009A658B">
                <w:delText>[Insert Date]</w:delText>
              </w:r>
            </w:del>
          </w:p>
        </w:tc>
        <w:tc>
          <w:tcPr>
            <w:tcW w:w="2268" w:type="dxa"/>
          </w:tcPr>
          <w:p w14:paraId="6E3F1672" w14:textId="22B14578" w:rsidR="006477B3" w:rsidRPr="004D03C5" w:rsidDel="009A658B" w:rsidRDefault="006477B3" w:rsidP="006477B3">
            <w:pPr>
              <w:rPr>
                <w:del w:id="1101" w:author="Modou Sarr" w:date="2024-11-25T14:04:00Z" w16du:dateUtc="2024-11-25T14:04:00Z"/>
              </w:rPr>
            </w:pPr>
            <w:del w:id="1102" w:author="Modou Sarr" w:date="2024-11-25T14:04:00Z" w16du:dateUtc="2024-11-25T14:04:00Z">
              <w:r w:rsidRPr="00390447" w:rsidDel="009A658B">
                <w:delText>[Insert Status]</w:delText>
              </w:r>
            </w:del>
          </w:p>
        </w:tc>
      </w:tr>
      <w:tr w:rsidR="006477B3" w:rsidRPr="004D03C5" w:rsidDel="009A658B" w14:paraId="1490000F" w14:textId="34AD20AD" w:rsidTr="00BE16C9">
        <w:trPr>
          <w:del w:id="1103" w:author="Modou Sarr" w:date="2024-11-25T14:04:00Z"/>
        </w:trPr>
        <w:tc>
          <w:tcPr>
            <w:tcW w:w="6234" w:type="dxa"/>
          </w:tcPr>
          <w:p w14:paraId="1A5DEB5D" w14:textId="71014DAA" w:rsidR="006477B3" w:rsidRPr="004D03C5" w:rsidDel="009A658B" w:rsidRDefault="006477B3" w:rsidP="006477B3">
            <w:pPr>
              <w:rPr>
                <w:del w:id="1104" w:author="Modou Sarr" w:date="2024-11-25T14:04:00Z" w16du:dateUtc="2024-11-25T14:04:00Z"/>
              </w:rPr>
            </w:pPr>
            <w:del w:id="1105" w:author="Modou Sarr" w:date="2024-11-25T14:04:00Z" w16du:dateUtc="2024-11-25T14:04:00Z">
              <w:r w:rsidRPr="00390447" w:rsidDel="009A658B">
                <w:rPr>
                  <w:b/>
                  <w:bCs/>
                </w:rPr>
                <w:delText>Code of Conduct and Worker Commitment</w:delText>
              </w:r>
            </w:del>
          </w:p>
        </w:tc>
        <w:tc>
          <w:tcPr>
            <w:tcW w:w="1490" w:type="dxa"/>
          </w:tcPr>
          <w:p w14:paraId="201B02CA" w14:textId="5A0D6519" w:rsidR="006477B3" w:rsidRPr="004D03C5" w:rsidDel="009A658B" w:rsidRDefault="006477B3" w:rsidP="006477B3">
            <w:pPr>
              <w:rPr>
                <w:del w:id="1106" w:author="Modou Sarr" w:date="2024-11-25T14:04:00Z" w16du:dateUtc="2024-11-25T14:04:00Z"/>
              </w:rPr>
            </w:pPr>
          </w:p>
        </w:tc>
        <w:tc>
          <w:tcPr>
            <w:tcW w:w="1275" w:type="dxa"/>
          </w:tcPr>
          <w:p w14:paraId="4746B51B" w14:textId="4EEC511D" w:rsidR="006477B3" w:rsidRPr="004D03C5" w:rsidDel="009A658B" w:rsidRDefault="006477B3" w:rsidP="006477B3">
            <w:pPr>
              <w:rPr>
                <w:del w:id="1107" w:author="Modou Sarr" w:date="2024-11-25T14:04:00Z" w16du:dateUtc="2024-11-25T14:04:00Z"/>
              </w:rPr>
            </w:pPr>
          </w:p>
        </w:tc>
        <w:tc>
          <w:tcPr>
            <w:tcW w:w="1701" w:type="dxa"/>
          </w:tcPr>
          <w:p w14:paraId="7E9EAFB6" w14:textId="5AF0A7FD" w:rsidR="006477B3" w:rsidRPr="004D03C5" w:rsidDel="009A658B" w:rsidRDefault="006477B3" w:rsidP="006477B3">
            <w:pPr>
              <w:rPr>
                <w:del w:id="1108" w:author="Modou Sarr" w:date="2024-11-25T14:04:00Z" w16du:dateUtc="2024-11-25T14:04:00Z"/>
              </w:rPr>
            </w:pPr>
          </w:p>
        </w:tc>
        <w:tc>
          <w:tcPr>
            <w:tcW w:w="2268" w:type="dxa"/>
          </w:tcPr>
          <w:p w14:paraId="28C7D054" w14:textId="5D6988AC" w:rsidR="006477B3" w:rsidRPr="004D03C5" w:rsidDel="009A658B" w:rsidRDefault="006477B3" w:rsidP="006477B3">
            <w:pPr>
              <w:rPr>
                <w:del w:id="1109" w:author="Modou Sarr" w:date="2024-11-25T14:04:00Z" w16du:dateUtc="2024-11-25T14:04:00Z"/>
              </w:rPr>
            </w:pPr>
          </w:p>
        </w:tc>
      </w:tr>
      <w:tr w:rsidR="006477B3" w:rsidRPr="004D03C5" w:rsidDel="009A658B" w14:paraId="786D50B7" w14:textId="539D3403" w:rsidTr="00BE16C9">
        <w:trPr>
          <w:del w:id="1110" w:author="Modou Sarr" w:date="2024-11-25T14:04:00Z"/>
        </w:trPr>
        <w:tc>
          <w:tcPr>
            <w:tcW w:w="6234" w:type="dxa"/>
          </w:tcPr>
          <w:p w14:paraId="735EF53F" w14:textId="2608AA20" w:rsidR="006477B3" w:rsidRPr="004D03C5" w:rsidDel="009A658B" w:rsidRDefault="006477B3" w:rsidP="006477B3">
            <w:pPr>
              <w:rPr>
                <w:del w:id="1111" w:author="Modou Sarr" w:date="2024-11-25T14:04:00Z" w16du:dateUtc="2024-11-25T14:04:00Z"/>
              </w:rPr>
            </w:pPr>
            <w:del w:id="1112" w:author="Modou Sarr" w:date="2024-11-25T14:04:00Z" w16du:dateUtc="2024-11-25T14:04:00Z">
              <w:r w:rsidRPr="00390447" w:rsidDel="009A658B">
                <w:delText xml:space="preserve">Review and ensure that all workers are made aware of the </w:delText>
              </w:r>
              <w:r w:rsidR="00451FED" w:rsidDel="009A658B">
                <w:delText>NAWEC</w:delText>
              </w:r>
              <w:r w:rsidRPr="00390447" w:rsidDel="009A658B">
                <w:delText>’s code of conduct, including compliance with safety regulations and procedures.</w:delText>
              </w:r>
            </w:del>
          </w:p>
        </w:tc>
        <w:tc>
          <w:tcPr>
            <w:tcW w:w="1490" w:type="dxa"/>
          </w:tcPr>
          <w:p w14:paraId="1CF35BC3" w14:textId="26919AB3" w:rsidR="006477B3" w:rsidRPr="004D03C5" w:rsidDel="009A658B" w:rsidRDefault="006477B3" w:rsidP="006477B3">
            <w:pPr>
              <w:rPr>
                <w:del w:id="1113" w:author="Modou Sarr" w:date="2024-11-25T14:04:00Z" w16du:dateUtc="2024-11-25T14:04:00Z"/>
              </w:rPr>
            </w:pPr>
            <w:del w:id="1114" w:author="Modou Sarr" w:date="2024-11-25T14:04:00Z" w16du:dateUtc="2024-11-25T14:04:00Z">
              <w:r w:rsidRPr="00390447" w:rsidDel="009A658B">
                <w:delText>KEI Industries Ltd.</w:delText>
              </w:r>
            </w:del>
          </w:p>
        </w:tc>
        <w:tc>
          <w:tcPr>
            <w:tcW w:w="1275" w:type="dxa"/>
          </w:tcPr>
          <w:p w14:paraId="3F1414A4" w14:textId="0512EB24" w:rsidR="006477B3" w:rsidRPr="004D03C5" w:rsidDel="009A658B" w:rsidRDefault="006477B3" w:rsidP="006477B3">
            <w:pPr>
              <w:rPr>
                <w:del w:id="1115" w:author="Modou Sarr" w:date="2024-11-25T14:04:00Z" w16du:dateUtc="2024-11-25T14:04:00Z"/>
              </w:rPr>
            </w:pPr>
            <w:del w:id="1116" w:author="Modou Sarr" w:date="2024-11-25T14:04:00Z" w16du:dateUtc="2024-11-25T14:04:00Z">
              <w:r w:rsidRPr="00390447" w:rsidDel="009A658B">
                <w:delText>Ongoing</w:delText>
              </w:r>
            </w:del>
          </w:p>
        </w:tc>
        <w:tc>
          <w:tcPr>
            <w:tcW w:w="1701" w:type="dxa"/>
          </w:tcPr>
          <w:p w14:paraId="0068B864" w14:textId="67E65C88" w:rsidR="006477B3" w:rsidRPr="004D03C5" w:rsidDel="009A658B" w:rsidRDefault="006477B3" w:rsidP="006477B3">
            <w:pPr>
              <w:rPr>
                <w:del w:id="1117" w:author="Modou Sarr" w:date="2024-11-25T14:04:00Z" w16du:dateUtc="2024-11-25T14:04:00Z"/>
              </w:rPr>
            </w:pPr>
            <w:del w:id="1118" w:author="Modou Sarr" w:date="2024-11-25T14:04:00Z" w16du:dateUtc="2024-11-25T14:04:00Z">
              <w:r w:rsidRPr="00390447" w:rsidDel="009A658B">
                <w:delText>[Insert Date]</w:delText>
              </w:r>
            </w:del>
          </w:p>
        </w:tc>
        <w:tc>
          <w:tcPr>
            <w:tcW w:w="2268" w:type="dxa"/>
          </w:tcPr>
          <w:p w14:paraId="4C767B84" w14:textId="33AB7466" w:rsidR="006477B3" w:rsidRPr="004D03C5" w:rsidDel="009A658B" w:rsidRDefault="006477B3" w:rsidP="006477B3">
            <w:pPr>
              <w:rPr>
                <w:del w:id="1119" w:author="Modou Sarr" w:date="2024-11-25T14:04:00Z" w16du:dateUtc="2024-11-25T14:04:00Z"/>
              </w:rPr>
            </w:pPr>
            <w:del w:id="1120" w:author="Modou Sarr" w:date="2024-11-25T14:04:00Z" w16du:dateUtc="2024-11-25T14:04:00Z">
              <w:r w:rsidRPr="00390447" w:rsidDel="009A658B">
                <w:delText>[Insert Status]</w:delText>
              </w:r>
            </w:del>
          </w:p>
        </w:tc>
      </w:tr>
      <w:tr w:rsidR="006477B3" w:rsidRPr="004D03C5" w:rsidDel="009A658B" w14:paraId="55DA2152" w14:textId="7ACF304F" w:rsidTr="00BE16C9">
        <w:trPr>
          <w:del w:id="1121" w:author="Modou Sarr" w:date="2024-11-25T14:04:00Z"/>
        </w:trPr>
        <w:tc>
          <w:tcPr>
            <w:tcW w:w="6234" w:type="dxa"/>
          </w:tcPr>
          <w:p w14:paraId="14BE7BF0" w14:textId="6A330B3A" w:rsidR="006477B3" w:rsidRPr="004D03C5" w:rsidDel="009A658B" w:rsidRDefault="006477B3" w:rsidP="006477B3">
            <w:pPr>
              <w:rPr>
                <w:del w:id="1122" w:author="Modou Sarr" w:date="2024-11-25T14:04:00Z" w16du:dateUtc="2024-11-25T14:04:00Z"/>
              </w:rPr>
            </w:pPr>
            <w:del w:id="1123" w:author="Modou Sarr" w:date="2024-11-25T14:04:00Z" w16du:dateUtc="2024-11-25T14:04:00Z">
              <w:r w:rsidRPr="00390447" w:rsidDel="009A658B">
                <w:rPr>
                  <w:b/>
                  <w:bCs/>
                </w:rPr>
                <w:delText>Training in OHS Requirements and Implementation</w:delText>
              </w:r>
            </w:del>
          </w:p>
        </w:tc>
        <w:tc>
          <w:tcPr>
            <w:tcW w:w="1490" w:type="dxa"/>
          </w:tcPr>
          <w:p w14:paraId="6AA5589D" w14:textId="434292FA" w:rsidR="006477B3" w:rsidRPr="004D03C5" w:rsidDel="009A658B" w:rsidRDefault="006477B3" w:rsidP="006477B3">
            <w:pPr>
              <w:rPr>
                <w:del w:id="1124" w:author="Modou Sarr" w:date="2024-11-25T14:04:00Z" w16du:dateUtc="2024-11-25T14:04:00Z"/>
              </w:rPr>
            </w:pPr>
          </w:p>
        </w:tc>
        <w:tc>
          <w:tcPr>
            <w:tcW w:w="1275" w:type="dxa"/>
          </w:tcPr>
          <w:p w14:paraId="6445623D" w14:textId="6C0D51AA" w:rsidR="006477B3" w:rsidRPr="004D03C5" w:rsidDel="009A658B" w:rsidRDefault="006477B3" w:rsidP="006477B3">
            <w:pPr>
              <w:rPr>
                <w:del w:id="1125" w:author="Modou Sarr" w:date="2024-11-25T14:04:00Z" w16du:dateUtc="2024-11-25T14:04:00Z"/>
              </w:rPr>
            </w:pPr>
          </w:p>
        </w:tc>
        <w:tc>
          <w:tcPr>
            <w:tcW w:w="1701" w:type="dxa"/>
          </w:tcPr>
          <w:p w14:paraId="54D6AAE1" w14:textId="5602E696" w:rsidR="006477B3" w:rsidRPr="004D03C5" w:rsidDel="009A658B" w:rsidRDefault="006477B3" w:rsidP="006477B3">
            <w:pPr>
              <w:rPr>
                <w:del w:id="1126" w:author="Modou Sarr" w:date="2024-11-25T14:04:00Z" w16du:dateUtc="2024-11-25T14:04:00Z"/>
              </w:rPr>
            </w:pPr>
          </w:p>
        </w:tc>
        <w:tc>
          <w:tcPr>
            <w:tcW w:w="2268" w:type="dxa"/>
          </w:tcPr>
          <w:p w14:paraId="4A666915" w14:textId="4854DDD6" w:rsidR="006477B3" w:rsidRPr="004D03C5" w:rsidDel="009A658B" w:rsidRDefault="006477B3" w:rsidP="006477B3">
            <w:pPr>
              <w:rPr>
                <w:del w:id="1127" w:author="Modou Sarr" w:date="2024-11-25T14:04:00Z" w16du:dateUtc="2024-11-25T14:04:00Z"/>
              </w:rPr>
            </w:pPr>
          </w:p>
        </w:tc>
      </w:tr>
      <w:tr w:rsidR="006477B3" w:rsidRPr="004D03C5" w:rsidDel="009A658B" w14:paraId="2CB2917B" w14:textId="29888314" w:rsidTr="00BE16C9">
        <w:trPr>
          <w:del w:id="1128" w:author="Modou Sarr" w:date="2024-11-25T14:04:00Z"/>
        </w:trPr>
        <w:tc>
          <w:tcPr>
            <w:tcW w:w="6234" w:type="dxa"/>
          </w:tcPr>
          <w:p w14:paraId="2C3D26B3" w14:textId="52D4432B" w:rsidR="006477B3" w:rsidRPr="004D03C5" w:rsidDel="009A658B" w:rsidRDefault="006477B3" w:rsidP="006477B3">
            <w:pPr>
              <w:rPr>
                <w:del w:id="1129" w:author="Modou Sarr" w:date="2024-11-25T14:04:00Z" w16du:dateUtc="2024-11-25T14:04:00Z"/>
              </w:rPr>
            </w:pPr>
            <w:del w:id="1130" w:author="Modou Sarr" w:date="2024-11-25T14:04:00Z" w16du:dateUtc="2024-11-25T14:04:00Z">
              <w:r w:rsidRPr="00390447" w:rsidDel="009A658B">
                <w:delText>Prepare training materials relevant to the project works, including height work, hot works, and working on live electrical equipment.</w:delText>
              </w:r>
            </w:del>
          </w:p>
        </w:tc>
        <w:tc>
          <w:tcPr>
            <w:tcW w:w="1490" w:type="dxa"/>
          </w:tcPr>
          <w:p w14:paraId="410267AF" w14:textId="0B3F8513" w:rsidR="006477B3" w:rsidRPr="004D03C5" w:rsidDel="009A658B" w:rsidRDefault="006477B3" w:rsidP="006477B3">
            <w:pPr>
              <w:rPr>
                <w:del w:id="1131" w:author="Modou Sarr" w:date="2024-11-25T14:04:00Z" w16du:dateUtc="2024-11-25T14:04:00Z"/>
              </w:rPr>
            </w:pPr>
            <w:del w:id="1132" w:author="Modou Sarr" w:date="2024-11-25T14:04:00Z" w16du:dateUtc="2024-11-25T14:04:00Z">
              <w:r w:rsidRPr="00390447" w:rsidDel="009A658B">
                <w:delText>Contractor</w:delText>
              </w:r>
            </w:del>
          </w:p>
        </w:tc>
        <w:tc>
          <w:tcPr>
            <w:tcW w:w="1275" w:type="dxa"/>
          </w:tcPr>
          <w:p w14:paraId="1450896E" w14:textId="347F9991" w:rsidR="006477B3" w:rsidRPr="004D03C5" w:rsidDel="009A658B" w:rsidRDefault="006477B3" w:rsidP="006477B3">
            <w:pPr>
              <w:rPr>
                <w:del w:id="1133" w:author="Modou Sarr" w:date="2024-11-25T14:04:00Z" w16du:dateUtc="2024-11-25T14:04:00Z"/>
              </w:rPr>
            </w:pPr>
            <w:del w:id="1134" w:author="Modou Sarr" w:date="2024-11-25T14:04:00Z" w16du:dateUtc="2024-11-25T14:04:00Z">
              <w:r w:rsidRPr="00390447" w:rsidDel="009A658B">
                <w:delText>Short-term</w:delText>
              </w:r>
            </w:del>
          </w:p>
        </w:tc>
        <w:tc>
          <w:tcPr>
            <w:tcW w:w="1701" w:type="dxa"/>
          </w:tcPr>
          <w:p w14:paraId="70B5072B" w14:textId="285166B8" w:rsidR="006477B3" w:rsidRPr="004D03C5" w:rsidDel="009A658B" w:rsidRDefault="006477B3" w:rsidP="006477B3">
            <w:pPr>
              <w:rPr>
                <w:del w:id="1135" w:author="Modou Sarr" w:date="2024-11-25T14:04:00Z" w16du:dateUtc="2024-11-25T14:04:00Z"/>
              </w:rPr>
            </w:pPr>
            <w:del w:id="1136" w:author="Modou Sarr" w:date="2024-11-25T14:04:00Z" w16du:dateUtc="2024-11-25T14:04:00Z">
              <w:r w:rsidRPr="00390447" w:rsidDel="009A658B">
                <w:delText>[Insert Date]</w:delText>
              </w:r>
            </w:del>
          </w:p>
        </w:tc>
        <w:tc>
          <w:tcPr>
            <w:tcW w:w="2268" w:type="dxa"/>
          </w:tcPr>
          <w:p w14:paraId="6BE0DE07" w14:textId="4EFF0C52" w:rsidR="006477B3" w:rsidRPr="004D03C5" w:rsidDel="009A658B" w:rsidRDefault="006477B3" w:rsidP="006477B3">
            <w:pPr>
              <w:rPr>
                <w:del w:id="1137" w:author="Modou Sarr" w:date="2024-11-25T14:04:00Z" w16du:dateUtc="2024-11-25T14:04:00Z"/>
              </w:rPr>
            </w:pPr>
            <w:del w:id="1138" w:author="Modou Sarr" w:date="2024-11-25T14:04:00Z" w16du:dateUtc="2024-11-25T14:04:00Z">
              <w:r w:rsidRPr="00390447" w:rsidDel="009A658B">
                <w:delText>[Insert Status]</w:delText>
              </w:r>
            </w:del>
          </w:p>
        </w:tc>
      </w:tr>
      <w:tr w:rsidR="006477B3" w:rsidRPr="004D03C5" w:rsidDel="009A658B" w14:paraId="1C25AB3A" w14:textId="44601CAD" w:rsidTr="00BE16C9">
        <w:trPr>
          <w:del w:id="1139" w:author="Modou Sarr" w:date="2024-11-25T14:04:00Z"/>
        </w:trPr>
        <w:tc>
          <w:tcPr>
            <w:tcW w:w="6234" w:type="dxa"/>
          </w:tcPr>
          <w:p w14:paraId="5983D48E" w14:textId="1EF6EB26" w:rsidR="006477B3" w:rsidRPr="004D03C5" w:rsidDel="009A658B" w:rsidRDefault="006477B3" w:rsidP="006477B3">
            <w:pPr>
              <w:rPr>
                <w:del w:id="1140" w:author="Modou Sarr" w:date="2024-11-25T14:04:00Z" w16du:dateUtc="2024-11-25T14:04:00Z"/>
              </w:rPr>
            </w:pPr>
            <w:del w:id="1141" w:author="Modou Sarr" w:date="2024-11-25T14:04:00Z" w16du:dateUtc="2024-11-25T14:04:00Z">
              <w:r w:rsidRPr="00390447" w:rsidDel="009A658B">
                <w:lastRenderedPageBreak/>
                <w:delText>Schedule and conduct safety procedure training targeting supervisors, technicians, and other personnel assigned duties under the project.</w:delText>
              </w:r>
            </w:del>
          </w:p>
        </w:tc>
        <w:tc>
          <w:tcPr>
            <w:tcW w:w="1490" w:type="dxa"/>
          </w:tcPr>
          <w:p w14:paraId="317E2042" w14:textId="1F88C8A5" w:rsidR="006477B3" w:rsidRPr="004D03C5" w:rsidDel="009A658B" w:rsidRDefault="006477B3" w:rsidP="006477B3">
            <w:pPr>
              <w:rPr>
                <w:del w:id="1142" w:author="Modou Sarr" w:date="2024-11-25T14:04:00Z" w16du:dateUtc="2024-11-25T14:04:00Z"/>
              </w:rPr>
            </w:pPr>
            <w:del w:id="1143" w:author="Modou Sarr" w:date="2024-11-25T14:04:00Z" w16du:dateUtc="2024-11-25T14:04:00Z">
              <w:r w:rsidRPr="00390447" w:rsidDel="009A658B">
                <w:delText>Contractor</w:delText>
              </w:r>
            </w:del>
          </w:p>
        </w:tc>
        <w:tc>
          <w:tcPr>
            <w:tcW w:w="1275" w:type="dxa"/>
          </w:tcPr>
          <w:p w14:paraId="4EA84131" w14:textId="7E7749F1" w:rsidR="006477B3" w:rsidRPr="004D03C5" w:rsidDel="009A658B" w:rsidRDefault="006477B3" w:rsidP="006477B3">
            <w:pPr>
              <w:rPr>
                <w:del w:id="1144" w:author="Modou Sarr" w:date="2024-11-25T14:04:00Z" w16du:dateUtc="2024-11-25T14:04:00Z"/>
              </w:rPr>
            </w:pPr>
            <w:del w:id="1145" w:author="Modou Sarr" w:date="2024-11-25T14:04:00Z" w16du:dateUtc="2024-11-25T14:04:00Z">
              <w:r w:rsidRPr="00390447" w:rsidDel="009A658B">
                <w:delText>Short-term</w:delText>
              </w:r>
            </w:del>
          </w:p>
        </w:tc>
        <w:tc>
          <w:tcPr>
            <w:tcW w:w="1701" w:type="dxa"/>
          </w:tcPr>
          <w:p w14:paraId="27D9DE00" w14:textId="1B04AA9E" w:rsidR="006477B3" w:rsidRPr="004D03C5" w:rsidDel="009A658B" w:rsidRDefault="006477B3" w:rsidP="006477B3">
            <w:pPr>
              <w:rPr>
                <w:del w:id="1146" w:author="Modou Sarr" w:date="2024-11-25T14:04:00Z" w16du:dateUtc="2024-11-25T14:04:00Z"/>
              </w:rPr>
            </w:pPr>
            <w:del w:id="1147" w:author="Modou Sarr" w:date="2024-11-25T14:04:00Z" w16du:dateUtc="2024-11-25T14:04:00Z">
              <w:r w:rsidRPr="00390447" w:rsidDel="009A658B">
                <w:delText>[Insert Date]</w:delText>
              </w:r>
            </w:del>
          </w:p>
        </w:tc>
        <w:tc>
          <w:tcPr>
            <w:tcW w:w="2268" w:type="dxa"/>
          </w:tcPr>
          <w:p w14:paraId="6C2680BC" w14:textId="5D774A09" w:rsidR="006477B3" w:rsidRPr="004D03C5" w:rsidDel="009A658B" w:rsidRDefault="006477B3" w:rsidP="006477B3">
            <w:pPr>
              <w:rPr>
                <w:del w:id="1148" w:author="Modou Sarr" w:date="2024-11-25T14:04:00Z" w16du:dateUtc="2024-11-25T14:04:00Z"/>
              </w:rPr>
            </w:pPr>
            <w:del w:id="1149" w:author="Modou Sarr" w:date="2024-11-25T14:04:00Z" w16du:dateUtc="2024-11-25T14:04:00Z">
              <w:r w:rsidRPr="00390447" w:rsidDel="009A658B">
                <w:delText>[Insert Status]</w:delText>
              </w:r>
            </w:del>
          </w:p>
        </w:tc>
      </w:tr>
      <w:tr w:rsidR="006477B3" w:rsidRPr="004D03C5" w:rsidDel="009A658B" w14:paraId="112D4457" w14:textId="7A7F8970" w:rsidTr="00BE16C9">
        <w:trPr>
          <w:del w:id="1150" w:author="Modou Sarr" w:date="2024-11-25T14:04:00Z"/>
        </w:trPr>
        <w:tc>
          <w:tcPr>
            <w:tcW w:w="6234" w:type="dxa"/>
          </w:tcPr>
          <w:p w14:paraId="6C269E85" w14:textId="428692D1" w:rsidR="006477B3" w:rsidRPr="004D03C5" w:rsidDel="009A658B" w:rsidRDefault="006477B3" w:rsidP="006477B3">
            <w:pPr>
              <w:rPr>
                <w:del w:id="1151" w:author="Modou Sarr" w:date="2024-11-25T14:04:00Z" w16du:dateUtc="2024-11-25T14:04:00Z"/>
              </w:rPr>
            </w:pPr>
            <w:del w:id="1152" w:author="Modou Sarr" w:date="2024-11-25T14:04:00Z" w16du:dateUtc="2024-11-25T14:04:00Z">
              <w:r w:rsidRPr="00390447" w:rsidDel="009A658B">
                <w:delText>Prepare and submit training reports to the PIU after training sessions.</w:delText>
              </w:r>
            </w:del>
          </w:p>
        </w:tc>
        <w:tc>
          <w:tcPr>
            <w:tcW w:w="1490" w:type="dxa"/>
          </w:tcPr>
          <w:p w14:paraId="209C34FA" w14:textId="0A38C6D4" w:rsidR="006477B3" w:rsidRPr="004D03C5" w:rsidDel="009A658B" w:rsidRDefault="006477B3" w:rsidP="006477B3">
            <w:pPr>
              <w:rPr>
                <w:del w:id="1153" w:author="Modou Sarr" w:date="2024-11-25T14:04:00Z" w16du:dateUtc="2024-11-25T14:04:00Z"/>
              </w:rPr>
            </w:pPr>
            <w:del w:id="1154" w:author="Modou Sarr" w:date="2024-11-25T14:04:00Z" w16du:dateUtc="2024-11-25T14:04:00Z">
              <w:r w:rsidRPr="00390447" w:rsidDel="009A658B">
                <w:delText>Contractor</w:delText>
              </w:r>
            </w:del>
          </w:p>
        </w:tc>
        <w:tc>
          <w:tcPr>
            <w:tcW w:w="1275" w:type="dxa"/>
          </w:tcPr>
          <w:p w14:paraId="23A91A96" w14:textId="4117A795" w:rsidR="006477B3" w:rsidRPr="004D03C5" w:rsidDel="009A658B" w:rsidRDefault="006477B3" w:rsidP="006477B3">
            <w:pPr>
              <w:rPr>
                <w:del w:id="1155" w:author="Modou Sarr" w:date="2024-11-25T14:04:00Z" w16du:dateUtc="2024-11-25T14:04:00Z"/>
              </w:rPr>
            </w:pPr>
            <w:del w:id="1156" w:author="Modou Sarr" w:date="2024-11-25T14:04:00Z" w16du:dateUtc="2024-11-25T14:04:00Z">
              <w:r w:rsidRPr="00390447" w:rsidDel="009A658B">
                <w:delText>Short-term</w:delText>
              </w:r>
            </w:del>
          </w:p>
        </w:tc>
        <w:tc>
          <w:tcPr>
            <w:tcW w:w="1701" w:type="dxa"/>
          </w:tcPr>
          <w:p w14:paraId="296DB613" w14:textId="57AA549D" w:rsidR="006477B3" w:rsidRPr="004D03C5" w:rsidDel="009A658B" w:rsidRDefault="006477B3" w:rsidP="006477B3">
            <w:pPr>
              <w:rPr>
                <w:del w:id="1157" w:author="Modou Sarr" w:date="2024-11-25T14:04:00Z" w16du:dateUtc="2024-11-25T14:04:00Z"/>
              </w:rPr>
            </w:pPr>
            <w:del w:id="1158" w:author="Modou Sarr" w:date="2024-11-25T14:04:00Z" w16du:dateUtc="2024-11-25T14:04:00Z">
              <w:r w:rsidRPr="00390447" w:rsidDel="009A658B">
                <w:delText>[Insert Date]</w:delText>
              </w:r>
            </w:del>
          </w:p>
        </w:tc>
        <w:tc>
          <w:tcPr>
            <w:tcW w:w="2268" w:type="dxa"/>
          </w:tcPr>
          <w:p w14:paraId="70EEB89D" w14:textId="1FF7A4F2" w:rsidR="006477B3" w:rsidRPr="004D03C5" w:rsidDel="009A658B" w:rsidRDefault="006477B3" w:rsidP="006477B3">
            <w:pPr>
              <w:rPr>
                <w:del w:id="1159" w:author="Modou Sarr" w:date="2024-11-25T14:04:00Z" w16du:dateUtc="2024-11-25T14:04:00Z"/>
              </w:rPr>
            </w:pPr>
            <w:del w:id="1160" w:author="Modou Sarr" w:date="2024-11-25T14:04:00Z" w16du:dateUtc="2024-11-25T14:04:00Z">
              <w:r w:rsidRPr="00390447" w:rsidDel="009A658B">
                <w:delText>[Insert Status]</w:delText>
              </w:r>
            </w:del>
          </w:p>
        </w:tc>
      </w:tr>
      <w:tr w:rsidR="006477B3" w:rsidRPr="004D03C5" w:rsidDel="009A658B" w14:paraId="2180D7A5" w14:textId="5F6B8903" w:rsidTr="00BE16C9">
        <w:trPr>
          <w:del w:id="1161" w:author="Modou Sarr" w:date="2024-11-25T14:04:00Z"/>
        </w:trPr>
        <w:tc>
          <w:tcPr>
            <w:tcW w:w="6234" w:type="dxa"/>
          </w:tcPr>
          <w:p w14:paraId="10A38743" w14:textId="6E57113B" w:rsidR="006477B3" w:rsidRPr="004D03C5" w:rsidDel="009A658B" w:rsidRDefault="006477B3" w:rsidP="006477B3">
            <w:pPr>
              <w:rPr>
                <w:del w:id="1162" w:author="Modou Sarr" w:date="2024-11-25T14:04:00Z" w16du:dateUtc="2024-11-25T14:04:00Z"/>
              </w:rPr>
            </w:pPr>
            <w:del w:id="1163" w:author="Modou Sarr" w:date="2024-11-25T14:04:00Z" w16du:dateUtc="2024-11-25T14:04:00Z">
              <w:r w:rsidRPr="00390447" w:rsidDel="009A658B">
                <w:rPr>
                  <w:b/>
                  <w:bCs/>
                </w:rPr>
                <w:delText>First Aid Training</w:delText>
              </w:r>
            </w:del>
          </w:p>
        </w:tc>
        <w:tc>
          <w:tcPr>
            <w:tcW w:w="1490" w:type="dxa"/>
          </w:tcPr>
          <w:p w14:paraId="6C88DE05" w14:textId="1D3CEF49" w:rsidR="006477B3" w:rsidRPr="004D03C5" w:rsidDel="009A658B" w:rsidRDefault="006477B3" w:rsidP="006477B3">
            <w:pPr>
              <w:rPr>
                <w:del w:id="1164" w:author="Modou Sarr" w:date="2024-11-25T14:04:00Z" w16du:dateUtc="2024-11-25T14:04:00Z"/>
              </w:rPr>
            </w:pPr>
          </w:p>
        </w:tc>
        <w:tc>
          <w:tcPr>
            <w:tcW w:w="1275" w:type="dxa"/>
          </w:tcPr>
          <w:p w14:paraId="59BA46FF" w14:textId="45B477E5" w:rsidR="006477B3" w:rsidRPr="004D03C5" w:rsidDel="009A658B" w:rsidRDefault="006477B3" w:rsidP="006477B3">
            <w:pPr>
              <w:rPr>
                <w:del w:id="1165" w:author="Modou Sarr" w:date="2024-11-25T14:04:00Z" w16du:dateUtc="2024-11-25T14:04:00Z"/>
              </w:rPr>
            </w:pPr>
          </w:p>
        </w:tc>
        <w:tc>
          <w:tcPr>
            <w:tcW w:w="1701" w:type="dxa"/>
          </w:tcPr>
          <w:p w14:paraId="5A42951A" w14:textId="376864C2" w:rsidR="006477B3" w:rsidRPr="004D03C5" w:rsidDel="009A658B" w:rsidRDefault="006477B3" w:rsidP="006477B3">
            <w:pPr>
              <w:rPr>
                <w:del w:id="1166" w:author="Modou Sarr" w:date="2024-11-25T14:04:00Z" w16du:dateUtc="2024-11-25T14:04:00Z"/>
              </w:rPr>
            </w:pPr>
          </w:p>
        </w:tc>
        <w:tc>
          <w:tcPr>
            <w:tcW w:w="2268" w:type="dxa"/>
          </w:tcPr>
          <w:p w14:paraId="475EF8F0" w14:textId="3AEE34C7" w:rsidR="006477B3" w:rsidRPr="004D03C5" w:rsidDel="009A658B" w:rsidRDefault="006477B3" w:rsidP="006477B3">
            <w:pPr>
              <w:rPr>
                <w:del w:id="1167" w:author="Modou Sarr" w:date="2024-11-25T14:04:00Z" w16du:dateUtc="2024-11-25T14:04:00Z"/>
              </w:rPr>
            </w:pPr>
          </w:p>
        </w:tc>
      </w:tr>
      <w:tr w:rsidR="006477B3" w:rsidRPr="004D03C5" w:rsidDel="009A658B" w14:paraId="48945618" w14:textId="2BD2A56B" w:rsidTr="00BE16C9">
        <w:trPr>
          <w:del w:id="1168" w:author="Modou Sarr" w:date="2024-11-25T14:04:00Z"/>
        </w:trPr>
        <w:tc>
          <w:tcPr>
            <w:tcW w:w="6234" w:type="dxa"/>
          </w:tcPr>
          <w:p w14:paraId="66DDA137" w14:textId="71EE85F4" w:rsidR="006477B3" w:rsidRPr="004D03C5" w:rsidDel="009A658B" w:rsidRDefault="006477B3" w:rsidP="006477B3">
            <w:pPr>
              <w:rPr>
                <w:del w:id="1169" w:author="Modou Sarr" w:date="2024-11-25T14:04:00Z" w16du:dateUtc="2024-11-25T14:04:00Z"/>
              </w:rPr>
            </w:pPr>
            <w:del w:id="1170" w:author="Modou Sarr" w:date="2024-11-25T14:04:00Z" w16du:dateUtc="2024-11-25T14:04:00Z">
              <w:r w:rsidRPr="00390447" w:rsidDel="009A658B">
                <w:delText>Engage Red Cross to provide first aid training, ensuring the presence of trained first aiders in every team.</w:delText>
              </w:r>
            </w:del>
          </w:p>
        </w:tc>
        <w:tc>
          <w:tcPr>
            <w:tcW w:w="1490" w:type="dxa"/>
          </w:tcPr>
          <w:p w14:paraId="5F7EB7BC" w14:textId="1DB2BC7A" w:rsidR="006477B3" w:rsidRPr="004D03C5" w:rsidDel="009A658B" w:rsidRDefault="006477B3" w:rsidP="006477B3">
            <w:pPr>
              <w:rPr>
                <w:del w:id="1171" w:author="Modou Sarr" w:date="2024-11-25T14:04:00Z" w16du:dateUtc="2024-11-25T14:04:00Z"/>
              </w:rPr>
            </w:pPr>
            <w:del w:id="1172" w:author="Modou Sarr" w:date="2024-11-25T14:04:00Z" w16du:dateUtc="2024-11-25T14:04:00Z">
              <w:r w:rsidRPr="00390447" w:rsidDel="009A658B">
                <w:delText>Contractor</w:delText>
              </w:r>
            </w:del>
          </w:p>
        </w:tc>
        <w:tc>
          <w:tcPr>
            <w:tcW w:w="1275" w:type="dxa"/>
          </w:tcPr>
          <w:p w14:paraId="1B5B91B3" w14:textId="1DACD6C9" w:rsidR="006477B3" w:rsidRPr="004D03C5" w:rsidDel="009A658B" w:rsidRDefault="006477B3" w:rsidP="006477B3">
            <w:pPr>
              <w:rPr>
                <w:del w:id="1173" w:author="Modou Sarr" w:date="2024-11-25T14:04:00Z" w16du:dateUtc="2024-11-25T14:04:00Z"/>
              </w:rPr>
            </w:pPr>
            <w:del w:id="1174" w:author="Modou Sarr" w:date="2024-11-25T14:04:00Z" w16du:dateUtc="2024-11-25T14:04:00Z">
              <w:r w:rsidRPr="00390447" w:rsidDel="009A658B">
                <w:delText>Short-term</w:delText>
              </w:r>
            </w:del>
          </w:p>
        </w:tc>
        <w:tc>
          <w:tcPr>
            <w:tcW w:w="1701" w:type="dxa"/>
          </w:tcPr>
          <w:p w14:paraId="22F130CF" w14:textId="68498A40" w:rsidR="006477B3" w:rsidRPr="004D03C5" w:rsidDel="009A658B" w:rsidRDefault="006477B3" w:rsidP="006477B3">
            <w:pPr>
              <w:rPr>
                <w:del w:id="1175" w:author="Modou Sarr" w:date="2024-11-25T14:04:00Z" w16du:dateUtc="2024-11-25T14:04:00Z"/>
              </w:rPr>
            </w:pPr>
            <w:del w:id="1176" w:author="Modou Sarr" w:date="2024-11-25T14:04:00Z" w16du:dateUtc="2024-11-25T14:04:00Z">
              <w:r w:rsidRPr="00390447" w:rsidDel="009A658B">
                <w:delText>[Insert Date]</w:delText>
              </w:r>
            </w:del>
          </w:p>
        </w:tc>
        <w:tc>
          <w:tcPr>
            <w:tcW w:w="2268" w:type="dxa"/>
          </w:tcPr>
          <w:p w14:paraId="19EA3232" w14:textId="6E14B78E" w:rsidR="006477B3" w:rsidRPr="004D03C5" w:rsidDel="009A658B" w:rsidRDefault="006477B3" w:rsidP="006477B3">
            <w:pPr>
              <w:rPr>
                <w:del w:id="1177" w:author="Modou Sarr" w:date="2024-11-25T14:04:00Z" w16du:dateUtc="2024-11-25T14:04:00Z"/>
              </w:rPr>
            </w:pPr>
            <w:del w:id="1178" w:author="Modou Sarr" w:date="2024-11-25T14:04:00Z" w16du:dateUtc="2024-11-25T14:04:00Z">
              <w:r w:rsidRPr="00390447" w:rsidDel="009A658B">
                <w:delText>[Insert Status]</w:delText>
              </w:r>
            </w:del>
          </w:p>
        </w:tc>
      </w:tr>
    </w:tbl>
    <w:p w14:paraId="27C565A4" w14:textId="4B20C3D3" w:rsidR="00E65363" w:rsidDel="009A658B" w:rsidRDefault="00E65363" w:rsidP="00E616ED">
      <w:pPr>
        <w:rPr>
          <w:del w:id="1179" w:author="Modou Sarr" w:date="2024-11-25T14:04:00Z" w16du:dateUtc="2024-11-25T14:04:00Z"/>
        </w:rPr>
        <w:sectPr w:rsidR="00E65363" w:rsidDel="009A658B" w:rsidSect="00E65363">
          <w:pgSz w:w="16838" w:h="11906" w:orient="landscape"/>
          <w:pgMar w:top="1440" w:right="1440" w:bottom="1440" w:left="1440" w:header="709" w:footer="709" w:gutter="0"/>
          <w:cols w:space="708"/>
          <w:docGrid w:linePitch="360"/>
        </w:sectPr>
      </w:pPr>
    </w:p>
    <w:p w14:paraId="3411EE8F" w14:textId="1546071A" w:rsidR="001471FE" w:rsidRPr="00E616ED" w:rsidRDefault="001471FE" w:rsidP="001471FE"/>
    <w:p w14:paraId="52DC5776" w14:textId="5590F83E" w:rsidR="009A658B" w:rsidRPr="007172F3" w:rsidRDefault="001471FE" w:rsidP="009A658B">
      <w:pPr>
        <w:pStyle w:val="Heading1"/>
        <w:numPr>
          <w:ilvl w:val="0"/>
          <w:numId w:val="88"/>
        </w:numPr>
        <w:rPr>
          <w:ins w:id="1180" w:author="Modou Sarr" w:date="2024-11-25T14:05:00Z" w16du:dateUtc="2024-11-25T14:05:00Z"/>
          <w:rStyle w:val="Heading1Char"/>
        </w:rPr>
      </w:pPr>
      <w:bookmarkStart w:id="1181" w:name="_Toc183294364"/>
      <w:r w:rsidRPr="00A3400C">
        <w:t>CONCLUSION</w:t>
      </w:r>
      <w:bookmarkEnd w:id="1181"/>
      <w:proofErr w:type="gramStart"/>
      <w:ins w:id="1182" w:author="Modou Sarr" w:date="2024-11-25T14:05:00Z" w16du:dateUtc="2024-11-25T14:05:00Z">
        <w:r w:rsidR="009A658B">
          <w:t>/</w:t>
        </w:r>
        <w:r w:rsidR="009A658B" w:rsidRPr="009A658B">
          <w:rPr>
            <w:rStyle w:val="Heading1Char"/>
          </w:rPr>
          <w:t xml:space="preserve"> </w:t>
        </w:r>
        <w:r w:rsidR="009A658B" w:rsidRPr="007172F3">
          <w:rPr>
            <w:rStyle w:val="Heading1Char"/>
          </w:rPr>
          <w:t xml:space="preserve"> CORRECTIVE</w:t>
        </w:r>
        <w:proofErr w:type="gramEnd"/>
        <w:r w:rsidR="009A658B" w:rsidRPr="007172F3">
          <w:rPr>
            <w:rStyle w:val="Heading1Char"/>
          </w:rPr>
          <w:t xml:space="preserve"> ACTION PLAN</w:t>
        </w:r>
        <w:r w:rsidR="009A658B">
          <w:rPr>
            <w:rStyle w:val="Heading1Char"/>
          </w:rPr>
          <w:t xml:space="preserve">/RECOMMENDATION </w:t>
        </w:r>
      </w:ins>
    </w:p>
    <w:p w14:paraId="14139E90" w14:textId="6A1418C4" w:rsidR="00A23706" w:rsidRPr="00A3400C" w:rsidRDefault="00A23706">
      <w:pPr>
        <w:pStyle w:val="Heading1"/>
        <w:pPrChange w:id="1183" w:author="Modou Sarr" w:date="2024-11-25T14:06:00Z" w16du:dateUtc="2024-11-25T14:06:00Z">
          <w:pPr>
            <w:pStyle w:val="Heading1"/>
            <w:numPr>
              <w:numId w:val="88"/>
            </w:numPr>
            <w:ind w:left="720" w:hanging="720"/>
          </w:pPr>
        </w:pPrChange>
      </w:pPr>
    </w:p>
    <w:p w14:paraId="313C1EAB" w14:textId="77777777" w:rsidR="00E77E07" w:rsidRDefault="00E77E07" w:rsidP="00A3400C">
      <w:pPr>
        <w:jc w:val="both"/>
        <w:rPr>
          <w:rFonts w:ascii="Times New Roman" w:hAnsi="Times New Roman" w:cs="Times New Roman"/>
        </w:rPr>
      </w:pPr>
    </w:p>
    <w:p w14:paraId="6589290C" w14:textId="77777777" w:rsidR="009A658B" w:rsidRDefault="00ED20E9" w:rsidP="00A3400C">
      <w:pPr>
        <w:jc w:val="both"/>
        <w:rPr>
          <w:ins w:id="1184" w:author="Modou Sarr" w:date="2024-11-25T14:04:00Z" w16du:dateUtc="2024-11-25T14:04:00Z"/>
          <w:rFonts w:ascii="Times New Roman" w:hAnsi="Times New Roman" w:cs="Times New Roman"/>
        </w:rPr>
      </w:pPr>
      <w:r w:rsidRPr="00A3400C">
        <w:rPr>
          <w:rFonts w:ascii="Times New Roman" w:hAnsi="Times New Roman" w:cs="Times New Roman"/>
        </w:rPr>
        <w:t xml:space="preserve">The fatal accident on October 9, 2024, at Kerr Galo village highlights significant lapses in </w:t>
      </w:r>
      <w:del w:id="1185" w:author="Modou Sarr" w:date="2024-11-25T13:51:00Z" w16du:dateUtc="2024-11-25T13:51:00Z">
        <w:r w:rsidRPr="00A3400C" w:rsidDel="002D6CDC">
          <w:rPr>
            <w:rFonts w:ascii="Times New Roman" w:hAnsi="Times New Roman" w:cs="Times New Roman"/>
          </w:rPr>
          <w:delText>safety</w:delText>
        </w:r>
      </w:del>
      <w:del w:id="1186" w:author="Modou Sarr" w:date="2024-11-25T13:50:00Z" w16du:dateUtc="2024-11-25T13:50:00Z">
        <w:r w:rsidRPr="00A3400C" w:rsidDel="002D6CDC">
          <w:rPr>
            <w:rFonts w:ascii="Times New Roman" w:hAnsi="Times New Roman" w:cs="Times New Roman"/>
          </w:rPr>
          <w:delText xml:space="preserve"> protocols</w:delText>
        </w:r>
      </w:del>
      <w:r w:rsidRPr="00A3400C">
        <w:rPr>
          <w:rFonts w:ascii="Times New Roman" w:hAnsi="Times New Roman" w:cs="Times New Roman"/>
        </w:rPr>
        <w:t xml:space="preserve">, </w:t>
      </w:r>
      <w:ins w:id="1187" w:author="Modou Sarr" w:date="2024-11-25T13:51:00Z" w16du:dateUtc="2024-11-25T13:51:00Z">
        <w:r w:rsidR="002D6CDC">
          <w:rPr>
            <w:rFonts w:ascii="Times New Roman" w:hAnsi="Times New Roman" w:cs="Times New Roman"/>
          </w:rPr>
          <w:t xml:space="preserve"> project </w:t>
        </w:r>
      </w:ins>
      <w:ins w:id="1188" w:author="Modou Sarr" w:date="2024-11-25T13:52:00Z" w16du:dateUtc="2024-11-25T13:52:00Z">
        <w:r w:rsidR="002D6CDC">
          <w:rPr>
            <w:rFonts w:ascii="Times New Roman" w:hAnsi="Times New Roman" w:cs="Times New Roman"/>
          </w:rPr>
          <w:t>work procedure and</w:t>
        </w:r>
      </w:ins>
      <w:ins w:id="1189" w:author="Modou Sarr" w:date="2024-11-25T13:51:00Z" w16du:dateUtc="2024-11-25T13:51:00Z">
        <w:r w:rsidR="002D6CDC">
          <w:rPr>
            <w:rFonts w:ascii="Times New Roman" w:hAnsi="Times New Roman" w:cs="Times New Roman"/>
          </w:rPr>
          <w:t xml:space="preserve"> </w:t>
        </w:r>
      </w:ins>
      <w:r w:rsidRPr="00A3400C">
        <w:rPr>
          <w:rFonts w:ascii="Times New Roman" w:hAnsi="Times New Roman" w:cs="Times New Roman"/>
        </w:rPr>
        <w:t xml:space="preserve">communication, </w:t>
      </w:r>
      <w:del w:id="1190" w:author="Modou Sarr" w:date="2024-11-25T13:52:00Z" w16du:dateUtc="2024-11-25T13:52:00Z">
        <w:r w:rsidRPr="00A3400C" w:rsidDel="002D6CDC">
          <w:rPr>
            <w:rFonts w:ascii="Times New Roman" w:hAnsi="Times New Roman" w:cs="Times New Roman"/>
          </w:rPr>
          <w:delText xml:space="preserve">and oversight </w:delText>
        </w:r>
      </w:del>
      <w:r w:rsidRPr="00A3400C">
        <w:rPr>
          <w:rFonts w:ascii="Times New Roman" w:hAnsi="Times New Roman" w:cs="Times New Roman"/>
        </w:rPr>
        <w:t xml:space="preserve">within the ECOWAS Regional Electricity Access </w:t>
      </w:r>
      <w:del w:id="1191" w:author="Modou Sarr" w:date="2024-11-25T13:56:00Z" w16du:dateUtc="2024-11-25T13:56:00Z">
        <w:r w:rsidRPr="00A3400C" w:rsidDel="00340BF6">
          <w:rPr>
            <w:rFonts w:ascii="Times New Roman" w:hAnsi="Times New Roman" w:cs="Times New Roman"/>
          </w:rPr>
          <w:delText>Roadmap</w:delText>
        </w:r>
      </w:del>
      <w:r w:rsidRPr="00A3400C">
        <w:rPr>
          <w:rFonts w:ascii="Times New Roman" w:hAnsi="Times New Roman" w:cs="Times New Roman"/>
        </w:rPr>
        <w:t xml:space="preserve"> project</w:t>
      </w:r>
      <w:ins w:id="1192" w:author="Modou Sarr" w:date="2024-11-25T13:52:00Z" w16du:dateUtc="2024-11-25T13:52:00Z">
        <w:r w:rsidR="002D6CDC">
          <w:rPr>
            <w:rFonts w:ascii="Times New Roman" w:hAnsi="Times New Roman" w:cs="Times New Roman"/>
          </w:rPr>
          <w:t xml:space="preserve"> team ( OE, Contractor and Client)</w:t>
        </w:r>
      </w:ins>
      <w:del w:id="1193" w:author="Modou Sarr" w:date="2024-11-25T13:57:00Z" w16du:dateUtc="2024-11-25T13:57:00Z">
        <w:r w:rsidRPr="00A3400C" w:rsidDel="00340BF6">
          <w:rPr>
            <w:rFonts w:ascii="Times New Roman" w:hAnsi="Times New Roman" w:cs="Times New Roman"/>
          </w:rPr>
          <w:delText>.</w:delText>
        </w:r>
      </w:del>
      <w:r w:rsidRPr="00A3400C">
        <w:rPr>
          <w:rFonts w:ascii="Times New Roman" w:hAnsi="Times New Roman" w:cs="Times New Roman"/>
        </w:rPr>
        <w:t xml:space="preserve"> </w:t>
      </w:r>
      <w:del w:id="1194" w:author="Modou Sarr" w:date="2024-11-25T13:56:00Z" w16du:dateUtc="2024-11-25T13:56:00Z">
        <w:r w:rsidR="00A23706" w:rsidRPr="00A23706" w:rsidDel="00340BF6">
          <w:rPr>
            <w:rFonts w:ascii="Times New Roman" w:hAnsi="Times New Roman" w:cs="Times New Roman"/>
          </w:rPr>
          <w:delText xml:space="preserve">The investigation into </w:delText>
        </w:r>
      </w:del>
      <w:del w:id="1195" w:author="Modou Sarr" w:date="2024-11-25T13:57:00Z" w16du:dateUtc="2024-11-25T13:57:00Z">
        <w:r w:rsidR="00A23706" w:rsidRPr="00A23706" w:rsidDel="00340BF6">
          <w:rPr>
            <w:rFonts w:ascii="Times New Roman" w:hAnsi="Times New Roman" w:cs="Times New Roman"/>
          </w:rPr>
          <w:delText>the tragic incident</w:delText>
        </w:r>
      </w:del>
      <w:ins w:id="1196" w:author="Haddy Njie" w:date="2024-11-25T11:42:00Z" w16du:dateUtc="2024-11-25T11:42:00Z">
        <w:del w:id="1197" w:author="Modou Sarr" w:date="2024-11-25T13:57:00Z" w16du:dateUtc="2024-11-25T13:57:00Z">
          <w:r w:rsidR="00DB5F63" w:rsidDel="00340BF6">
            <w:rPr>
              <w:rFonts w:ascii="Times New Roman" w:hAnsi="Times New Roman" w:cs="Times New Roman"/>
            </w:rPr>
            <w:delText>accident</w:delText>
          </w:r>
        </w:del>
      </w:ins>
      <w:del w:id="1198" w:author="Modou Sarr" w:date="2024-11-25T13:57:00Z" w16du:dateUtc="2024-11-25T13:57:00Z">
        <w:r w:rsidR="00A23706" w:rsidRPr="00A23706" w:rsidDel="00340BF6">
          <w:rPr>
            <w:rFonts w:ascii="Times New Roman" w:hAnsi="Times New Roman" w:cs="Times New Roman"/>
          </w:rPr>
          <w:delText>, which</w:delText>
        </w:r>
      </w:del>
      <w:r w:rsidR="00A23706" w:rsidRPr="00A23706">
        <w:rPr>
          <w:rFonts w:ascii="Times New Roman" w:hAnsi="Times New Roman" w:cs="Times New Roman"/>
        </w:rPr>
        <w:t xml:space="preserve"> result</w:t>
      </w:r>
      <w:ins w:id="1199" w:author="Modou Sarr" w:date="2024-11-25T13:57:00Z" w16du:dateUtc="2024-11-25T13:57:00Z">
        <w:r w:rsidR="00340BF6">
          <w:rPr>
            <w:rFonts w:ascii="Times New Roman" w:hAnsi="Times New Roman" w:cs="Times New Roman"/>
          </w:rPr>
          <w:t>ing</w:t>
        </w:r>
      </w:ins>
      <w:del w:id="1200" w:author="Modou Sarr" w:date="2024-11-25T13:57:00Z" w16du:dateUtc="2024-11-25T13:57:00Z">
        <w:r w:rsidR="00A23706" w:rsidRPr="00A23706" w:rsidDel="00340BF6">
          <w:rPr>
            <w:rFonts w:ascii="Times New Roman" w:hAnsi="Times New Roman" w:cs="Times New Roman"/>
          </w:rPr>
          <w:delText>ed</w:delText>
        </w:r>
      </w:del>
      <w:r w:rsidR="00A23706" w:rsidRPr="00A23706">
        <w:rPr>
          <w:rFonts w:ascii="Times New Roman" w:hAnsi="Times New Roman" w:cs="Times New Roman"/>
        </w:rPr>
        <w:t xml:space="preserve"> in the deaths of seven workers and left two others injured, has uncovered critical </w:t>
      </w:r>
      <w:del w:id="1201" w:author="Modou Sarr" w:date="2024-11-25T13:53:00Z" w16du:dateUtc="2024-11-25T13:53:00Z">
        <w:r w:rsidR="00A23706" w:rsidRPr="00A23706" w:rsidDel="002D6CDC">
          <w:rPr>
            <w:rFonts w:ascii="Times New Roman" w:hAnsi="Times New Roman" w:cs="Times New Roman"/>
          </w:rPr>
          <w:delText>failings in safety protocols and practices</w:delText>
        </w:r>
      </w:del>
      <w:ins w:id="1202" w:author="Modou Sarr" w:date="2024-11-25T13:53:00Z" w16du:dateUtc="2024-11-25T13:53:00Z">
        <w:r w:rsidR="002D6CDC">
          <w:rPr>
            <w:rFonts w:ascii="Times New Roman" w:hAnsi="Times New Roman" w:cs="Times New Roman"/>
          </w:rPr>
          <w:t xml:space="preserve">lesson learned </w:t>
        </w:r>
      </w:ins>
      <w:ins w:id="1203" w:author="Modou Sarr" w:date="2024-11-25T13:54:00Z" w16du:dateUtc="2024-11-25T13:54:00Z">
        <w:r w:rsidR="00607FC2">
          <w:rPr>
            <w:rFonts w:ascii="Times New Roman" w:hAnsi="Times New Roman" w:cs="Times New Roman"/>
          </w:rPr>
          <w:t xml:space="preserve"> as follows: </w:t>
        </w:r>
      </w:ins>
      <w:del w:id="1204" w:author="Modou Sarr" w:date="2024-11-25T13:54:00Z" w16du:dateUtc="2024-11-25T13:54:00Z">
        <w:r w:rsidR="00A23706" w:rsidRPr="00A23706" w:rsidDel="00607FC2">
          <w:rPr>
            <w:rFonts w:ascii="Times New Roman" w:hAnsi="Times New Roman" w:cs="Times New Roman"/>
          </w:rPr>
          <w:delText xml:space="preserve">. </w:delText>
        </w:r>
      </w:del>
    </w:p>
    <w:p w14:paraId="5EBB6AE7" w14:textId="77777777" w:rsidR="009A658B" w:rsidRDefault="009A658B" w:rsidP="00A3400C">
      <w:pPr>
        <w:jc w:val="both"/>
        <w:rPr>
          <w:ins w:id="1205" w:author="Modou Sarr" w:date="2024-11-25T14:04:00Z" w16du:dateUtc="2024-11-25T14:04:00Z"/>
          <w:rFonts w:ascii="Times New Roman" w:hAnsi="Times New Roman" w:cs="Times New Roman"/>
        </w:rPr>
      </w:pPr>
    </w:p>
    <w:p w14:paraId="7C47365A" w14:textId="77777777" w:rsidR="009A658B" w:rsidRDefault="009A658B" w:rsidP="009A658B">
      <w:pPr>
        <w:pStyle w:val="BodyText"/>
        <w:spacing w:before="1" w:line="283" w:lineRule="auto"/>
        <w:ind w:right="170"/>
        <w:jc w:val="both"/>
        <w:rPr>
          <w:ins w:id="1206" w:author="Modou Sarr" w:date="2024-11-25T14:04:00Z" w16du:dateUtc="2024-11-25T14:04:00Z"/>
        </w:rPr>
      </w:pPr>
    </w:p>
    <w:p w14:paraId="52FD10A2" w14:textId="77777777" w:rsidR="009A658B" w:rsidRPr="00F34EE1" w:rsidRDefault="009A658B" w:rsidP="009A658B">
      <w:pPr>
        <w:pStyle w:val="BodyText"/>
        <w:spacing w:before="1" w:line="283" w:lineRule="auto"/>
        <w:ind w:right="170"/>
        <w:jc w:val="both"/>
        <w:rPr>
          <w:ins w:id="1207" w:author="Modou Sarr" w:date="2024-11-25T14:04:00Z" w16du:dateUtc="2024-11-25T14:04:00Z"/>
        </w:rPr>
      </w:pPr>
      <w:ins w:id="1208" w:author="Modou Sarr" w:date="2024-11-25T14:04:00Z" w16du:dateUtc="2024-11-25T14:04:00Z">
        <w:r w:rsidRPr="00F34EE1">
          <w:t xml:space="preserve">Table 3 provides the proposed Safeguards Corrective Action Plan (SCAP) that will not only address </w:t>
        </w:r>
        <w:proofErr w:type="gramStart"/>
        <w:r w:rsidRPr="00F34EE1">
          <w:t xml:space="preserve">the  </w:t>
        </w:r>
        <w:r>
          <w:t>accident</w:t>
        </w:r>
        <w:proofErr w:type="gramEnd"/>
        <w:r w:rsidRPr="00F34EE1">
          <w:t>, but also prevents its re-occurrence during subsequent implementation of the contract.</w:t>
        </w:r>
      </w:ins>
    </w:p>
    <w:p w14:paraId="5173ED18" w14:textId="77777777" w:rsidR="009A658B" w:rsidRPr="00F34EE1" w:rsidRDefault="009A658B" w:rsidP="009A658B">
      <w:pPr>
        <w:pStyle w:val="BodyText"/>
        <w:spacing w:before="1" w:line="283" w:lineRule="auto"/>
        <w:ind w:left="152" w:right="170"/>
        <w:jc w:val="both"/>
        <w:rPr>
          <w:ins w:id="1209" w:author="Modou Sarr" w:date="2024-11-25T14:04:00Z" w16du:dateUtc="2024-11-25T14:04:00Z"/>
        </w:rPr>
      </w:pPr>
    </w:p>
    <w:p w14:paraId="675B8E2E" w14:textId="77777777" w:rsidR="009A658B" w:rsidRPr="00390447" w:rsidRDefault="009A658B" w:rsidP="009A658B">
      <w:pPr>
        <w:ind w:left="113"/>
        <w:jc w:val="both"/>
        <w:rPr>
          <w:ins w:id="1210" w:author="Modou Sarr" w:date="2024-11-25T14:04:00Z" w16du:dateUtc="2024-11-25T14:04:00Z"/>
          <w:rFonts w:ascii="Times New Roman" w:hAnsi="Times New Roman" w:cs="Times New Roman"/>
          <w:b/>
        </w:rPr>
      </w:pPr>
      <w:ins w:id="1211" w:author="Modou Sarr" w:date="2024-11-25T14:04:00Z" w16du:dateUtc="2024-11-25T14:04:00Z">
        <w:r w:rsidRPr="00F34EE1">
          <w:rPr>
            <w:rFonts w:ascii="Times New Roman" w:hAnsi="Times New Roman" w:cs="Times New Roman"/>
            <w:b/>
          </w:rPr>
          <w:t>Table</w:t>
        </w:r>
        <w:r w:rsidRPr="00F34EE1">
          <w:rPr>
            <w:rFonts w:ascii="Times New Roman" w:hAnsi="Times New Roman" w:cs="Times New Roman"/>
            <w:b/>
            <w:spacing w:val="13"/>
          </w:rPr>
          <w:t xml:space="preserve"> </w:t>
        </w:r>
        <w:r w:rsidRPr="00F34EE1">
          <w:rPr>
            <w:rFonts w:ascii="Times New Roman" w:hAnsi="Times New Roman" w:cs="Times New Roman"/>
            <w:b/>
          </w:rPr>
          <w:t>3:</w:t>
        </w:r>
        <w:r w:rsidRPr="00F34EE1">
          <w:rPr>
            <w:rFonts w:ascii="Times New Roman" w:hAnsi="Times New Roman" w:cs="Times New Roman"/>
            <w:b/>
            <w:spacing w:val="10"/>
          </w:rPr>
          <w:t xml:space="preserve"> </w:t>
        </w:r>
        <w:r w:rsidRPr="00F34EE1">
          <w:rPr>
            <w:rFonts w:ascii="Times New Roman" w:hAnsi="Times New Roman" w:cs="Times New Roman"/>
            <w:b/>
          </w:rPr>
          <w:t>Safeguards</w:t>
        </w:r>
        <w:r w:rsidRPr="00F34EE1">
          <w:rPr>
            <w:rFonts w:ascii="Times New Roman" w:hAnsi="Times New Roman" w:cs="Times New Roman"/>
            <w:b/>
            <w:spacing w:val="16"/>
          </w:rPr>
          <w:t xml:space="preserve"> </w:t>
        </w:r>
        <w:r w:rsidRPr="00F34EE1">
          <w:rPr>
            <w:rFonts w:ascii="Times New Roman" w:hAnsi="Times New Roman" w:cs="Times New Roman"/>
            <w:b/>
          </w:rPr>
          <w:t>Corrective</w:t>
        </w:r>
        <w:r w:rsidRPr="00F34EE1">
          <w:rPr>
            <w:rFonts w:ascii="Times New Roman" w:hAnsi="Times New Roman" w:cs="Times New Roman"/>
            <w:b/>
            <w:spacing w:val="10"/>
          </w:rPr>
          <w:t xml:space="preserve"> </w:t>
        </w:r>
        <w:r w:rsidRPr="00F34EE1">
          <w:rPr>
            <w:rFonts w:ascii="Times New Roman" w:hAnsi="Times New Roman" w:cs="Times New Roman"/>
            <w:b/>
          </w:rPr>
          <w:t>Action</w:t>
        </w:r>
        <w:r w:rsidRPr="00F34EE1">
          <w:rPr>
            <w:rFonts w:ascii="Times New Roman" w:hAnsi="Times New Roman" w:cs="Times New Roman"/>
            <w:b/>
            <w:spacing w:val="11"/>
          </w:rPr>
          <w:t xml:space="preserve"> </w:t>
        </w:r>
        <w:r w:rsidRPr="00F34EE1">
          <w:rPr>
            <w:rFonts w:ascii="Times New Roman" w:hAnsi="Times New Roman" w:cs="Times New Roman"/>
            <w:b/>
            <w:spacing w:val="-4"/>
          </w:rPr>
          <w:t>Plan</w:t>
        </w:r>
      </w:ins>
    </w:p>
    <w:p w14:paraId="3E6A5A18" w14:textId="77777777" w:rsidR="009A658B" w:rsidRDefault="009A658B" w:rsidP="009A658B">
      <w:pPr>
        <w:rPr>
          <w:ins w:id="1212" w:author="Modou Sarr" w:date="2024-11-25T14:04:00Z" w16du:dateUtc="2024-11-25T14:04:00Z"/>
          <w:b/>
          <w:bCs/>
        </w:rPr>
        <w:sectPr w:rsidR="009A658B" w:rsidSect="009A658B">
          <w:footerReference w:type="default" r:id="rId13"/>
          <w:pgSz w:w="11906" w:h="16838"/>
          <w:pgMar w:top="1440" w:right="1440" w:bottom="1440" w:left="1440" w:header="708" w:footer="708" w:gutter="0"/>
          <w:cols w:space="708"/>
          <w:docGrid w:linePitch="360"/>
        </w:sectPr>
      </w:pPr>
    </w:p>
    <w:tbl>
      <w:tblPr>
        <w:tblStyle w:val="TableGrid"/>
        <w:tblW w:w="0" w:type="auto"/>
        <w:tblInd w:w="68" w:type="dxa"/>
        <w:tblLayout w:type="fixed"/>
        <w:tblLook w:val="04A0" w:firstRow="1" w:lastRow="0" w:firstColumn="1" w:lastColumn="0" w:noHBand="0" w:noVBand="1"/>
      </w:tblPr>
      <w:tblGrid>
        <w:gridCol w:w="6234"/>
        <w:gridCol w:w="1490"/>
        <w:gridCol w:w="1275"/>
        <w:gridCol w:w="1701"/>
        <w:gridCol w:w="2268"/>
      </w:tblGrid>
      <w:tr w:rsidR="009A658B" w:rsidRPr="004D03C5" w14:paraId="06286573" w14:textId="77777777" w:rsidTr="006646F6">
        <w:trPr>
          <w:ins w:id="1213" w:author="Modou Sarr" w:date="2024-11-25T14:04:00Z"/>
        </w:trPr>
        <w:tc>
          <w:tcPr>
            <w:tcW w:w="6234" w:type="dxa"/>
          </w:tcPr>
          <w:p w14:paraId="110F2D54" w14:textId="77777777" w:rsidR="009A658B" w:rsidRPr="004D03C5" w:rsidRDefault="009A658B" w:rsidP="006646F6">
            <w:pPr>
              <w:rPr>
                <w:ins w:id="1214" w:author="Modou Sarr" w:date="2024-11-25T14:04:00Z" w16du:dateUtc="2024-11-25T14:04:00Z"/>
                <w:b/>
                <w:bCs/>
              </w:rPr>
            </w:pPr>
            <w:ins w:id="1215" w:author="Modou Sarr" w:date="2024-11-25T14:04:00Z" w16du:dateUtc="2024-11-25T14:04:00Z">
              <w:r w:rsidRPr="00390447">
                <w:rPr>
                  <w:b/>
                  <w:bCs/>
                </w:rPr>
                <w:lastRenderedPageBreak/>
                <w:t>Action Measure</w:t>
              </w:r>
            </w:ins>
          </w:p>
        </w:tc>
        <w:tc>
          <w:tcPr>
            <w:tcW w:w="1490" w:type="dxa"/>
          </w:tcPr>
          <w:p w14:paraId="0E4AA47E" w14:textId="77777777" w:rsidR="009A658B" w:rsidRPr="004D03C5" w:rsidRDefault="009A658B" w:rsidP="006646F6">
            <w:pPr>
              <w:rPr>
                <w:ins w:id="1216" w:author="Modou Sarr" w:date="2024-11-25T14:04:00Z" w16du:dateUtc="2024-11-25T14:04:00Z"/>
                <w:b/>
                <w:bCs/>
              </w:rPr>
            </w:pPr>
            <w:ins w:id="1217" w:author="Modou Sarr" w:date="2024-11-25T14:04:00Z" w16du:dateUtc="2024-11-25T14:04:00Z">
              <w:r w:rsidRPr="00390447">
                <w:rPr>
                  <w:b/>
                  <w:bCs/>
                </w:rPr>
                <w:t>Responsible Party</w:t>
              </w:r>
            </w:ins>
          </w:p>
        </w:tc>
        <w:tc>
          <w:tcPr>
            <w:tcW w:w="1275" w:type="dxa"/>
          </w:tcPr>
          <w:p w14:paraId="6095395B" w14:textId="77777777" w:rsidR="009A658B" w:rsidRPr="004D03C5" w:rsidRDefault="009A658B" w:rsidP="006646F6">
            <w:pPr>
              <w:rPr>
                <w:ins w:id="1218" w:author="Modou Sarr" w:date="2024-11-25T14:04:00Z" w16du:dateUtc="2024-11-25T14:04:00Z"/>
                <w:b/>
                <w:bCs/>
              </w:rPr>
            </w:pPr>
            <w:ins w:id="1219" w:author="Modou Sarr" w:date="2024-11-25T14:04:00Z" w16du:dateUtc="2024-11-25T14:04:00Z">
              <w:r w:rsidRPr="00390447">
                <w:rPr>
                  <w:b/>
                  <w:bCs/>
                </w:rPr>
                <w:t>Duration</w:t>
              </w:r>
            </w:ins>
          </w:p>
        </w:tc>
        <w:tc>
          <w:tcPr>
            <w:tcW w:w="1701" w:type="dxa"/>
          </w:tcPr>
          <w:p w14:paraId="57C6521E" w14:textId="77777777" w:rsidR="009A658B" w:rsidRPr="004D03C5" w:rsidRDefault="009A658B" w:rsidP="006646F6">
            <w:pPr>
              <w:rPr>
                <w:ins w:id="1220" w:author="Modou Sarr" w:date="2024-11-25T14:04:00Z" w16du:dateUtc="2024-11-25T14:04:00Z"/>
                <w:b/>
                <w:bCs/>
              </w:rPr>
            </w:pPr>
            <w:ins w:id="1221" w:author="Modou Sarr" w:date="2024-11-25T14:04:00Z" w16du:dateUtc="2024-11-25T14:04:00Z">
              <w:r w:rsidRPr="00390447">
                <w:rPr>
                  <w:b/>
                  <w:bCs/>
                </w:rPr>
                <w:t>Completion Date</w:t>
              </w:r>
            </w:ins>
          </w:p>
        </w:tc>
        <w:tc>
          <w:tcPr>
            <w:tcW w:w="2268" w:type="dxa"/>
          </w:tcPr>
          <w:p w14:paraId="6E491E9D" w14:textId="77777777" w:rsidR="009A658B" w:rsidRPr="004D03C5" w:rsidRDefault="009A658B" w:rsidP="006646F6">
            <w:pPr>
              <w:rPr>
                <w:ins w:id="1222" w:author="Modou Sarr" w:date="2024-11-25T14:04:00Z" w16du:dateUtc="2024-11-25T14:04:00Z"/>
                <w:b/>
                <w:bCs/>
              </w:rPr>
            </w:pPr>
            <w:ins w:id="1223" w:author="Modou Sarr" w:date="2024-11-25T14:04:00Z" w16du:dateUtc="2024-11-25T14:04:00Z">
              <w:r w:rsidRPr="00390447">
                <w:rPr>
                  <w:b/>
                  <w:bCs/>
                </w:rPr>
                <w:t>Status Update</w:t>
              </w:r>
            </w:ins>
          </w:p>
        </w:tc>
      </w:tr>
      <w:tr w:rsidR="009A658B" w:rsidRPr="004D03C5" w14:paraId="4330760C" w14:textId="77777777" w:rsidTr="006646F6">
        <w:trPr>
          <w:ins w:id="1224" w:author="Modou Sarr" w:date="2024-11-25T14:04:00Z"/>
        </w:trPr>
        <w:tc>
          <w:tcPr>
            <w:tcW w:w="6234" w:type="dxa"/>
          </w:tcPr>
          <w:p w14:paraId="56C89C5B" w14:textId="77777777" w:rsidR="009A658B" w:rsidRPr="004D03C5" w:rsidRDefault="009A658B" w:rsidP="006646F6">
            <w:pPr>
              <w:rPr>
                <w:ins w:id="1225" w:author="Modou Sarr" w:date="2024-11-25T14:04:00Z" w16du:dateUtc="2024-11-25T14:04:00Z"/>
              </w:rPr>
            </w:pPr>
            <w:ins w:id="1226" w:author="Modou Sarr" w:date="2024-11-25T14:04:00Z" w16du:dateUtc="2024-11-25T14:04:00Z">
              <w:r w:rsidRPr="00390447">
                <w:rPr>
                  <w:b/>
                  <w:bCs/>
                </w:rPr>
                <w:t>Development of Formal Working Procedures</w:t>
              </w:r>
            </w:ins>
          </w:p>
        </w:tc>
        <w:tc>
          <w:tcPr>
            <w:tcW w:w="1490" w:type="dxa"/>
          </w:tcPr>
          <w:p w14:paraId="69233602" w14:textId="77777777" w:rsidR="009A658B" w:rsidRPr="004D03C5" w:rsidRDefault="009A658B" w:rsidP="006646F6">
            <w:pPr>
              <w:rPr>
                <w:ins w:id="1227" w:author="Modou Sarr" w:date="2024-11-25T14:04:00Z" w16du:dateUtc="2024-11-25T14:04:00Z"/>
              </w:rPr>
            </w:pPr>
          </w:p>
        </w:tc>
        <w:tc>
          <w:tcPr>
            <w:tcW w:w="1275" w:type="dxa"/>
          </w:tcPr>
          <w:p w14:paraId="06DBDA99" w14:textId="77777777" w:rsidR="009A658B" w:rsidRPr="004D03C5" w:rsidRDefault="009A658B" w:rsidP="006646F6">
            <w:pPr>
              <w:rPr>
                <w:ins w:id="1228" w:author="Modou Sarr" w:date="2024-11-25T14:04:00Z" w16du:dateUtc="2024-11-25T14:04:00Z"/>
              </w:rPr>
            </w:pPr>
          </w:p>
        </w:tc>
        <w:tc>
          <w:tcPr>
            <w:tcW w:w="1701" w:type="dxa"/>
          </w:tcPr>
          <w:p w14:paraId="3B5DDA54" w14:textId="77777777" w:rsidR="009A658B" w:rsidRPr="004D03C5" w:rsidRDefault="009A658B" w:rsidP="006646F6">
            <w:pPr>
              <w:rPr>
                <w:ins w:id="1229" w:author="Modou Sarr" w:date="2024-11-25T14:04:00Z" w16du:dateUtc="2024-11-25T14:04:00Z"/>
              </w:rPr>
            </w:pPr>
          </w:p>
        </w:tc>
        <w:tc>
          <w:tcPr>
            <w:tcW w:w="2268" w:type="dxa"/>
          </w:tcPr>
          <w:p w14:paraId="1A8D8B94" w14:textId="77777777" w:rsidR="009A658B" w:rsidRPr="004D03C5" w:rsidRDefault="009A658B" w:rsidP="006646F6">
            <w:pPr>
              <w:rPr>
                <w:ins w:id="1230" w:author="Modou Sarr" w:date="2024-11-25T14:04:00Z" w16du:dateUtc="2024-11-25T14:04:00Z"/>
              </w:rPr>
            </w:pPr>
          </w:p>
        </w:tc>
      </w:tr>
      <w:tr w:rsidR="009A658B" w:rsidRPr="004D03C5" w14:paraId="5A90FB10" w14:textId="77777777" w:rsidTr="006646F6">
        <w:trPr>
          <w:ins w:id="1231" w:author="Modou Sarr" w:date="2024-11-25T14:04:00Z"/>
        </w:trPr>
        <w:tc>
          <w:tcPr>
            <w:tcW w:w="6234" w:type="dxa"/>
          </w:tcPr>
          <w:p w14:paraId="352D7690" w14:textId="77777777" w:rsidR="009A658B" w:rsidRPr="004D03C5" w:rsidRDefault="009A658B" w:rsidP="006646F6">
            <w:pPr>
              <w:rPr>
                <w:ins w:id="1232" w:author="Modou Sarr" w:date="2024-11-25T14:04:00Z" w16du:dateUtc="2024-11-25T14:04:00Z"/>
              </w:rPr>
            </w:pPr>
            <w:ins w:id="1233" w:author="Modou Sarr" w:date="2024-11-25T14:04:00Z" w16du:dateUtc="2024-11-25T14:04:00Z">
              <w:r w:rsidRPr="00390447">
                <w:t>Establish and enforce formal protocols for authorizing and supervising all work activities, including unplanned tasks.</w:t>
              </w:r>
            </w:ins>
          </w:p>
        </w:tc>
        <w:tc>
          <w:tcPr>
            <w:tcW w:w="1490" w:type="dxa"/>
          </w:tcPr>
          <w:p w14:paraId="2C2A41BD" w14:textId="77777777" w:rsidR="009A658B" w:rsidRPr="004D03C5" w:rsidRDefault="009A658B" w:rsidP="006646F6">
            <w:pPr>
              <w:rPr>
                <w:ins w:id="1234" w:author="Modou Sarr" w:date="2024-11-25T14:04:00Z" w16du:dateUtc="2024-11-25T14:04:00Z"/>
              </w:rPr>
            </w:pPr>
            <w:ins w:id="1235" w:author="Modou Sarr" w:date="2024-11-25T14:04:00Z" w16du:dateUtc="2024-11-25T14:04:00Z">
              <w:r w:rsidRPr="00390447">
                <w:t>KEI Industries Ltd.</w:t>
              </w:r>
            </w:ins>
          </w:p>
        </w:tc>
        <w:tc>
          <w:tcPr>
            <w:tcW w:w="1275" w:type="dxa"/>
          </w:tcPr>
          <w:p w14:paraId="6C28B7D0" w14:textId="77777777" w:rsidR="009A658B" w:rsidRPr="004D03C5" w:rsidRDefault="009A658B" w:rsidP="006646F6">
            <w:pPr>
              <w:rPr>
                <w:ins w:id="1236" w:author="Modou Sarr" w:date="2024-11-25T14:04:00Z" w16du:dateUtc="2024-11-25T14:04:00Z"/>
              </w:rPr>
            </w:pPr>
            <w:ins w:id="1237" w:author="Modou Sarr" w:date="2024-11-25T14:04:00Z" w16du:dateUtc="2024-11-25T14:04:00Z">
              <w:r w:rsidRPr="00390447">
                <w:t>Short-term</w:t>
              </w:r>
            </w:ins>
          </w:p>
        </w:tc>
        <w:tc>
          <w:tcPr>
            <w:tcW w:w="1701" w:type="dxa"/>
          </w:tcPr>
          <w:p w14:paraId="7120A3B1" w14:textId="77777777" w:rsidR="009A658B" w:rsidRPr="004D03C5" w:rsidRDefault="009A658B" w:rsidP="006646F6">
            <w:pPr>
              <w:rPr>
                <w:ins w:id="1238" w:author="Modou Sarr" w:date="2024-11-25T14:04:00Z" w16du:dateUtc="2024-11-25T14:04:00Z"/>
              </w:rPr>
            </w:pPr>
            <w:ins w:id="1239" w:author="Modou Sarr" w:date="2024-11-25T14:04:00Z" w16du:dateUtc="2024-11-25T14:04:00Z">
              <w:r w:rsidRPr="00390447">
                <w:t>[Insert Date]</w:t>
              </w:r>
            </w:ins>
          </w:p>
        </w:tc>
        <w:tc>
          <w:tcPr>
            <w:tcW w:w="2268" w:type="dxa"/>
          </w:tcPr>
          <w:p w14:paraId="0C34A455" w14:textId="77777777" w:rsidR="009A658B" w:rsidRPr="004D03C5" w:rsidRDefault="009A658B" w:rsidP="006646F6">
            <w:pPr>
              <w:rPr>
                <w:ins w:id="1240" w:author="Modou Sarr" w:date="2024-11-25T14:04:00Z" w16du:dateUtc="2024-11-25T14:04:00Z"/>
              </w:rPr>
            </w:pPr>
            <w:ins w:id="1241" w:author="Modou Sarr" w:date="2024-11-25T14:04:00Z" w16du:dateUtc="2024-11-25T14:04:00Z">
              <w:r>
                <w:t>On Track</w:t>
              </w:r>
            </w:ins>
          </w:p>
        </w:tc>
      </w:tr>
      <w:tr w:rsidR="009A658B" w:rsidRPr="004D03C5" w14:paraId="00C05222" w14:textId="77777777" w:rsidTr="006646F6">
        <w:trPr>
          <w:ins w:id="1242" w:author="Modou Sarr" w:date="2024-11-25T14:04:00Z"/>
        </w:trPr>
        <w:tc>
          <w:tcPr>
            <w:tcW w:w="6234" w:type="dxa"/>
          </w:tcPr>
          <w:p w14:paraId="06FC78C5" w14:textId="77777777" w:rsidR="009A658B" w:rsidRPr="004D03C5" w:rsidRDefault="009A658B" w:rsidP="006646F6">
            <w:pPr>
              <w:rPr>
                <w:ins w:id="1243" w:author="Modou Sarr" w:date="2024-11-25T14:04:00Z" w16du:dateUtc="2024-11-25T14:04:00Z"/>
              </w:rPr>
            </w:pPr>
            <w:ins w:id="1244" w:author="Modou Sarr" w:date="2024-11-25T14:04:00Z" w16du:dateUtc="2024-11-25T14:04:00Z">
              <w:r w:rsidRPr="00390447">
                <w:t>Implement mandatory shutdown procedures for all live circuits before commencing work.</w:t>
              </w:r>
            </w:ins>
          </w:p>
        </w:tc>
        <w:tc>
          <w:tcPr>
            <w:tcW w:w="1490" w:type="dxa"/>
          </w:tcPr>
          <w:p w14:paraId="1EB1DCE2" w14:textId="77777777" w:rsidR="009A658B" w:rsidRPr="004D03C5" w:rsidRDefault="009A658B" w:rsidP="006646F6">
            <w:pPr>
              <w:rPr>
                <w:ins w:id="1245" w:author="Modou Sarr" w:date="2024-11-25T14:04:00Z" w16du:dateUtc="2024-11-25T14:04:00Z"/>
              </w:rPr>
            </w:pPr>
            <w:ins w:id="1246" w:author="Modou Sarr" w:date="2024-11-25T14:04:00Z" w16du:dateUtc="2024-11-25T14:04:00Z">
              <w:r w:rsidRPr="00390447">
                <w:t>KEI Industries Ltd.</w:t>
              </w:r>
            </w:ins>
          </w:p>
        </w:tc>
        <w:tc>
          <w:tcPr>
            <w:tcW w:w="1275" w:type="dxa"/>
          </w:tcPr>
          <w:p w14:paraId="2873903C" w14:textId="77777777" w:rsidR="009A658B" w:rsidRPr="004D03C5" w:rsidRDefault="009A658B" w:rsidP="006646F6">
            <w:pPr>
              <w:rPr>
                <w:ins w:id="1247" w:author="Modou Sarr" w:date="2024-11-25T14:04:00Z" w16du:dateUtc="2024-11-25T14:04:00Z"/>
              </w:rPr>
            </w:pPr>
            <w:ins w:id="1248" w:author="Modou Sarr" w:date="2024-11-25T14:04:00Z" w16du:dateUtc="2024-11-25T14:04:00Z">
              <w:r w:rsidRPr="00390447">
                <w:t>Short-term</w:t>
              </w:r>
            </w:ins>
          </w:p>
        </w:tc>
        <w:tc>
          <w:tcPr>
            <w:tcW w:w="1701" w:type="dxa"/>
          </w:tcPr>
          <w:p w14:paraId="7471283C" w14:textId="77777777" w:rsidR="009A658B" w:rsidRPr="004D03C5" w:rsidRDefault="009A658B" w:rsidP="006646F6">
            <w:pPr>
              <w:rPr>
                <w:ins w:id="1249" w:author="Modou Sarr" w:date="2024-11-25T14:04:00Z" w16du:dateUtc="2024-11-25T14:04:00Z"/>
              </w:rPr>
            </w:pPr>
            <w:ins w:id="1250" w:author="Modou Sarr" w:date="2024-11-25T14:04:00Z" w16du:dateUtc="2024-11-25T14:04:00Z">
              <w:r w:rsidRPr="00390447">
                <w:t>[Insert Date]</w:t>
              </w:r>
            </w:ins>
          </w:p>
        </w:tc>
        <w:tc>
          <w:tcPr>
            <w:tcW w:w="2268" w:type="dxa"/>
          </w:tcPr>
          <w:p w14:paraId="342168DA" w14:textId="77777777" w:rsidR="009A658B" w:rsidRPr="004D03C5" w:rsidRDefault="009A658B" w:rsidP="006646F6">
            <w:pPr>
              <w:rPr>
                <w:ins w:id="1251" w:author="Modou Sarr" w:date="2024-11-25T14:04:00Z" w16du:dateUtc="2024-11-25T14:04:00Z"/>
              </w:rPr>
            </w:pPr>
            <w:ins w:id="1252" w:author="Modou Sarr" w:date="2024-11-25T14:04:00Z" w16du:dateUtc="2024-11-25T14:04:00Z">
              <w:r>
                <w:t>On Track</w:t>
              </w:r>
            </w:ins>
          </w:p>
        </w:tc>
      </w:tr>
      <w:tr w:rsidR="009A658B" w:rsidRPr="004D03C5" w14:paraId="5F96780E" w14:textId="77777777" w:rsidTr="006646F6">
        <w:trPr>
          <w:ins w:id="1253" w:author="Modou Sarr" w:date="2024-11-25T14:04:00Z"/>
        </w:trPr>
        <w:tc>
          <w:tcPr>
            <w:tcW w:w="6234" w:type="dxa"/>
          </w:tcPr>
          <w:p w14:paraId="6D1B9B25" w14:textId="77777777" w:rsidR="009A658B" w:rsidRPr="004D03C5" w:rsidRDefault="009A658B" w:rsidP="006646F6">
            <w:pPr>
              <w:rPr>
                <w:ins w:id="1254" w:author="Modou Sarr" w:date="2024-11-25T14:04:00Z" w16du:dateUtc="2024-11-25T14:04:00Z"/>
              </w:rPr>
            </w:pPr>
            <w:ins w:id="1255" w:author="Modou Sarr" w:date="2024-11-25T14:04:00Z" w16du:dateUtc="2024-11-25T14:04:00Z">
              <w:r w:rsidRPr="00390447">
                <w:rPr>
                  <w:b/>
                  <w:bCs/>
                </w:rPr>
                <w:t>Appointment of In-house Competent Safety Personnel</w:t>
              </w:r>
            </w:ins>
          </w:p>
        </w:tc>
        <w:tc>
          <w:tcPr>
            <w:tcW w:w="1490" w:type="dxa"/>
          </w:tcPr>
          <w:p w14:paraId="571BCE81" w14:textId="77777777" w:rsidR="009A658B" w:rsidRPr="004D03C5" w:rsidRDefault="009A658B" w:rsidP="006646F6">
            <w:pPr>
              <w:rPr>
                <w:ins w:id="1256" w:author="Modou Sarr" w:date="2024-11-25T14:04:00Z" w16du:dateUtc="2024-11-25T14:04:00Z"/>
              </w:rPr>
            </w:pPr>
          </w:p>
        </w:tc>
        <w:tc>
          <w:tcPr>
            <w:tcW w:w="1275" w:type="dxa"/>
          </w:tcPr>
          <w:p w14:paraId="60CE1E2D" w14:textId="77777777" w:rsidR="009A658B" w:rsidRPr="004D03C5" w:rsidRDefault="009A658B" w:rsidP="006646F6">
            <w:pPr>
              <w:rPr>
                <w:ins w:id="1257" w:author="Modou Sarr" w:date="2024-11-25T14:04:00Z" w16du:dateUtc="2024-11-25T14:04:00Z"/>
              </w:rPr>
            </w:pPr>
          </w:p>
        </w:tc>
        <w:tc>
          <w:tcPr>
            <w:tcW w:w="1701" w:type="dxa"/>
          </w:tcPr>
          <w:p w14:paraId="5E689317" w14:textId="77777777" w:rsidR="009A658B" w:rsidRPr="004D03C5" w:rsidRDefault="009A658B" w:rsidP="006646F6">
            <w:pPr>
              <w:rPr>
                <w:ins w:id="1258" w:author="Modou Sarr" w:date="2024-11-25T14:04:00Z" w16du:dateUtc="2024-11-25T14:04:00Z"/>
              </w:rPr>
            </w:pPr>
          </w:p>
        </w:tc>
        <w:tc>
          <w:tcPr>
            <w:tcW w:w="2268" w:type="dxa"/>
          </w:tcPr>
          <w:p w14:paraId="6CDFC506" w14:textId="77777777" w:rsidR="009A658B" w:rsidRPr="004D03C5" w:rsidRDefault="009A658B" w:rsidP="006646F6">
            <w:pPr>
              <w:rPr>
                <w:ins w:id="1259" w:author="Modou Sarr" w:date="2024-11-25T14:04:00Z" w16du:dateUtc="2024-11-25T14:04:00Z"/>
              </w:rPr>
            </w:pPr>
          </w:p>
        </w:tc>
      </w:tr>
      <w:tr w:rsidR="009A658B" w:rsidRPr="004D03C5" w14:paraId="34291235" w14:textId="77777777" w:rsidTr="006646F6">
        <w:trPr>
          <w:ins w:id="1260" w:author="Modou Sarr" w:date="2024-11-25T14:04:00Z"/>
        </w:trPr>
        <w:tc>
          <w:tcPr>
            <w:tcW w:w="6234" w:type="dxa"/>
          </w:tcPr>
          <w:p w14:paraId="2A889B1C" w14:textId="77777777" w:rsidR="009A658B" w:rsidRPr="004D03C5" w:rsidRDefault="009A658B" w:rsidP="006646F6">
            <w:pPr>
              <w:rPr>
                <w:ins w:id="1261" w:author="Modou Sarr" w:date="2024-11-25T14:04:00Z" w16du:dateUtc="2024-11-25T14:04:00Z"/>
              </w:rPr>
            </w:pPr>
            <w:ins w:id="1262" w:author="Modou Sarr" w:date="2024-11-25T14:04:00Z" w16du:dateUtc="2024-11-25T14:04:00Z">
              <w:r w:rsidRPr="00390447">
                <w:t>Hire qualified safety officers to oversee subcontractors' compliance with safety protocols.</w:t>
              </w:r>
            </w:ins>
          </w:p>
        </w:tc>
        <w:tc>
          <w:tcPr>
            <w:tcW w:w="1490" w:type="dxa"/>
          </w:tcPr>
          <w:p w14:paraId="55B35BD6" w14:textId="77777777" w:rsidR="009A658B" w:rsidRPr="004D03C5" w:rsidRDefault="009A658B" w:rsidP="006646F6">
            <w:pPr>
              <w:rPr>
                <w:ins w:id="1263" w:author="Modou Sarr" w:date="2024-11-25T14:04:00Z" w16du:dateUtc="2024-11-25T14:04:00Z"/>
              </w:rPr>
            </w:pPr>
            <w:ins w:id="1264" w:author="Modou Sarr" w:date="2024-11-25T14:04:00Z" w16du:dateUtc="2024-11-25T14:04:00Z">
              <w:r w:rsidRPr="00390447">
                <w:t>KEI Industries Ltd.</w:t>
              </w:r>
            </w:ins>
          </w:p>
        </w:tc>
        <w:tc>
          <w:tcPr>
            <w:tcW w:w="1275" w:type="dxa"/>
          </w:tcPr>
          <w:p w14:paraId="5CD6F256" w14:textId="77777777" w:rsidR="009A658B" w:rsidRPr="004D03C5" w:rsidRDefault="009A658B" w:rsidP="006646F6">
            <w:pPr>
              <w:rPr>
                <w:ins w:id="1265" w:author="Modou Sarr" w:date="2024-11-25T14:04:00Z" w16du:dateUtc="2024-11-25T14:04:00Z"/>
              </w:rPr>
            </w:pPr>
            <w:ins w:id="1266" w:author="Modou Sarr" w:date="2024-11-25T14:04:00Z" w16du:dateUtc="2024-11-25T14:04:00Z">
              <w:r w:rsidRPr="00390447">
                <w:t>Short-term</w:t>
              </w:r>
            </w:ins>
          </w:p>
        </w:tc>
        <w:tc>
          <w:tcPr>
            <w:tcW w:w="1701" w:type="dxa"/>
          </w:tcPr>
          <w:p w14:paraId="3D1BC607" w14:textId="77777777" w:rsidR="009A658B" w:rsidRPr="004D03C5" w:rsidRDefault="009A658B" w:rsidP="006646F6">
            <w:pPr>
              <w:rPr>
                <w:ins w:id="1267" w:author="Modou Sarr" w:date="2024-11-25T14:04:00Z" w16du:dateUtc="2024-11-25T14:04:00Z"/>
              </w:rPr>
            </w:pPr>
            <w:ins w:id="1268" w:author="Modou Sarr" w:date="2024-11-25T14:04:00Z" w16du:dateUtc="2024-11-25T14:04:00Z">
              <w:r w:rsidRPr="00390447">
                <w:t>[Insert Date]</w:t>
              </w:r>
            </w:ins>
          </w:p>
        </w:tc>
        <w:tc>
          <w:tcPr>
            <w:tcW w:w="2268" w:type="dxa"/>
          </w:tcPr>
          <w:p w14:paraId="6D88CCE3" w14:textId="77777777" w:rsidR="009A658B" w:rsidRPr="004D03C5" w:rsidRDefault="009A658B" w:rsidP="006646F6">
            <w:pPr>
              <w:rPr>
                <w:ins w:id="1269" w:author="Modou Sarr" w:date="2024-11-25T14:04:00Z" w16du:dateUtc="2024-11-25T14:04:00Z"/>
              </w:rPr>
            </w:pPr>
            <w:ins w:id="1270" w:author="Modou Sarr" w:date="2024-11-25T14:04:00Z" w16du:dateUtc="2024-11-25T14:04:00Z">
              <w:r>
                <w:t>On Track</w:t>
              </w:r>
            </w:ins>
          </w:p>
        </w:tc>
      </w:tr>
      <w:tr w:rsidR="009A658B" w:rsidRPr="004D03C5" w14:paraId="3160D0F3" w14:textId="77777777" w:rsidTr="006646F6">
        <w:trPr>
          <w:ins w:id="1271" w:author="Modou Sarr" w:date="2024-11-25T14:04:00Z"/>
        </w:trPr>
        <w:tc>
          <w:tcPr>
            <w:tcW w:w="6234" w:type="dxa"/>
          </w:tcPr>
          <w:p w14:paraId="26AC4AE8" w14:textId="77777777" w:rsidR="009A658B" w:rsidRPr="004D03C5" w:rsidRDefault="009A658B" w:rsidP="006646F6">
            <w:pPr>
              <w:rPr>
                <w:ins w:id="1272" w:author="Modou Sarr" w:date="2024-11-25T14:04:00Z" w16du:dateUtc="2024-11-25T14:04:00Z"/>
              </w:rPr>
            </w:pPr>
            <w:ins w:id="1273" w:author="Modou Sarr" w:date="2024-11-25T14:04:00Z" w16du:dateUtc="2024-11-25T14:04:00Z">
              <w:r w:rsidRPr="00390447">
                <w:t>Conduct regular safety audits and inspections to ensure adherence to established procedures.</w:t>
              </w:r>
            </w:ins>
          </w:p>
        </w:tc>
        <w:tc>
          <w:tcPr>
            <w:tcW w:w="1490" w:type="dxa"/>
          </w:tcPr>
          <w:p w14:paraId="3AC25CFB" w14:textId="77777777" w:rsidR="009A658B" w:rsidRPr="004D03C5" w:rsidRDefault="009A658B" w:rsidP="006646F6">
            <w:pPr>
              <w:rPr>
                <w:ins w:id="1274" w:author="Modou Sarr" w:date="2024-11-25T14:04:00Z" w16du:dateUtc="2024-11-25T14:04:00Z"/>
              </w:rPr>
            </w:pPr>
            <w:ins w:id="1275" w:author="Modou Sarr" w:date="2024-11-25T14:04:00Z" w16du:dateUtc="2024-11-25T14:04:00Z">
              <w:r w:rsidRPr="00390447">
                <w:t>KEI Industries Ltd.</w:t>
              </w:r>
            </w:ins>
          </w:p>
        </w:tc>
        <w:tc>
          <w:tcPr>
            <w:tcW w:w="1275" w:type="dxa"/>
          </w:tcPr>
          <w:p w14:paraId="4D75D396" w14:textId="77777777" w:rsidR="009A658B" w:rsidRPr="004D03C5" w:rsidRDefault="009A658B" w:rsidP="006646F6">
            <w:pPr>
              <w:rPr>
                <w:ins w:id="1276" w:author="Modou Sarr" w:date="2024-11-25T14:04:00Z" w16du:dateUtc="2024-11-25T14:04:00Z"/>
              </w:rPr>
            </w:pPr>
            <w:ins w:id="1277" w:author="Modou Sarr" w:date="2024-11-25T14:04:00Z" w16du:dateUtc="2024-11-25T14:04:00Z">
              <w:r w:rsidRPr="00390447">
                <w:t>Ongoing</w:t>
              </w:r>
            </w:ins>
          </w:p>
        </w:tc>
        <w:tc>
          <w:tcPr>
            <w:tcW w:w="1701" w:type="dxa"/>
          </w:tcPr>
          <w:p w14:paraId="3C43097E" w14:textId="77777777" w:rsidR="009A658B" w:rsidRPr="004D03C5" w:rsidRDefault="009A658B" w:rsidP="006646F6">
            <w:pPr>
              <w:rPr>
                <w:ins w:id="1278" w:author="Modou Sarr" w:date="2024-11-25T14:04:00Z" w16du:dateUtc="2024-11-25T14:04:00Z"/>
              </w:rPr>
            </w:pPr>
          </w:p>
        </w:tc>
        <w:tc>
          <w:tcPr>
            <w:tcW w:w="2268" w:type="dxa"/>
          </w:tcPr>
          <w:p w14:paraId="72D0051B" w14:textId="77777777" w:rsidR="009A658B" w:rsidRPr="004D03C5" w:rsidRDefault="009A658B" w:rsidP="006646F6">
            <w:pPr>
              <w:rPr>
                <w:ins w:id="1279" w:author="Modou Sarr" w:date="2024-11-25T14:04:00Z" w16du:dateUtc="2024-11-25T14:04:00Z"/>
              </w:rPr>
            </w:pPr>
            <w:ins w:id="1280" w:author="Modou Sarr" w:date="2024-11-25T14:04:00Z" w16du:dateUtc="2024-11-25T14:04:00Z">
              <w:r w:rsidRPr="00390447">
                <w:t>[Insert Status]</w:t>
              </w:r>
            </w:ins>
          </w:p>
        </w:tc>
      </w:tr>
      <w:tr w:rsidR="009A658B" w:rsidRPr="004D03C5" w14:paraId="1129BA7D" w14:textId="77777777" w:rsidTr="006646F6">
        <w:trPr>
          <w:ins w:id="1281" w:author="Modou Sarr" w:date="2024-11-25T14:04:00Z"/>
        </w:trPr>
        <w:tc>
          <w:tcPr>
            <w:tcW w:w="6234" w:type="dxa"/>
          </w:tcPr>
          <w:p w14:paraId="6A3CC2BB" w14:textId="77777777" w:rsidR="009A658B" w:rsidRPr="004D03C5" w:rsidRDefault="009A658B" w:rsidP="006646F6">
            <w:pPr>
              <w:rPr>
                <w:ins w:id="1282" w:author="Modou Sarr" w:date="2024-11-25T14:04:00Z" w16du:dateUtc="2024-11-25T14:04:00Z"/>
              </w:rPr>
            </w:pPr>
            <w:ins w:id="1283" w:author="Modou Sarr" w:date="2024-11-25T14:04:00Z" w16du:dateUtc="2024-11-25T14:04:00Z">
              <w:r w:rsidRPr="00390447">
                <w:rPr>
                  <w:b/>
                  <w:bCs/>
                </w:rPr>
                <w:t>Implementation of a Comprehensive Safety Management System</w:t>
              </w:r>
            </w:ins>
          </w:p>
        </w:tc>
        <w:tc>
          <w:tcPr>
            <w:tcW w:w="1490" w:type="dxa"/>
          </w:tcPr>
          <w:p w14:paraId="38077293" w14:textId="77777777" w:rsidR="009A658B" w:rsidRPr="004D03C5" w:rsidRDefault="009A658B" w:rsidP="006646F6">
            <w:pPr>
              <w:rPr>
                <w:ins w:id="1284" w:author="Modou Sarr" w:date="2024-11-25T14:04:00Z" w16du:dateUtc="2024-11-25T14:04:00Z"/>
              </w:rPr>
            </w:pPr>
          </w:p>
        </w:tc>
        <w:tc>
          <w:tcPr>
            <w:tcW w:w="1275" w:type="dxa"/>
          </w:tcPr>
          <w:p w14:paraId="10C347CC" w14:textId="77777777" w:rsidR="009A658B" w:rsidRPr="004D03C5" w:rsidRDefault="009A658B" w:rsidP="006646F6">
            <w:pPr>
              <w:rPr>
                <w:ins w:id="1285" w:author="Modou Sarr" w:date="2024-11-25T14:04:00Z" w16du:dateUtc="2024-11-25T14:04:00Z"/>
              </w:rPr>
            </w:pPr>
          </w:p>
        </w:tc>
        <w:tc>
          <w:tcPr>
            <w:tcW w:w="1701" w:type="dxa"/>
          </w:tcPr>
          <w:p w14:paraId="2EA62125" w14:textId="77777777" w:rsidR="009A658B" w:rsidRPr="004D03C5" w:rsidRDefault="009A658B" w:rsidP="006646F6">
            <w:pPr>
              <w:rPr>
                <w:ins w:id="1286" w:author="Modou Sarr" w:date="2024-11-25T14:04:00Z" w16du:dateUtc="2024-11-25T14:04:00Z"/>
              </w:rPr>
            </w:pPr>
          </w:p>
        </w:tc>
        <w:tc>
          <w:tcPr>
            <w:tcW w:w="2268" w:type="dxa"/>
          </w:tcPr>
          <w:p w14:paraId="36525F95" w14:textId="77777777" w:rsidR="009A658B" w:rsidRPr="004D03C5" w:rsidRDefault="009A658B" w:rsidP="006646F6">
            <w:pPr>
              <w:rPr>
                <w:ins w:id="1287" w:author="Modou Sarr" w:date="2024-11-25T14:04:00Z" w16du:dateUtc="2024-11-25T14:04:00Z"/>
              </w:rPr>
            </w:pPr>
          </w:p>
        </w:tc>
      </w:tr>
      <w:tr w:rsidR="009A658B" w:rsidRPr="004D03C5" w14:paraId="58D22414" w14:textId="77777777" w:rsidTr="006646F6">
        <w:trPr>
          <w:ins w:id="1288" w:author="Modou Sarr" w:date="2024-11-25T14:04:00Z"/>
        </w:trPr>
        <w:tc>
          <w:tcPr>
            <w:tcW w:w="6234" w:type="dxa"/>
          </w:tcPr>
          <w:p w14:paraId="08E3FB58" w14:textId="77777777" w:rsidR="009A658B" w:rsidRPr="004D03C5" w:rsidRDefault="009A658B" w:rsidP="006646F6">
            <w:pPr>
              <w:rPr>
                <w:ins w:id="1289" w:author="Modou Sarr" w:date="2024-11-25T14:04:00Z" w16du:dateUtc="2024-11-25T14:04:00Z"/>
              </w:rPr>
            </w:pPr>
            <w:ins w:id="1290" w:author="Modou Sarr" w:date="2024-11-25T14:04:00Z" w16du:dateUtc="2024-11-25T14:04:00Z">
              <w:r w:rsidRPr="00390447">
                <w:t>Develop and integrate a safety management system that outlines standardized safety procedures, risk assessments, and mitigation strategies.</w:t>
              </w:r>
            </w:ins>
          </w:p>
        </w:tc>
        <w:tc>
          <w:tcPr>
            <w:tcW w:w="1490" w:type="dxa"/>
          </w:tcPr>
          <w:p w14:paraId="2D2E1FB5" w14:textId="77777777" w:rsidR="009A658B" w:rsidRPr="004D03C5" w:rsidRDefault="009A658B" w:rsidP="006646F6">
            <w:pPr>
              <w:rPr>
                <w:ins w:id="1291" w:author="Modou Sarr" w:date="2024-11-25T14:04:00Z" w16du:dateUtc="2024-11-25T14:04:00Z"/>
              </w:rPr>
            </w:pPr>
            <w:ins w:id="1292" w:author="Modou Sarr" w:date="2024-11-25T14:04:00Z" w16du:dateUtc="2024-11-25T14:04:00Z">
              <w:r w:rsidRPr="00390447">
                <w:t>KEI Industries Ltd.</w:t>
              </w:r>
            </w:ins>
          </w:p>
        </w:tc>
        <w:tc>
          <w:tcPr>
            <w:tcW w:w="1275" w:type="dxa"/>
          </w:tcPr>
          <w:p w14:paraId="5D833A32" w14:textId="77777777" w:rsidR="009A658B" w:rsidRPr="004D03C5" w:rsidRDefault="009A658B" w:rsidP="006646F6">
            <w:pPr>
              <w:rPr>
                <w:ins w:id="1293" w:author="Modou Sarr" w:date="2024-11-25T14:04:00Z" w16du:dateUtc="2024-11-25T14:04:00Z"/>
              </w:rPr>
            </w:pPr>
            <w:ins w:id="1294" w:author="Modou Sarr" w:date="2024-11-25T14:04:00Z" w16du:dateUtc="2024-11-25T14:04:00Z">
              <w:r w:rsidRPr="00390447">
                <w:t>Short-term</w:t>
              </w:r>
            </w:ins>
          </w:p>
        </w:tc>
        <w:tc>
          <w:tcPr>
            <w:tcW w:w="1701" w:type="dxa"/>
          </w:tcPr>
          <w:p w14:paraId="0E5C6908" w14:textId="77777777" w:rsidR="009A658B" w:rsidRPr="004D03C5" w:rsidRDefault="009A658B" w:rsidP="006646F6">
            <w:pPr>
              <w:rPr>
                <w:ins w:id="1295" w:author="Modou Sarr" w:date="2024-11-25T14:04:00Z" w16du:dateUtc="2024-11-25T14:04:00Z"/>
              </w:rPr>
            </w:pPr>
            <w:ins w:id="1296" w:author="Modou Sarr" w:date="2024-11-25T14:04:00Z" w16du:dateUtc="2024-11-25T14:04:00Z">
              <w:r w:rsidRPr="00390447">
                <w:t>[Insert Date]</w:t>
              </w:r>
            </w:ins>
          </w:p>
        </w:tc>
        <w:tc>
          <w:tcPr>
            <w:tcW w:w="2268" w:type="dxa"/>
          </w:tcPr>
          <w:p w14:paraId="0A361BB8" w14:textId="77777777" w:rsidR="009A658B" w:rsidRPr="004D03C5" w:rsidRDefault="009A658B" w:rsidP="006646F6">
            <w:pPr>
              <w:rPr>
                <w:ins w:id="1297" w:author="Modou Sarr" w:date="2024-11-25T14:04:00Z" w16du:dateUtc="2024-11-25T14:04:00Z"/>
              </w:rPr>
            </w:pPr>
            <w:ins w:id="1298" w:author="Modou Sarr" w:date="2024-11-25T14:04:00Z" w16du:dateUtc="2024-11-25T14:04:00Z">
              <w:r w:rsidRPr="00390447">
                <w:t>[Insert Status]</w:t>
              </w:r>
            </w:ins>
          </w:p>
        </w:tc>
      </w:tr>
      <w:tr w:rsidR="009A658B" w:rsidRPr="004D03C5" w14:paraId="2C3B9BAF" w14:textId="77777777" w:rsidTr="006646F6">
        <w:trPr>
          <w:ins w:id="1299" w:author="Modou Sarr" w:date="2024-11-25T14:04:00Z"/>
        </w:trPr>
        <w:tc>
          <w:tcPr>
            <w:tcW w:w="6234" w:type="dxa"/>
          </w:tcPr>
          <w:p w14:paraId="10BF02FD" w14:textId="77777777" w:rsidR="009A658B" w:rsidRPr="004D03C5" w:rsidRDefault="009A658B" w:rsidP="006646F6">
            <w:pPr>
              <w:rPr>
                <w:ins w:id="1300" w:author="Modou Sarr" w:date="2024-11-25T14:04:00Z" w16du:dateUtc="2024-11-25T14:04:00Z"/>
              </w:rPr>
            </w:pPr>
            <w:ins w:id="1301" w:author="Modou Sarr" w:date="2024-11-25T14:04:00Z" w16du:dateUtc="2024-11-25T14:04:00Z">
              <w:r w:rsidRPr="00390447">
                <w:t>Ensure continuous monitoring and updating of the system to address emerging risks.</w:t>
              </w:r>
            </w:ins>
          </w:p>
        </w:tc>
        <w:tc>
          <w:tcPr>
            <w:tcW w:w="1490" w:type="dxa"/>
          </w:tcPr>
          <w:p w14:paraId="0AE250B9" w14:textId="77777777" w:rsidR="009A658B" w:rsidRPr="004D03C5" w:rsidRDefault="009A658B" w:rsidP="006646F6">
            <w:pPr>
              <w:rPr>
                <w:ins w:id="1302" w:author="Modou Sarr" w:date="2024-11-25T14:04:00Z" w16du:dateUtc="2024-11-25T14:04:00Z"/>
              </w:rPr>
            </w:pPr>
            <w:ins w:id="1303" w:author="Modou Sarr" w:date="2024-11-25T14:04:00Z" w16du:dateUtc="2024-11-25T14:04:00Z">
              <w:r w:rsidRPr="00390447">
                <w:t>KEI Industries Ltd.</w:t>
              </w:r>
            </w:ins>
          </w:p>
        </w:tc>
        <w:tc>
          <w:tcPr>
            <w:tcW w:w="1275" w:type="dxa"/>
          </w:tcPr>
          <w:p w14:paraId="273F6E26" w14:textId="77777777" w:rsidR="009A658B" w:rsidRPr="004D03C5" w:rsidRDefault="009A658B" w:rsidP="006646F6">
            <w:pPr>
              <w:rPr>
                <w:ins w:id="1304" w:author="Modou Sarr" w:date="2024-11-25T14:04:00Z" w16du:dateUtc="2024-11-25T14:04:00Z"/>
              </w:rPr>
            </w:pPr>
            <w:ins w:id="1305" w:author="Modou Sarr" w:date="2024-11-25T14:04:00Z" w16du:dateUtc="2024-11-25T14:04:00Z">
              <w:r w:rsidRPr="00390447">
                <w:t>Ongoing</w:t>
              </w:r>
            </w:ins>
          </w:p>
        </w:tc>
        <w:tc>
          <w:tcPr>
            <w:tcW w:w="1701" w:type="dxa"/>
          </w:tcPr>
          <w:p w14:paraId="47717056" w14:textId="77777777" w:rsidR="009A658B" w:rsidRPr="004D03C5" w:rsidRDefault="009A658B" w:rsidP="006646F6">
            <w:pPr>
              <w:rPr>
                <w:ins w:id="1306" w:author="Modou Sarr" w:date="2024-11-25T14:04:00Z" w16du:dateUtc="2024-11-25T14:04:00Z"/>
              </w:rPr>
            </w:pPr>
            <w:ins w:id="1307" w:author="Modou Sarr" w:date="2024-11-25T14:04:00Z" w16du:dateUtc="2024-11-25T14:04:00Z">
              <w:r w:rsidRPr="00390447">
                <w:t>[Insert Date]</w:t>
              </w:r>
            </w:ins>
          </w:p>
        </w:tc>
        <w:tc>
          <w:tcPr>
            <w:tcW w:w="2268" w:type="dxa"/>
          </w:tcPr>
          <w:p w14:paraId="65EF667C" w14:textId="77777777" w:rsidR="009A658B" w:rsidRPr="004D03C5" w:rsidRDefault="009A658B" w:rsidP="006646F6">
            <w:pPr>
              <w:rPr>
                <w:ins w:id="1308" w:author="Modou Sarr" w:date="2024-11-25T14:04:00Z" w16du:dateUtc="2024-11-25T14:04:00Z"/>
              </w:rPr>
            </w:pPr>
            <w:ins w:id="1309" w:author="Modou Sarr" w:date="2024-11-25T14:04:00Z" w16du:dateUtc="2024-11-25T14:04:00Z">
              <w:r w:rsidRPr="00390447">
                <w:t>[Insert Status]</w:t>
              </w:r>
            </w:ins>
          </w:p>
        </w:tc>
      </w:tr>
      <w:tr w:rsidR="009A658B" w:rsidRPr="004D03C5" w14:paraId="335A29E6" w14:textId="77777777" w:rsidTr="006646F6">
        <w:trPr>
          <w:ins w:id="1310" w:author="Modou Sarr" w:date="2024-11-25T14:04:00Z"/>
        </w:trPr>
        <w:tc>
          <w:tcPr>
            <w:tcW w:w="6234" w:type="dxa"/>
          </w:tcPr>
          <w:p w14:paraId="05D04CFD" w14:textId="77777777" w:rsidR="009A658B" w:rsidRPr="004D03C5" w:rsidRDefault="009A658B" w:rsidP="006646F6">
            <w:pPr>
              <w:rPr>
                <w:ins w:id="1311" w:author="Modou Sarr" w:date="2024-11-25T14:04:00Z" w16du:dateUtc="2024-11-25T14:04:00Z"/>
              </w:rPr>
            </w:pPr>
            <w:ins w:id="1312" w:author="Modou Sarr" w:date="2024-11-25T14:04:00Z" w16du:dateUtc="2024-11-25T14:04:00Z">
              <w:r w:rsidRPr="00390447">
                <w:rPr>
                  <w:b/>
                  <w:bCs/>
                </w:rPr>
                <w:t>Deployment of Competent Technical Personnel on Site</w:t>
              </w:r>
            </w:ins>
          </w:p>
        </w:tc>
        <w:tc>
          <w:tcPr>
            <w:tcW w:w="1490" w:type="dxa"/>
          </w:tcPr>
          <w:p w14:paraId="2326332B" w14:textId="77777777" w:rsidR="009A658B" w:rsidRPr="004D03C5" w:rsidRDefault="009A658B" w:rsidP="006646F6">
            <w:pPr>
              <w:rPr>
                <w:ins w:id="1313" w:author="Modou Sarr" w:date="2024-11-25T14:04:00Z" w16du:dateUtc="2024-11-25T14:04:00Z"/>
              </w:rPr>
            </w:pPr>
          </w:p>
        </w:tc>
        <w:tc>
          <w:tcPr>
            <w:tcW w:w="1275" w:type="dxa"/>
          </w:tcPr>
          <w:p w14:paraId="0B85C760" w14:textId="77777777" w:rsidR="009A658B" w:rsidRPr="004D03C5" w:rsidRDefault="009A658B" w:rsidP="006646F6">
            <w:pPr>
              <w:rPr>
                <w:ins w:id="1314" w:author="Modou Sarr" w:date="2024-11-25T14:04:00Z" w16du:dateUtc="2024-11-25T14:04:00Z"/>
              </w:rPr>
            </w:pPr>
          </w:p>
        </w:tc>
        <w:tc>
          <w:tcPr>
            <w:tcW w:w="1701" w:type="dxa"/>
          </w:tcPr>
          <w:p w14:paraId="263E5DAE" w14:textId="77777777" w:rsidR="009A658B" w:rsidRPr="004D03C5" w:rsidRDefault="009A658B" w:rsidP="006646F6">
            <w:pPr>
              <w:rPr>
                <w:ins w:id="1315" w:author="Modou Sarr" w:date="2024-11-25T14:04:00Z" w16du:dateUtc="2024-11-25T14:04:00Z"/>
              </w:rPr>
            </w:pPr>
          </w:p>
        </w:tc>
        <w:tc>
          <w:tcPr>
            <w:tcW w:w="2268" w:type="dxa"/>
          </w:tcPr>
          <w:p w14:paraId="419CB1B4" w14:textId="77777777" w:rsidR="009A658B" w:rsidRPr="004D03C5" w:rsidRDefault="009A658B" w:rsidP="006646F6">
            <w:pPr>
              <w:rPr>
                <w:ins w:id="1316" w:author="Modou Sarr" w:date="2024-11-25T14:04:00Z" w16du:dateUtc="2024-11-25T14:04:00Z"/>
              </w:rPr>
            </w:pPr>
          </w:p>
        </w:tc>
      </w:tr>
      <w:tr w:rsidR="009A658B" w:rsidRPr="004D03C5" w14:paraId="20325BD3" w14:textId="77777777" w:rsidTr="006646F6">
        <w:trPr>
          <w:ins w:id="1317" w:author="Modou Sarr" w:date="2024-11-25T14:04:00Z"/>
        </w:trPr>
        <w:tc>
          <w:tcPr>
            <w:tcW w:w="6234" w:type="dxa"/>
          </w:tcPr>
          <w:p w14:paraId="2506186D" w14:textId="77777777" w:rsidR="009A658B" w:rsidRPr="004D03C5" w:rsidRDefault="009A658B" w:rsidP="006646F6">
            <w:pPr>
              <w:rPr>
                <w:ins w:id="1318" w:author="Modou Sarr" w:date="2024-11-25T14:04:00Z" w16du:dateUtc="2024-11-25T14:04:00Z"/>
              </w:rPr>
            </w:pPr>
            <w:ins w:id="1319" w:author="Modou Sarr" w:date="2024-11-25T14:04:00Z" w16du:dateUtc="2024-11-25T14:04:00Z">
              <w:r w:rsidRPr="00390447">
                <w:t>Assign qualified technical staff to supervise high-risk tasks, such as working near live electrical lines.</w:t>
              </w:r>
            </w:ins>
          </w:p>
        </w:tc>
        <w:tc>
          <w:tcPr>
            <w:tcW w:w="1490" w:type="dxa"/>
          </w:tcPr>
          <w:p w14:paraId="75E3C617" w14:textId="77777777" w:rsidR="009A658B" w:rsidRPr="004D03C5" w:rsidRDefault="009A658B" w:rsidP="006646F6">
            <w:pPr>
              <w:rPr>
                <w:ins w:id="1320" w:author="Modou Sarr" w:date="2024-11-25T14:04:00Z" w16du:dateUtc="2024-11-25T14:04:00Z"/>
              </w:rPr>
            </w:pPr>
            <w:ins w:id="1321" w:author="Modou Sarr" w:date="2024-11-25T14:04:00Z" w16du:dateUtc="2024-11-25T14:04:00Z">
              <w:r w:rsidRPr="00390447">
                <w:t>KEI Industries Ltd.</w:t>
              </w:r>
            </w:ins>
          </w:p>
        </w:tc>
        <w:tc>
          <w:tcPr>
            <w:tcW w:w="1275" w:type="dxa"/>
          </w:tcPr>
          <w:p w14:paraId="3E335EE9" w14:textId="77777777" w:rsidR="009A658B" w:rsidRPr="004D03C5" w:rsidRDefault="009A658B" w:rsidP="006646F6">
            <w:pPr>
              <w:rPr>
                <w:ins w:id="1322" w:author="Modou Sarr" w:date="2024-11-25T14:04:00Z" w16du:dateUtc="2024-11-25T14:04:00Z"/>
              </w:rPr>
            </w:pPr>
            <w:ins w:id="1323" w:author="Modou Sarr" w:date="2024-11-25T14:04:00Z" w16du:dateUtc="2024-11-25T14:04:00Z">
              <w:r w:rsidRPr="00390447">
                <w:t>Ongoing</w:t>
              </w:r>
            </w:ins>
          </w:p>
        </w:tc>
        <w:tc>
          <w:tcPr>
            <w:tcW w:w="1701" w:type="dxa"/>
          </w:tcPr>
          <w:p w14:paraId="53CCE28A" w14:textId="77777777" w:rsidR="009A658B" w:rsidRPr="004D03C5" w:rsidRDefault="009A658B" w:rsidP="006646F6">
            <w:pPr>
              <w:rPr>
                <w:ins w:id="1324" w:author="Modou Sarr" w:date="2024-11-25T14:04:00Z" w16du:dateUtc="2024-11-25T14:04:00Z"/>
              </w:rPr>
            </w:pPr>
            <w:ins w:id="1325" w:author="Modou Sarr" w:date="2024-11-25T14:04:00Z" w16du:dateUtc="2024-11-25T14:04:00Z">
              <w:r w:rsidRPr="00390447">
                <w:t>[Insert Date]</w:t>
              </w:r>
            </w:ins>
          </w:p>
        </w:tc>
        <w:tc>
          <w:tcPr>
            <w:tcW w:w="2268" w:type="dxa"/>
          </w:tcPr>
          <w:p w14:paraId="761BB66D" w14:textId="77777777" w:rsidR="009A658B" w:rsidRPr="004D03C5" w:rsidRDefault="009A658B" w:rsidP="006646F6">
            <w:pPr>
              <w:rPr>
                <w:ins w:id="1326" w:author="Modou Sarr" w:date="2024-11-25T14:04:00Z" w16du:dateUtc="2024-11-25T14:04:00Z"/>
              </w:rPr>
            </w:pPr>
            <w:ins w:id="1327" w:author="Modou Sarr" w:date="2024-11-25T14:04:00Z" w16du:dateUtc="2024-11-25T14:04:00Z">
              <w:r w:rsidRPr="00390447">
                <w:t>[Insert Status]</w:t>
              </w:r>
            </w:ins>
          </w:p>
        </w:tc>
      </w:tr>
      <w:tr w:rsidR="009A658B" w:rsidRPr="004D03C5" w14:paraId="311462A3" w14:textId="77777777" w:rsidTr="006646F6">
        <w:trPr>
          <w:ins w:id="1328" w:author="Modou Sarr" w:date="2024-11-25T14:04:00Z"/>
        </w:trPr>
        <w:tc>
          <w:tcPr>
            <w:tcW w:w="6234" w:type="dxa"/>
          </w:tcPr>
          <w:p w14:paraId="46F97A9B" w14:textId="77777777" w:rsidR="009A658B" w:rsidRPr="004D03C5" w:rsidRDefault="009A658B" w:rsidP="006646F6">
            <w:pPr>
              <w:rPr>
                <w:ins w:id="1329" w:author="Modou Sarr" w:date="2024-11-25T14:04:00Z" w16du:dateUtc="2024-11-25T14:04:00Z"/>
              </w:rPr>
            </w:pPr>
            <w:ins w:id="1330" w:author="Modou Sarr" w:date="2024-11-25T14:04:00Z" w16du:dateUtc="2024-11-25T14:04:00Z">
              <w:r w:rsidRPr="00390447">
                <w:t>Provide ongoing training to technical personnel to enhance their supervisory capabilities.</w:t>
              </w:r>
            </w:ins>
          </w:p>
        </w:tc>
        <w:tc>
          <w:tcPr>
            <w:tcW w:w="1490" w:type="dxa"/>
          </w:tcPr>
          <w:p w14:paraId="6BE154B0" w14:textId="77777777" w:rsidR="009A658B" w:rsidRPr="004D03C5" w:rsidRDefault="009A658B" w:rsidP="006646F6">
            <w:pPr>
              <w:rPr>
                <w:ins w:id="1331" w:author="Modou Sarr" w:date="2024-11-25T14:04:00Z" w16du:dateUtc="2024-11-25T14:04:00Z"/>
              </w:rPr>
            </w:pPr>
            <w:ins w:id="1332" w:author="Modou Sarr" w:date="2024-11-25T14:04:00Z" w16du:dateUtc="2024-11-25T14:04:00Z">
              <w:r w:rsidRPr="00390447">
                <w:t>KEI Industries Ltd.</w:t>
              </w:r>
            </w:ins>
          </w:p>
        </w:tc>
        <w:tc>
          <w:tcPr>
            <w:tcW w:w="1275" w:type="dxa"/>
          </w:tcPr>
          <w:p w14:paraId="3E7ACF9C" w14:textId="77777777" w:rsidR="009A658B" w:rsidRPr="004D03C5" w:rsidRDefault="009A658B" w:rsidP="006646F6">
            <w:pPr>
              <w:rPr>
                <w:ins w:id="1333" w:author="Modou Sarr" w:date="2024-11-25T14:04:00Z" w16du:dateUtc="2024-11-25T14:04:00Z"/>
              </w:rPr>
            </w:pPr>
            <w:ins w:id="1334" w:author="Modou Sarr" w:date="2024-11-25T14:04:00Z" w16du:dateUtc="2024-11-25T14:04:00Z">
              <w:r w:rsidRPr="00390447">
                <w:t>Ongoing</w:t>
              </w:r>
            </w:ins>
          </w:p>
        </w:tc>
        <w:tc>
          <w:tcPr>
            <w:tcW w:w="1701" w:type="dxa"/>
          </w:tcPr>
          <w:p w14:paraId="087B6E44" w14:textId="77777777" w:rsidR="009A658B" w:rsidRPr="004D03C5" w:rsidRDefault="009A658B" w:rsidP="006646F6">
            <w:pPr>
              <w:rPr>
                <w:ins w:id="1335" w:author="Modou Sarr" w:date="2024-11-25T14:04:00Z" w16du:dateUtc="2024-11-25T14:04:00Z"/>
              </w:rPr>
            </w:pPr>
            <w:ins w:id="1336" w:author="Modou Sarr" w:date="2024-11-25T14:04:00Z" w16du:dateUtc="2024-11-25T14:04:00Z">
              <w:r w:rsidRPr="00390447">
                <w:t>[Insert Date]</w:t>
              </w:r>
            </w:ins>
          </w:p>
        </w:tc>
        <w:tc>
          <w:tcPr>
            <w:tcW w:w="2268" w:type="dxa"/>
          </w:tcPr>
          <w:p w14:paraId="0241CAF9" w14:textId="77777777" w:rsidR="009A658B" w:rsidRPr="004D03C5" w:rsidRDefault="009A658B" w:rsidP="006646F6">
            <w:pPr>
              <w:rPr>
                <w:ins w:id="1337" w:author="Modou Sarr" w:date="2024-11-25T14:04:00Z" w16du:dateUtc="2024-11-25T14:04:00Z"/>
              </w:rPr>
            </w:pPr>
            <w:ins w:id="1338" w:author="Modou Sarr" w:date="2024-11-25T14:04:00Z" w16du:dateUtc="2024-11-25T14:04:00Z">
              <w:r w:rsidRPr="00390447">
                <w:t>[Insert Status]</w:t>
              </w:r>
            </w:ins>
          </w:p>
        </w:tc>
      </w:tr>
      <w:tr w:rsidR="009A658B" w:rsidRPr="004D03C5" w14:paraId="3E1F6C12" w14:textId="77777777" w:rsidTr="006646F6">
        <w:trPr>
          <w:ins w:id="1339" w:author="Modou Sarr" w:date="2024-11-25T14:04:00Z"/>
        </w:trPr>
        <w:tc>
          <w:tcPr>
            <w:tcW w:w="6234" w:type="dxa"/>
          </w:tcPr>
          <w:p w14:paraId="7618D930" w14:textId="77777777" w:rsidR="009A658B" w:rsidRPr="004D03C5" w:rsidRDefault="009A658B" w:rsidP="006646F6">
            <w:pPr>
              <w:rPr>
                <w:ins w:id="1340" w:author="Modou Sarr" w:date="2024-11-25T14:04:00Z" w16du:dateUtc="2024-11-25T14:04:00Z"/>
              </w:rPr>
            </w:pPr>
            <w:ins w:id="1341" w:author="Modou Sarr" w:date="2024-11-25T14:04:00Z" w16du:dateUtc="2024-11-25T14:04:00Z">
              <w:r w:rsidRPr="00390447">
                <w:rPr>
                  <w:b/>
                  <w:bCs/>
                </w:rPr>
                <w:t>Enhancement of Health &amp; Safety Induction and Training Programs</w:t>
              </w:r>
            </w:ins>
          </w:p>
        </w:tc>
        <w:tc>
          <w:tcPr>
            <w:tcW w:w="1490" w:type="dxa"/>
          </w:tcPr>
          <w:p w14:paraId="3250EC57" w14:textId="77777777" w:rsidR="009A658B" w:rsidRPr="004D03C5" w:rsidRDefault="009A658B" w:rsidP="006646F6">
            <w:pPr>
              <w:rPr>
                <w:ins w:id="1342" w:author="Modou Sarr" w:date="2024-11-25T14:04:00Z" w16du:dateUtc="2024-11-25T14:04:00Z"/>
              </w:rPr>
            </w:pPr>
          </w:p>
        </w:tc>
        <w:tc>
          <w:tcPr>
            <w:tcW w:w="1275" w:type="dxa"/>
          </w:tcPr>
          <w:p w14:paraId="6587A0A4" w14:textId="77777777" w:rsidR="009A658B" w:rsidRPr="004D03C5" w:rsidRDefault="009A658B" w:rsidP="006646F6">
            <w:pPr>
              <w:rPr>
                <w:ins w:id="1343" w:author="Modou Sarr" w:date="2024-11-25T14:04:00Z" w16du:dateUtc="2024-11-25T14:04:00Z"/>
              </w:rPr>
            </w:pPr>
          </w:p>
        </w:tc>
        <w:tc>
          <w:tcPr>
            <w:tcW w:w="1701" w:type="dxa"/>
          </w:tcPr>
          <w:p w14:paraId="1F2AA805" w14:textId="77777777" w:rsidR="009A658B" w:rsidRPr="004D03C5" w:rsidRDefault="009A658B" w:rsidP="006646F6">
            <w:pPr>
              <w:rPr>
                <w:ins w:id="1344" w:author="Modou Sarr" w:date="2024-11-25T14:04:00Z" w16du:dateUtc="2024-11-25T14:04:00Z"/>
              </w:rPr>
            </w:pPr>
          </w:p>
        </w:tc>
        <w:tc>
          <w:tcPr>
            <w:tcW w:w="2268" w:type="dxa"/>
          </w:tcPr>
          <w:p w14:paraId="427C85A2" w14:textId="77777777" w:rsidR="009A658B" w:rsidRPr="004D03C5" w:rsidRDefault="009A658B" w:rsidP="006646F6">
            <w:pPr>
              <w:rPr>
                <w:ins w:id="1345" w:author="Modou Sarr" w:date="2024-11-25T14:04:00Z" w16du:dateUtc="2024-11-25T14:04:00Z"/>
              </w:rPr>
            </w:pPr>
          </w:p>
        </w:tc>
      </w:tr>
      <w:tr w:rsidR="009A658B" w:rsidRPr="004D03C5" w14:paraId="5725A6F2" w14:textId="77777777" w:rsidTr="006646F6">
        <w:trPr>
          <w:ins w:id="1346" w:author="Modou Sarr" w:date="2024-11-25T14:04:00Z"/>
        </w:trPr>
        <w:tc>
          <w:tcPr>
            <w:tcW w:w="6234" w:type="dxa"/>
          </w:tcPr>
          <w:p w14:paraId="5681CEAC" w14:textId="77777777" w:rsidR="009A658B" w:rsidRPr="004D03C5" w:rsidRDefault="009A658B" w:rsidP="006646F6">
            <w:pPr>
              <w:rPr>
                <w:ins w:id="1347" w:author="Modou Sarr" w:date="2024-11-25T14:04:00Z" w16du:dateUtc="2024-11-25T14:04:00Z"/>
              </w:rPr>
            </w:pPr>
            <w:ins w:id="1348" w:author="Modou Sarr" w:date="2024-11-25T14:04:00Z" w16du:dateUtc="2024-11-25T14:04:00Z">
              <w:r w:rsidRPr="00390447">
                <w:t>Implement comprehensive induction programs for all workers, emphasizing electrical safety and hazard recognition.</w:t>
              </w:r>
            </w:ins>
          </w:p>
        </w:tc>
        <w:tc>
          <w:tcPr>
            <w:tcW w:w="1490" w:type="dxa"/>
          </w:tcPr>
          <w:p w14:paraId="4CE2780C" w14:textId="77777777" w:rsidR="009A658B" w:rsidRPr="004D03C5" w:rsidRDefault="009A658B" w:rsidP="006646F6">
            <w:pPr>
              <w:rPr>
                <w:ins w:id="1349" w:author="Modou Sarr" w:date="2024-11-25T14:04:00Z" w16du:dateUtc="2024-11-25T14:04:00Z"/>
              </w:rPr>
            </w:pPr>
            <w:ins w:id="1350" w:author="Modou Sarr" w:date="2024-11-25T14:04:00Z" w16du:dateUtc="2024-11-25T14:04:00Z">
              <w:r w:rsidRPr="00390447">
                <w:t>KEI Industries Ltd.</w:t>
              </w:r>
            </w:ins>
          </w:p>
        </w:tc>
        <w:tc>
          <w:tcPr>
            <w:tcW w:w="1275" w:type="dxa"/>
          </w:tcPr>
          <w:p w14:paraId="27243CDA" w14:textId="77777777" w:rsidR="009A658B" w:rsidRPr="004D03C5" w:rsidRDefault="009A658B" w:rsidP="006646F6">
            <w:pPr>
              <w:rPr>
                <w:ins w:id="1351" w:author="Modou Sarr" w:date="2024-11-25T14:04:00Z" w16du:dateUtc="2024-11-25T14:04:00Z"/>
              </w:rPr>
            </w:pPr>
            <w:ins w:id="1352" w:author="Modou Sarr" w:date="2024-11-25T14:04:00Z" w16du:dateUtc="2024-11-25T14:04:00Z">
              <w:r w:rsidRPr="00390447">
                <w:t>Ongoing</w:t>
              </w:r>
            </w:ins>
          </w:p>
        </w:tc>
        <w:tc>
          <w:tcPr>
            <w:tcW w:w="1701" w:type="dxa"/>
          </w:tcPr>
          <w:p w14:paraId="343F3E87" w14:textId="77777777" w:rsidR="009A658B" w:rsidRPr="004D03C5" w:rsidRDefault="009A658B" w:rsidP="006646F6">
            <w:pPr>
              <w:rPr>
                <w:ins w:id="1353" w:author="Modou Sarr" w:date="2024-11-25T14:04:00Z" w16du:dateUtc="2024-11-25T14:04:00Z"/>
              </w:rPr>
            </w:pPr>
            <w:ins w:id="1354" w:author="Modou Sarr" w:date="2024-11-25T14:04:00Z" w16du:dateUtc="2024-11-25T14:04:00Z">
              <w:r w:rsidRPr="00390447">
                <w:t>[Insert Date]</w:t>
              </w:r>
            </w:ins>
          </w:p>
        </w:tc>
        <w:tc>
          <w:tcPr>
            <w:tcW w:w="2268" w:type="dxa"/>
          </w:tcPr>
          <w:p w14:paraId="794E97E2" w14:textId="77777777" w:rsidR="009A658B" w:rsidRPr="004D03C5" w:rsidRDefault="009A658B" w:rsidP="006646F6">
            <w:pPr>
              <w:rPr>
                <w:ins w:id="1355" w:author="Modou Sarr" w:date="2024-11-25T14:04:00Z" w16du:dateUtc="2024-11-25T14:04:00Z"/>
              </w:rPr>
            </w:pPr>
            <w:ins w:id="1356" w:author="Modou Sarr" w:date="2024-11-25T14:04:00Z" w16du:dateUtc="2024-11-25T14:04:00Z">
              <w:r w:rsidRPr="00390447">
                <w:t>[Insert Status]</w:t>
              </w:r>
            </w:ins>
          </w:p>
        </w:tc>
      </w:tr>
      <w:tr w:rsidR="009A658B" w:rsidRPr="004D03C5" w14:paraId="088820D6" w14:textId="77777777" w:rsidTr="006646F6">
        <w:trPr>
          <w:ins w:id="1357" w:author="Modou Sarr" w:date="2024-11-25T14:04:00Z"/>
        </w:trPr>
        <w:tc>
          <w:tcPr>
            <w:tcW w:w="6234" w:type="dxa"/>
          </w:tcPr>
          <w:p w14:paraId="5A8276D7" w14:textId="77777777" w:rsidR="009A658B" w:rsidRPr="004D03C5" w:rsidRDefault="009A658B" w:rsidP="006646F6">
            <w:pPr>
              <w:rPr>
                <w:ins w:id="1358" w:author="Modou Sarr" w:date="2024-11-25T14:04:00Z" w16du:dateUtc="2024-11-25T14:04:00Z"/>
              </w:rPr>
            </w:pPr>
            <w:ins w:id="1359" w:author="Modou Sarr" w:date="2024-11-25T14:04:00Z" w16du:dateUtc="2024-11-25T14:04:00Z">
              <w:r w:rsidRPr="00390447">
                <w:t>Conduct regular training sessions and refreshers to maintain high safety standards.</w:t>
              </w:r>
            </w:ins>
          </w:p>
        </w:tc>
        <w:tc>
          <w:tcPr>
            <w:tcW w:w="1490" w:type="dxa"/>
          </w:tcPr>
          <w:p w14:paraId="5A1609A5" w14:textId="77777777" w:rsidR="009A658B" w:rsidRPr="004D03C5" w:rsidRDefault="009A658B" w:rsidP="006646F6">
            <w:pPr>
              <w:rPr>
                <w:ins w:id="1360" w:author="Modou Sarr" w:date="2024-11-25T14:04:00Z" w16du:dateUtc="2024-11-25T14:04:00Z"/>
              </w:rPr>
            </w:pPr>
            <w:ins w:id="1361" w:author="Modou Sarr" w:date="2024-11-25T14:04:00Z" w16du:dateUtc="2024-11-25T14:04:00Z">
              <w:r w:rsidRPr="00390447">
                <w:t>KEI Industries Ltd.</w:t>
              </w:r>
            </w:ins>
          </w:p>
        </w:tc>
        <w:tc>
          <w:tcPr>
            <w:tcW w:w="1275" w:type="dxa"/>
          </w:tcPr>
          <w:p w14:paraId="1A7CDC3B" w14:textId="77777777" w:rsidR="009A658B" w:rsidRPr="004D03C5" w:rsidRDefault="009A658B" w:rsidP="006646F6">
            <w:pPr>
              <w:rPr>
                <w:ins w:id="1362" w:author="Modou Sarr" w:date="2024-11-25T14:04:00Z" w16du:dateUtc="2024-11-25T14:04:00Z"/>
              </w:rPr>
            </w:pPr>
            <w:ins w:id="1363" w:author="Modou Sarr" w:date="2024-11-25T14:04:00Z" w16du:dateUtc="2024-11-25T14:04:00Z">
              <w:r w:rsidRPr="00390447">
                <w:t>Ongoing</w:t>
              </w:r>
            </w:ins>
          </w:p>
        </w:tc>
        <w:tc>
          <w:tcPr>
            <w:tcW w:w="1701" w:type="dxa"/>
          </w:tcPr>
          <w:p w14:paraId="43197C61" w14:textId="77777777" w:rsidR="009A658B" w:rsidRPr="004D03C5" w:rsidRDefault="009A658B" w:rsidP="006646F6">
            <w:pPr>
              <w:rPr>
                <w:ins w:id="1364" w:author="Modou Sarr" w:date="2024-11-25T14:04:00Z" w16du:dateUtc="2024-11-25T14:04:00Z"/>
              </w:rPr>
            </w:pPr>
            <w:ins w:id="1365" w:author="Modou Sarr" w:date="2024-11-25T14:04:00Z" w16du:dateUtc="2024-11-25T14:04:00Z">
              <w:r w:rsidRPr="00390447">
                <w:t>[Insert Date]</w:t>
              </w:r>
            </w:ins>
          </w:p>
        </w:tc>
        <w:tc>
          <w:tcPr>
            <w:tcW w:w="2268" w:type="dxa"/>
          </w:tcPr>
          <w:p w14:paraId="43C570E0" w14:textId="77777777" w:rsidR="009A658B" w:rsidRPr="004D03C5" w:rsidRDefault="009A658B" w:rsidP="006646F6">
            <w:pPr>
              <w:rPr>
                <w:ins w:id="1366" w:author="Modou Sarr" w:date="2024-11-25T14:04:00Z" w16du:dateUtc="2024-11-25T14:04:00Z"/>
              </w:rPr>
            </w:pPr>
            <w:ins w:id="1367" w:author="Modou Sarr" w:date="2024-11-25T14:04:00Z" w16du:dateUtc="2024-11-25T14:04:00Z">
              <w:r w:rsidRPr="00390447">
                <w:t>[Insert Status]</w:t>
              </w:r>
            </w:ins>
          </w:p>
        </w:tc>
      </w:tr>
      <w:tr w:rsidR="009A658B" w:rsidRPr="004D03C5" w14:paraId="1DE1AC47" w14:textId="77777777" w:rsidTr="006646F6">
        <w:trPr>
          <w:ins w:id="1368" w:author="Modou Sarr" w:date="2024-11-25T14:04:00Z"/>
        </w:trPr>
        <w:tc>
          <w:tcPr>
            <w:tcW w:w="6234" w:type="dxa"/>
          </w:tcPr>
          <w:p w14:paraId="696074F3" w14:textId="77777777" w:rsidR="009A658B" w:rsidRPr="004D03C5" w:rsidRDefault="009A658B" w:rsidP="006646F6">
            <w:pPr>
              <w:rPr>
                <w:ins w:id="1369" w:author="Modou Sarr" w:date="2024-11-25T14:04:00Z" w16du:dateUtc="2024-11-25T14:04:00Z"/>
              </w:rPr>
            </w:pPr>
            <w:ins w:id="1370" w:author="Modou Sarr" w:date="2024-11-25T14:04:00Z" w16du:dateUtc="2024-11-25T14:04:00Z">
              <w:r w:rsidRPr="00390447">
                <w:t>Ensure that new workforce joining the project are trained on safety procedures before deployment.</w:t>
              </w:r>
            </w:ins>
          </w:p>
        </w:tc>
        <w:tc>
          <w:tcPr>
            <w:tcW w:w="1490" w:type="dxa"/>
          </w:tcPr>
          <w:p w14:paraId="34738BDC" w14:textId="77777777" w:rsidR="009A658B" w:rsidRPr="004D03C5" w:rsidRDefault="009A658B" w:rsidP="006646F6">
            <w:pPr>
              <w:rPr>
                <w:ins w:id="1371" w:author="Modou Sarr" w:date="2024-11-25T14:04:00Z" w16du:dateUtc="2024-11-25T14:04:00Z"/>
              </w:rPr>
            </w:pPr>
            <w:ins w:id="1372" w:author="Modou Sarr" w:date="2024-11-25T14:04:00Z" w16du:dateUtc="2024-11-25T14:04:00Z">
              <w:r w:rsidRPr="00390447">
                <w:t>KEI Industries Ltd.</w:t>
              </w:r>
            </w:ins>
          </w:p>
        </w:tc>
        <w:tc>
          <w:tcPr>
            <w:tcW w:w="1275" w:type="dxa"/>
          </w:tcPr>
          <w:p w14:paraId="4FC93AE2" w14:textId="77777777" w:rsidR="009A658B" w:rsidRPr="004D03C5" w:rsidRDefault="009A658B" w:rsidP="006646F6">
            <w:pPr>
              <w:rPr>
                <w:ins w:id="1373" w:author="Modou Sarr" w:date="2024-11-25T14:04:00Z" w16du:dateUtc="2024-11-25T14:04:00Z"/>
              </w:rPr>
            </w:pPr>
            <w:ins w:id="1374" w:author="Modou Sarr" w:date="2024-11-25T14:04:00Z" w16du:dateUtc="2024-11-25T14:04:00Z">
              <w:r w:rsidRPr="00390447">
                <w:t>Ongoing</w:t>
              </w:r>
            </w:ins>
          </w:p>
        </w:tc>
        <w:tc>
          <w:tcPr>
            <w:tcW w:w="1701" w:type="dxa"/>
          </w:tcPr>
          <w:p w14:paraId="75E4C046" w14:textId="77777777" w:rsidR="009A658B" w:rsidRPr="004D03C5" w:rsidRDefault="009A658B" w:rsidP="006646F6">
            <w:pPr>
              <w:rPr>
                <w:ins w:id="1375" w:author="Modou Sarr" w:date="2024-11-25T14:04:00Z" w16du:dateUtc="2024-11-25T14:04:00Z"/>
              </w:rPr>
            </w:pPr>
            <w:ins w:id="1376" w:author="Modou Sarr" w:date="2024-11-25T14:04:00Z" w16du:dateUtc="2024-11-25T14:04:00Z">
              <w:r w:rsidRPr="00390447">
                <w:t>[Insert Date]</w:t>
              </w:r>
            </w:ins>
          </w:p>
        </w:tc>
        <w:tc>
          <w:tcPr>
            <w:tcW w:w="2268" w:type="dxa"/>
          </w:tcPr>
          <w:p w14:paraId="63B124E7" w14:textId="77777777" w:rsidR="009A658B" w:rsidRPr="004D03C5" w:rsidRDefault="009A658B" w:rsidP="006646F6">
            <w:pPr>
              <w:rPr>
                <w:ins w:id="1377" w:author="Modou Sarr" w:date="2024-11-25T14:04:00Z" w16du:dateUtc="2024-11-25T14:04:00Z"/>
              </w:rPr>
            </w:pPr>
            <w:ins w:id="1378" w:author="Modou Sarr" w:date="2024-11-25T14:04:00Z" w16du:dateUtc="2024-11-25T14:04:00Z">
              <w:r w:rsidRPr="00390447">
                <w:t>[Insert Status]</w:t>
              </w:r>
            </w:ins>
          </w:p>
        </w:tc>
      </w:tr>
      <w:tr w:rsidR="009A658B" w:rsidRPr="004D03C5" w14:paraId="38AB6CEE" w14:textId="77777777" w:rsidTr="006646F6">
        <w:trPr>
          <w:ins w:id="1379" w:author="Modou Sarr" w:date="2024-11-25T14:04:00Z"/>
        </w:trPr>
        <w:tc>
          <w:tcPr>
            <w:tcW w:w="6234" w:type="dxa"/>
          </w:tcPr>
          <w:p w14:paraId="759AEB05" w14:textId="77777777" w:rsidR="009A658B" w:rsidRPr="004D03C5" w:rsidRDefault="009A658B" w:rsidP="006646F6">
            <w:pPr>
              <w:rPr>
                <w:ins w:id="1380" w:author="Modou Sarr" w:date="2024-11-25T14:04:00Z" w16du:dateUtc="2024-11-25T14:04:00Z"/>
              </w:rPr>
            </w:pPr>
            <w:ins w:id="1381" w:author="Modou Sarr" w:date="2024-11-25T14:04:00Z" w16du:dateUtc="2024-11-25T14:04:00Z">
              <w:r w:rsidRPr="00390447">
                <w:rPr>
                  <w:b/>
                  <w:bCs/>
                </w:rPr>
                <w:t>Strengthening Communication Protocols</w:t>
              </w:r>
            </w:ins>
          </w:p>
        </w:tc>
        <w:tc>
          <w:tcPr>
            <w:tcW w:w="1490" w:type="dxa"/>
          </w:tcPr>
          <w:p w14:paraId="533706BE" w14:textId="77777777" w:rsidR="009A658B" w:rsidRPr="004D03C5" w:rsidRDefault="009A658B" w:rsidP="006646F6">
            <w:pPr>
              <w:rPr>
                <w:ins w:id="1382" w:author="Modou Sarr" w:date="2024-11-25T14:04:00Z" w16du:dateUtc="2024-11-25T14:04:00Z"/>
              </w:rPr>
            </w:pPr>
          </w:p>
        </w:tc>
        <w:tc>
          <w:tcPr>
            <w:tcW w:w="1275" w:type="dxa"/>
          </w:tcPr>
          <w:p w14:paraId="010A7E78" w14:textId="77777777" w:rsidR="009A658B" w:rsidRPr="004D03C5" w:rsidRDefault="009A658B" w:rsidP="006646F6">
            <w:pPr>
              <w:rPr>
                <w:ins w:id="1383" w:author="Modou Sarr" w:date="2024-11-25T14:04:00Z" w16du:dateUtc="2024-11-25T14:04:00Z"/>
              </w:rPr>
            </w:pPr>
          </w:p>
        </w:tc>
        <w:tc>
          <w:tcPr>
            <w:tcW w:w="1701" w:type="dxa"/>
          </w:tcPr>
          <w:p w14:paraId="0AA27419" w14:textId="77777777" w:rsidR="009A658B" w:rsidRPr="004D03C5" w:rsidRDefault="009A658B" w:rsidP="006646F6">
            <w:pPr>
              <w:rPr>
                <w:ins w:id="1384" w:author="Modou Sarr" w:date="2024-11-25T14:04:00Z" w16du:dateUtc="2024-11-25T14:04:00Z"/>
              </w:rPr>
            </w:pPr>
          </w:p>
        </w:tc>
        <w:tc>
          <w:tcPr>
            <w:tcW w:w="2268" w:type="dxa"/>
          </w:tcPr>
          <w:p w14:paraId="154CA6E5" w14:textId="77777777" w:rsidR="009A658B" w:rsidRPr="004D03C5" w:rsidRDefault="009A658B" w:rsidP="006646F6">
            <w:pPr>
              <w:rPr>
                <w:ins w:id="1385" w:author="Modou Sarr" w:date="2024-11-25T14:04:00Z" w16du:dateUtc="2024-11-25T14:04:00Z"/>
              </w:rPr>
            </w:pPr>
          </w:p>
        </w:tc>
      </w:tr>
      <w:tr w:rsidR="009A658B" w:rsidRPr="004D03C5" w14:paraId="25C98CC5" w14:textId="77777777" w:rsidTr="006646F6">
        <w:trPr>
          <w:ins w:id="1386" w:author="Modou Sarr" w:date="2024-11-25T14:04:00Z"/>
        </w:trPr>
        <w:tc>
          <w:tcPr>
            <w:tcW w:w="6234" w:type="dxa"/>
          </w:tcPr>
          <w:p w14:paraId="237EBE77" w14:textId="77777777" w:rsidR="009A658B" w:rsidRPr="004D03C5" w:rsidRDefault="009A658B" w:rsidP="006646F6">
            <w:pPr>
              <w:rPr>
                <w:ins w:id="1387" w:author="Modou Sarr" w:date="2024-11-25T14:04:00Z" w16du:dateUtc="2024-11-25T14:04:00Z"/>
              </w:rPr>
            </w:pPr>
            <w:ins w:id="1388" w:author="Modou Sarr" w:date="2024-11-25T14:04:00Z" w16du:dateUtc="2024-11-25T14:04:00Z">
              <w:r w:rsidRPr="00390447">
                <w:lastRenderedPageBreak/>
                <w:t>Improve communication channels between the PIU, contractor, subcontractors, and safety personnel.</w:t>
              </w:r>
            </w:ins>
          </w:p>
        </w:tc>
        <w:tc>
          <w:tcPr>
            <w:tcW w:w="1490" w:type="dxa"/>
          </w:tcPr>
          <w:p w14:paraId="505DAEDA" w14:textId="77777777" w:rsidR="009A658B" w:rsidRPr="004D03C5" w:rsidRDefault="009A658B" w:rsidP="006646F6">
            <w:pPr>
              <w:rPr>
                <w:ins w:id="1389" w:author="Modou Sarr" w:date="2024-11-25T14:04:00Z" w16du:dateUtc="2024-11-25T14:04:00Z"/>
              </w:rPr>
            </w:pPr>
            <w:ins w:id="1390" w:author="Modou Sarr" w:date="2024-11-25T14:04:00Z" w16du:dateUtc="2024-11-25T14:04:00Z">
              <w:r w:rsidRPr="00390447">
                <w:t>KEI Industries Ltd., PIU</w:t>
              </w:r>
            </w:ins>
          </w:p>
        </w:tc>
        <w:tc>
          <w:tcPr>
            <w:tcW w:w="1275" w:type="dxa"/>
          </w:tcPr>
          <w:p w14:paraId="3509AFF2" w14:textId="77777777" w:rsidR="009A658B" w:rsidRPr="004D03C5" w:rsidRDefault="009A658B" w:rsidP="006646F6">
            <w:pPr>
              <w:rPr>
                <w:ins w:id="1391" w:author="Modou Sarr" w:date="2024-11-25T14:04:00Z" w16du:dateUtc="2024-11-25T14:04:00Z"/>
              </w:rPr>
            </w:pPr>
            <w:ins w:id="1392" w:author="Modou Sarr" w:date="2024-11-25T14:04:00Z" w16du:dateUtc="2024-11-25T14:04:00Z">
              <w:r w:rsidRPr="00390447">
                <w:t>Ongoing</w:t>
              </w:r>
            </w:ins>
          </w:p>
        </w:tc>
        <w:tc>
          <w:tcPr>
            <w:tcW w:w="1701" w:type="dxa"/>
          </w:tcPr>
          <w:p w14:paraId="4FAFAD15" w14:textId="77777777" w:rsidR="009A658B" w:rsidRPr="004D03C5" w:rsidRDefault="009A658B" w:rsidP="006646F6">
            <w:pPr>
              <w:rPr>
                <w:ins w:id="1393" w:author="Modou Sarr" w:date="2024-11-25T14:04:00Z" w16du:dateUtc="2024-11-25T14:04:00Z"/>
              </w:rPr>
            </w:pPr>
            <w:ins w:id="1394" w:author="Modou Sarr" w:date="2024-11-25T14:04:00Z" w16du:dateUtc="2024-11-25T14:04:00Z">
              <w:r w:rsidRPr="00390447">
                <w:t>[Insert Date]</w:t>
              </w:r>
            </w:ins>
          </w:p>
        </w:tc>
        <w:tc>
          <w:tcPr>
            <w:tcW w:w="2268" w:type="dxa"/>
          </w:tcPr>
          <w:p w14:paraId="218FD420" w14:textId="77777777" w:rsidR="009A658B" w:rsidRPr="004D03C5" w:rsidRDefault="009A658B" w:rsidP="006646F6">
            <w:pPr>
              <w:rPr>
                <w:ins w:id="1395" w:author="Modou Sarr" w:date="2024-11-25T14:04:00Z" w16du:dateUtc="2024-11-25T14:04:00Z"/>
              </w:rPr>
            </w:pPr>
            <w:ins w:id="1396" w:author="Modou Sarr" w:date="2024-11-25T14:04:00Z" w16du:dateUtc="2024-11-25T14:04:00Z">
              <w:r w:rsidRPr="00390447">
                <w:t>[Insert Status]</w:t>
              </w:r>
            </w:ins>
          </w:p>
        </w:tc>
      </w:tr>
      <w:tr w:rsidR="009A658B" w:rsidRPr="004D03C5" w14:paraId="70FCC9B5" w14:textId="77777777" w:rsidTr="006646F6">
        <w:trPr>
          <w:ins w:id="1397" w:author="Modou Sarr" w:date="2024-11-25T14:04:00Z"/>
        </w:trPr>
        <w:tc>
          <w:tcPr>
            <w:tcW w:w="6234" w:type="dxa"/>
          </w:tcPr>
          <w:p w14:paraId="402A1D6F" w14:textId="77777777" w:rsidR="009A658B" w:rsidRPr="004D03C5" w:rsidRDefault="009A658B" w:rsidP="006646F6">
            <w:pPr>
              <w:rPr>
                <w:ins w:id="1398" w:author="Modou Sarr" w:date="2024-11-25T14:04:00Z" w16du:dateUtc="2024-11-25T14:04:00Z"/>
              </w:rPr>
            </w:pPr>
            <w:ins w:id="1399" w:author="Modou Sarr" w:date="2024-11-25T14:04:00Z" w16du:dateUtc="2024-11-25T14:04:00Z">
              <w:r w:rsidRPr="00390447">
                <w:t>Utilize formal communication methods, such as written reports and official notifications.</w:t>
              </w:r>
            </w:ins>
          </w:p>
        </w:tc>
        <w:tc>
          <w:tcPr>
            <w:tcW w:w="1490" w:type="dxa"/>
          </w:tcPr>
          <w:p w14:paraId="2AB80A2F" w14:textId="77777777" w:rsidR="009A658B" w:rsidRPr="004D03C5" w:rsidRDefault="009A658B" w:rsidP="006646F6">
            <w:pPr>
              <w:rPr>
                <w:ins w:id="1400" w:author="Modou Sarr" w:date="2024-11-25T14:04:00Z" w16du:dateUtc="2024-11-25T14:04:00Z"/>
              </w:rPr>
            </w:pPr>
            <w:ins w:id="1401" w:author="Modou Sarr" w:date="2024-11-25T14:04:00Z" w16du:dateUtc="2024-11-25T14:04:00Z">
              <w:r w:rsidRPr="00390447">
                <w:t>KEI Industries Ltd., PIU</w:t>
              </w:r>
            </w:ins>
          </w:p>
        </w:tc>
        <w:tc>
          <w:tcPr>
            <w:tcW w:w="1275" w:type="dxa"/>
          </w:tcPr>
          <w:p w14:paraId="716B8543" w14:textId="77777777" w:rsidR="009A658B" w:rsidRPr="004D03C5" w:rsidRDefault="009A658B" w:rsidP="006646F6">
            <w:pPr>
              <w:rPr>
                <w:ins w:id="1402" w:author="Modou Sarr" w:date="2024-11-25T14:04:00Z" w16du:dateUtc="2024-11-25T14:04:00Z"/>
              </w:rPr>
            </w:pPr>
            <w:ins w:id="1403" w:author="Modou Sarr" w:date="2024-11-25T14:04:00Z" w16du:dateUtc="2024-11-25T14:04:00Z">
              <w:r w:rsidRPr="00390447">
                <w:t>Ongoing</w:t>
              </w:r>
            </w:ins>
          </w:p>
        </w:tc>
        <w:tc>
          <w:tcPr>
            <w:tcW w:w="1701" w:type="dxa"/>
          </w:tcPr>
          <w:p w14:paraId="44E45386" w14:textId="77777777" w:rsidR="009A658B" w:rsidRPr="004D03C5" w:rsidRDefault="009A658B" w:rsidP="006646F6">
            <w:pPr>
              <w:rPr>
                <w:ins w:id="1404" w:author="Modou Sarr" w:date="2024-11-25T14:04:00Z" w16du:dateUtc="2024-11-25T14:04:00Z"/>
              </w:rPr>
            </w:pPr>
            <w:ins w:id="1405" w:author="Modou Sarr" w:date="2024-11-25T14:04:00Z" w16du:dateUtc="2024-11-25T14:04:00Z">
              <w:r w:rsidRPr="00390447">
                <w:t>[Insert Date]</w:t>
              </w:r>
            </w:ins>
          </w:p>
        </w:tc>
        <w:tc>
          <w:tcPr>
            <w:tcW w:w="2268" w:type="dxa"/>
          </w:tcPr>
          <w:p w14:paraId="06652302" w14:textId="77777777" w:rsidR="009A658B" w:rsidRPr="004D03C5" w:rsidRDefault="009A658B" w:rsidP="006646F6">
            <w:pPr>
              <w:rPr>
                <w:ins w:id="1406" w:author="Modou Sarr" w:date="2024-11-25T14:04:00Z" w16du:dateUtc="2024-11-25T14:04:00Z"/>
              </w:rPr>
            </w:pPr>
            <w:ins w:id="1407" w:author="Modou Sarr" w:date="2024-11-25T14:04:00Z" w16du:dateUtc="2024-11-25T14:04:00Z">
              <w:r w:rsidRPr="00390447">
                <w:t>[Insert Status]</w:t>
              </w:r>
            </w:ins>
          </w:p>
        </w:tc>
      </w:tr>
      <w:tr w:rsidR="009A658B" w:rsidRPr="004D03C5" w14:paraId="6F0569D7" w14:textId="77777777" w:rsidTr="006646F6">
        <w:trPr>
          <w:ins w:id="1408" w:author="Modou Sarr" w:date="2024-11-25T14:04:00Z"/>
        </w:trPr>
        <w:tc>
          <w:tcPr>
            <w:tcW w:w="6234" w:type="dxa"/>
          </w:tcPr>
          <w:p w14:paraId="2CD3179F" w14:textId="77777777" w:rsidR="009A658B" w:rsidRPr="004D03C5" w:rsidRDefault="009A658B" w:rsidP="006646F6">
            <w:pPr>
              <w:rPr>
                <w:ins w:id="1409" w:author="Modou Sarr" w:date="2024-11-25T14:04:00Z" w16du:dateUtc="2024-11-25T14:04:00Z"/>
              </w:rPr>
            </w:pPr>
            <w:ins w:id="1410" w:author="Modou Sarr" w:date="2024-11-25T14:04:00Z" w16du:dateUtc="2024-11-25T14:04:00Z">
              <w:r w:rsidRPr="00390447">
                <w:t>Notify NAWEC and request guidance when working with live cables and near power lines.</w:t>
              </w:r>
            </w:ins>
          </w:p>
        </w:tc>
        <w:tc>
          <w:tcPr>
            <w:tcW w:w="1490" w:type="dxa"/>
          </w:tcPr>
          <w:p w14:paraId="393DF3C5" w14:textId="77777777" w:rsidR="009A658B" w:rsidRPr="004D03C5" w:rsidRDefault="009A658B" w:rsidP="006646F6">
            <w:pPr>
              <w:rPr>
                <w:ins w:id="1411" w:author="Modou Sarr" w:date="2024-11-25T14:04:00Z" w16du:dateUtc="2024-11-25T14:04:00Z"/>
              </w:rPr>
            </w:pPr>
            <w:ins w:id="1412" w:author="Modou Sarr" w:date="2024-11-25T14:04:00Z" w16du:dateUtc="2024-11-25T14:04:00Z">
              <w:r w:rsidRPr="00390447">
                <w:t>KEI Industries Ltd.</w:t>
              </w:r>
            </w:ins>
          </w:p>
        </w:tc>
        <w:tc>
          <w:tcPr>
            <w:tcW w:w="1275" w:type="dxa"/>
          </w:tcPr>
          <w:p w14:paraId="18BDB193" w14:textId="77777777" w:rsidR="009A658B" w:rsidRPr="004D03C5" w:rsidRDefault="009A658B" w:rsidP="006646F6">
            <w:pPr>
              <w:rPr>
                <w:ins w:id="1413" w:author="Modou Sarr" w:date="2024-11-25T14:04:00Z" w16du:dateUtc="2024-11-25T14:04:00Z"/>
              </w:rPr>
            </w:pPr>
            <w:ins w:id="1414" w:author="Modou Sarr" w:date="2024-11-25T14:04:00Z" w16du:dateUtc="2024-11-25T14:04:00Z">
              <w:r w:rsidRPr="00390447">
                <w:t>Ongoing</w:t>
              </w:r>
            </w:ins>
          </w:p>
        </w:tc>
        <w:tc>
          <w:tcPr>
            <w:tcW w:w="1701" w:type="dxa"/>
          </w:tcPr>
          <w:p w14:paraId="4052022F" w14:textId="77777777" w:rsidR="009A658B" w:rsidRPr="004D03C5" w:rsidRDefault="009A658B" w:rsidP="006646F6">
            <w:pPr>
              <w:rPr>
                <w:ins w:id="1415" w:author="Modou Sarr" w:date="2024-11-25T14:04:00Z" w16du:dateUtc="2024-11-25T14:04:00Z"/>
              </w:rPr>
            </w:pPr>
            <w:ins w:id="1416" w:author="Modou Sarr" w:date="2024-11-25T14:04:00Z" w16du:dateUtc="2024-11-25T14:04:00Z">
              <w:r w:rsidRPr="00390447">
                <w:t>[Insert Date]</w:t>
              </w:r>
            </w:ins>
          </w:p>
        </w:tc>
        <w:tc>
          <w:tcPr>
            <w:tcW w:w="2268" w:type="dxa"/>
          </w:tcPr>
          <w:p w14:paraId="252A9E3E" w14:textId="77777777" w:rsidR="009A658B" w:rsidRPr="004D03C5" w:rsidRDefault="009A658B" w:rsidP="006646F6">
            <w:pPr>
              <w:rPr>
                <w:ins w:id="1417" w:author="Modou Sarr" w:date="2024-11-25T14:04:00Z" w16du:dateUtc="2024-11-25T14:04:00Z"/>
              </w:rPr>
            </w:pPr>
            <w:ins w:id="1418" w:author="Modou Sarr" w:date="2024-11-25T14:04:00Z" w16du:dateUtc="2024-11-25T14:04:00Z">
              <w:r w:rsidRPr="00390447">
                <w:t>[Insert Status]</w:t>
              </w:r>
            </w:ins>
          </w:p>
        </w:tc>
      </w:tr>
      <w:tr w:rsidR="009A658B" w:rsidRPr="004D03C5" w14:paraId="58EC584B" w14:textId="77777777" w:rsidTr="006646F6">
        <w:trPr>
          <w:ins w:id="1419" w:author="Modou Sarr" w:date="2024-11-25T14:04:00Z"/>
        </w:trPr>
        <w:tc>
          <w:tcPr>
            <w:tcW w:w="6234" w:type="dxa"/>
          </w:tcPr>
          <w:p w14:paraId="3DBA5B96" w14:textId="77777777" w:rsidR="009A658B" w:rsidRPr="004D03C5" w:rsidRDefault="009A658B" w:rsidP="006646F6">
            <w:pPr>
              <w:rPr>
                <w:ins w:id="1420" w:author="Modou Sarr" w:date="2024-11-25T14:04:00Z" w16du:dateUtc="2024-11-25T14:04:00Z"/>
              </w:rPr>
            </w:pPr>
            <w:ins w:id="1421" w:author="Modou Sarr" w:date="2024-11-25T14:04:00Z" w16du:dateUtc="2024-11-25T14:04:00Z">
              <w:r w:rsidRPr="00390447">
                <w:rPr>
                  <w:b/>
                  <w:bCs/>
                </w:rPr>
                <w:t>Strict Enforcement of Subcontracting Approval Processes</w:t>
              </w:r>
            </w:ins>
          </w:p>
        </w:tc>
        <w:tc>
          <w:tcPr>
            <w:tcW w:w="1490" w:type="dxa"/>
          </w:tcPr>
          <w:p w14:paraId="31585459" w14:textId="77777777" w:rsidR="009A658B" w:rsidRPr="004D03C5" w:rsidRDefault="009A658B" w:rsidP="006646F6">
            <w:pPr>
              <w:rPr>
                <w:ins w:id="1422" w:author="Modou Sarr" w:date="2024-11-25T14:04:00Z" w16du:dateUtc="2024-11-25T14:04:00Z"/>
              </w:rPr>
            </w:pPr>
          </w:p>
        </w:tc>
        <w:tc>
          <w:tcPr>
            <w:tcW w:w="1275" w:type="dxa"/>
          </w:tcPr>
          <w:p w14:paraId="24A89F6B" w14:textId="77777777" w:rsidR="009A658B" w:rsidRPr="004D03C5" w:rsidRDefault="009A658B" w:rsidP="006646F6">
            <w:pPr>
              <w:rPr>
                <w:ins w:id="1423" w:author="Modou Sarr" w:date="2024-11-25T14:04:00Z" w16du:dateUtc="2024-11-25T14:04:00Z"/>
              </w:rPr>
            </w:pPr>
          </w:p>
        </w:tc>
        <w:tc>
          <w:tcPr>
            <w:tcW w:w="1701" w:type="dxa"/>
          </w:tcPr>
          <w:p w14:paraId="73F8917A" w14:textId="77777777" w:rsidR="009A658B" w:rsidRPr="004D03C5" w:rsidRDefault="009A658B" w:rsidP="006646F6">
            <w:pPr>
              <w:rPr>
                <w:ins w:id="1424" w:author="Modou Sarr" w:date="2024-11-25T14:04:00Z" w16du:dateUtc="2024-11-25T14:04:00Z"/>
              </w:rPr>
            </w:pPr>
          </w:p>
        </w:tc>
        <w:tc>
          <w:tcPr>
            <w:tcW w:w="2268" w:type="dxa"/>
          </w:tcPr>
          <w:p w14:paraId="21F1EBB6" w14:textId="77777777" w:rsidR="009A658B" w:rsidRPr="004D03C5" w:rsidRDefault="009A658B" w:rsidP="006646F6">
            <w:pPr>
              <w:rPr>
                <w:ins w:id="1425" w:author="Modou Sarr" w:date="2024-11-25T14:04:00Z" w16du:dateUtc="2024-11-25T14:04:00Z"/>
              </w:rPr>
            </w:pPr>
          </w:p>
        </w:tc>
      </w:tr>
      <w:tr w:rsidR="009A658B" w:rsidRPr="004D03C5" w14:paraId="0F1AE891" w14:textId="77777777" w:rsidTr="006646F6">
        <w:trPr>
          <w:ins w:id="1426" w:author="Modou Sarr" w:date="2024-11-25T14:04:00Z"/>
        </w:trPr>
        <w:tc>
          <w:tcPr>
            <w:tcW w:w="6234" w:type="dxa"/>
          </w:tcPr>
          <w:p w14:paraId="7E041168" w14:textId="77777777" w:rsidR="009A658B" w:rsidRPr="004D03C5" w:rsidRDefault="009A658B" w:rsidP="006646F6">
            <w:pPr>
              <w:rPr>
                <w:ins w:id="1427" w:author="Modou Sarr" w:date="2024-11-25T14:04:00Z" w16du:dateUtc="2024-11-25T14:04:00Z"/>
              </w:rPr>
            </w:pPr>
            <w:ins w:id="1428" w:author="Modou Sarr" w:date="2024-11-25T14:04:00Z" w16du:dateUtc="2024-11-25T14:04:00Z">
              <w:r w:rsidRPr="00390447">
                <w:t>Ensure that all subcontractors are approved by NAWEC and comply with contractual safety requirements.</w:t>
              </w:r>
            </w:ins>
          </w:p>
        </w:tc>
        <w:tc>
          <w:tcPr>
            <w:tcW w:w="1490" w:type="dxa"/>
          </w:tcPr>
          <w:p w14:paraId="7D1CACA7" w14:textId="77777777" w:rsidR="009A658B" w:rsidRPr="004D03C5" w:rsidRDefault="009A658B" w:rsidP="006646F6">
            <w:pPr>
              <w:rPr>
                <w:ins w:id="1429" w:author="Modou Sarr" w:date="2024-11-25T14:04:00Z" w16du:dateUtc="2024-11-25T14:04:00Z"/>
              </w:rPr>
            </w:pPr>
            <w:ins w:id="1430" w:author="Modou Sarr" w:date="2024-11-25T14:04:00Z" w16du:dateUtc="2024-11-25T14:04:00Z">
              <w:r w:rsidRPr="00390447">
                <w:t>KEI Industries Ltd.</w:t>
              </w:r>
            </w:ins>
          </w:p>
        </w:tc>
        <w:tc>
          <w:tcPr>
            <w:tcW w:w="1275" w:type="dxa"/>
          </w:tcPr>
          <w:p w14:paraId="501875D5" w14:textId="77777777" w:rsidR="009A658B" w:rsidRPr="004D03C5" w:rsidRDefault="009A658B" w:rsidP="006646F6">
            <w:pPr>
              <w:rPr>
                <w:ins w:id="1431" w:author="Modou Sarr" w:date="2024-11-25T14:04:00Z" w16du:dateUtc="2024-11-25T14:04:00Z"/>
              </w:rPr>
            </w:pPr>
            <w:ins w:id="1432" w:author="Modou Sarr" w:date="2024-11-25T14:04:00Z" w16du:dateUtc="2024-11-25T14:04:00Z">
              <w:r w:rsidRPr="00390447">
                <w:t>Ongoing</w:t>
              </w:r>
            </w:ins>
          </w:p>
        </w:tc>
        <w:tc>
          <w:tcPr>
            <w:tcW w:w="1701" w:type="dxa"/>
          </w:tcPr>
          <w:p w14:paraId="556D4D43" w14:textId="77777777" w:rsidR="009A658B" w:rsidRPr="004D03C5" w:rsidRDefault="009A658B" w:rsidP="006646F6">
            <w:pPr>
              <w:rPr>
                <w:ins w:id="1433" w:author="Modou Sarr" w:date="2024-11-25T14:04:00Z" w16du:dateUtc="2024-11-25T14:04:00Z"/>
              </w:rPr>
            </w:pPr>
            <w:ins w:id="1434" w:author="Modou Sarr" w:date="2024-11-25T14:04:00Z" w16du:dateUtc="2024-11-25T14:04:00Z">
              <w:r w:rsidRPr="00390447">
                <w:t>[Insert Date]</w:t>
              </w:r>
            </w:ins>
          </w:p>
        </w:tc>
        <w:tc>
          <w:tcPr>
            <w:tcW w:w="2268" w:type="dxa"/>
          </w:tcPr>
          <w:p w14:paraId="5D39D7DC" w14:textId="77777777" w:rsidR="009A658B" w:rsidRPr="004D03C5" w:rsidRDefault="009A658B" w:rsidP="006646F6">
            <w:pPr>
              <w:rPr>
                <w:ins w:id="1435" w:author="Modou Sarr" w:date="2024-11-25T14:04:00Z" w16du:dateUtc="2024-11-25T14:04:00Z"/>
              </w:rPr>
            </w:pPr>
            <w:ins w:id="1436" w:author="Modou Sarr" w:date="2024-11-25T14:04:00Z" w16du:dateUtc="2024-11-25T14:04:00Z">
              <w:r w:rsidRPr="00390447">
                <w:t>[Insert Status]</w:t>
              </w:r>
            </w:ins>
          </w:p>
        </w:tc>
      </w:tr>
      <w:tr w:rsidR="009A658B" w:rsidRPr="004D03C5" w14:paraId="7E978EA3" w14:textId="77777777" w:rsidTr="006646F6">
        <w:trPr>
          <w:ins w:id="1437" w:author="Modou Sarr" w:date="2024-11-25T14:04:00Z"/>
        </w:trPr>
        <w:tc>
          <w:tcPr>
            <w:tcW w:w="6234" w:type="dxa"/>
          </w:tcPr>
          <w:p w14:paraId="1658CDC2" w14:textId="77777777" w:rsidR="009A658B" w:rsidRPr="004D03C5" w:rsidRDefault="009A658B" w:rsidP="006646F6">
            <w:pPr>
              <w:rPr>
                <w:ins w:id="1438" w:author="Modou Sarr" w:date="2024-11-25T14:04:00Z" w16du:dateUtc="2024-11-25T14:04:00Z"/>
              </w:rPr>
            </w:pPr>
            <w:ins w:id="1439" w:author="Modou Sarr" w:date="2024-11-25T14:04:00Z" w16du:dateUtc="2024-11-25T14:04:00Z">
              <w:r w:rsidRPr="00390447">
                <w:t>Prohibit unauthorized subcontracting and impose penalties for non-compliance.</w:t>
              </w:r>
            </w:ins>
          </w:p>
        </w:tc>
        <w:tc>
          <w:tcPr>
            <w:tcW w:w="1490" w:type="dxa"/>
          </w:tcPr>
          <w:p w14:paraId="67DA3F1A" w14:textId="77777777" w:rsidR="009A658B" w:rsidRPr="004D03C5" w:rsidRDefault="009A658B" w:rsidP="006646F6">
            <w:pPr>
              <w:rPr>
                <w:ins w:id="1440" w:author="Modou Sarr" w:date="2024-11-25T14:04:00Z" w16du:dateUtc="2024-11-25T14:04:00Z"/>
              </w:rPr>
            </w:pPr>
            <w:ins w:id="1441" w:author="Modou Sarr" w:date="2024-11-25T14:04:00Z" w16du:dateUtc="2024-11-25T14:04:00Z">
              <w:r w:rsidRPr="00390447">
                <w:t>KEI Industries Ltd.</w:t>
              </w:r>
            </w:ins>
          </w:p>
        </w:tc>
        <w:tc>
          <w:tcPr>
            <w:tcW w:w="1275" w:type="dxa"/>
          </w:tcPr>
          <w:p w14:paraId="3AB3A80E" w14:textId="77777777" w:rsidR="009A658B" w:rsidRPr="004D03C5" w:rsidRDefault="009A658B" w:rsidP="006646F6">
            <w:pPr>
              <w:rPr>
                <w:ins w:id="1442" w:author="Modou Sarr" w:date="2024-11-25T14:04:00Z" w16du:dateUtc="2024-11-25T14:04:00Z"/>
              </w:rPr>
            </w:pPr>
            <w:ins w:id="1443" w:author="Modou Sarr" w:date="2024-11-25T14:04:00Z" w16du:dateUtc="2024-11-25T14:04:00Z">
              <w:r w:rsidRPr="00390447">
                <w:t>Ongoing</w:t>
              </w:r>
            </w:ins>
          </w:p>
        </w:tc>
        <w:tc>
          <w:tcPr>
            <w:tcW w:w="1701" w:type="dxa"/>
          </w:tcPr>
          <w:p w14:paraId="1942F23C" w14:textId="77777777" w:rsidR="009A658B" w:rsidRPr="004D03C5" w:rsidRDefault="009A658B" w:rsidP="006646F6">
            <w:pPr>
              <w:rPr>
                <w:ins w:id="1444" w:author="Modou Sarr" w:date="2024-11-25T14:04:00Z" w16du:dateUtc="2024-11-25T14:04:00Z"/>
              </w:rPr>
            </w:pPr>
            <w:ins w:id="1445" w:author="Modou Sarr" w:date="2024-11-25T14:04:00Z" w16du:dateUtc="2024-11-25T14:04:00Z">
              <w:r w:rsidRPr="00390447">
                <w:t>[Insert Date]</w:t>
              </w:r>
            </w:ins>
          </w:p>
        </w:tc>
        <w:tc>
          <w:tcPr>
            <w:tcW w:w="2268" w:type="dxa"/>
          </w:tcPr>
          <w:p w14:paraId="3853B6C6" w14:textId="77777777" w:rsidR="009A658B" w:rsidRPr="004D03C5" w:rsidRDefault="009A658B" w:rsidP="006646F6">
            <w:pPr>
              <w:rPr>
                <w:ins w:id="1446" w:author="Modou Sarr" w:date="2024-11-25T14:04:00Z" w16du:dateUtc="2024-11-25T14:04:00Z"/>
              </w:rPr>
            </w:pPr>
            <w:ins w:id="1447" w:author="Modou Sarr" w:date="2024-11-25T14:04:00Z" w16du:dateUtc="2024-11-25T14:04:00Z">
              <w:r w:rsidRPr="00390447">
                <w:t>[Insert Status]</w:t>
              </w:r>
            </w:ins>
          </w:p>
        </w:tc>
      </w:tr>
      <w:tr w:rsidR="009A658B" w:rsidRPr="004D03C5" w14:paraId="3A2F6AEE" w14:textId="77777777" w:rsidTr="006646F6">
        <w:trPr>
          <w:ins w:id="1448" w:author="Modou Sarr" w:date="2024-11-25T14:04:00Z"/>
        </w:trPr>
        <w:tc>
          <w:tcPr>
            <w:tcW w:w="6234" w:type="dxa"/>
          </w:tcPr>
          <w:p w14:paraId="1747F2B6" w14:textId="77777777" w:rsidR="009A658B" w:rsidRPr="004D03C5" w:rsidRDefault="009A658B" w:rsidP="006646F6">
            <w:pPr>
              <w:rPr>
                <w:ins w:id="1449" w:author="Modou Sarr" w:date="2024-11-25T14:04:00Z" w16du:dateUtc="2024-11-25T14:04:00Z"/>
              </w:rPr>
            </w:pPr>
            <w:ins w:id="1450" w:author="Modou Sarr" w:date="2024-11-25T14:04:00Z" w16du:dateUtc="2024-11-25T14:04:00Z">
              <w:r w:rsidRPr="00390447">
                <w:rPr>
                  <w:b/>
                  <w:bCs/>
                </w:rPr>
                <w:t>Provision of Adequate Personal Protective Equipment (PPE)</w:t>
              </w:r>
            </w:ins>
          </w:p>
        </w:tc>
        <w:tc>
          <w:tcPr>
            <w:tcW w:w="1490" w:type="dxa"/>
          </w:tcPr>
          <w:p w14:paraId="3E36EE62" w14:textId="77777777" w:rsidR="009A658B" w:rsidRPr="004D03C5" w:rsidRDefault="009A658B" w:rsidP="006646F6">
            <w:pPr>
              <w:rPr>
                <w:ins w:id="1451" w:author="Modou Sarr" w:date="2024-11-25T14:04:00Z" w16du:dateUtc="2024-11-25T14:04:00Z"/>
              </w:rPr>
            </w:pPr>
          </w:p>
        </w:tc>
        <w:tc>
          <w:tcPr>
            <w:tcW w:w="1275" w:type="dxa"/>
          </w:tcPr>
          <w:p w14:paraId="5C63FD44" w14:textId="77777777" w:rsidR="009A658B" w:rsidRPr="004D03C5" w:rsidRDefault="009A658B" w:rsidP="006646F6">
            <w:pPr>
              <w:rPr>
                <w:ins w:id="1452" w:author="Modou Sarr" w:date="2024-11-25T14:04:00Z" w16du:dateUtc="2024-11-25T14:04:00Z"/>
              </w:rPr>
            </w:pPr>
          </w:p>
        </w:tc>
        <w:tc>
          <w:tcPr>
            <w:tcW w:w="1701" w:type="dxa"/>
          </w:tcPr>
          <w:p w14:paraId="02F8077A" w14:textId="77777777" w:rsidR="009A658B" w:rsidRPr="004D03C5" w:rsidRDefault="009A658B" w:rsidP="006646F6">
            <w:pPr>
              <w:rPr>
                <w:ins w:id="1453" w:author="Modou Sarr" w:date="2024-11-25T14:04:00Z" w16du:dateUtc="2024-11-25T14:04:00Z"/>
              </w:rPr>
            </w:pPr>
          </w:p>
        </w:tc>
        <w:tc>
          <w:tcPr>
            <w:tcW w:w="2268" w:type="dxa"/>
          </w:tcPr>
          <w:p w14:paraId="00438AC5" w14:textId="77777777" w:rsidR="009A658B" w:rsidRPr="004D03C5" w:rsidRDefault="009A658B" w:rsidP="006646F6">
            <w:pPr>
              <w:rPr>
                <w:ins w:id="1454" w:author="Modou Sarr" w:date="2024-11-25T14:04:00Z" w16du:dateUtc="2024-11-25T14:04:00Z"/>
              </w:rPr>
            </w:pPr>
          </w:p>
        </w:tc>
      </w:tr>
      <w:tr w:rsidR="009A658B" w:rsidRPr="004D03C5" w14:paraId="217EA100" w14:textId="77777777" w:rsidTr="006646F6">
        <w:trPr>
          <w:ins w:id="1455" w:author="Modou Sarr" w:date="2024-11-25T14:04:00Z"/>
        </w:trPr>
        <w:tc>
          <w:tcPr>
            <w:tcW w:w="6234" w:type="dxa"/>
          </w:tcPr>
          <w:p w14:paraId="48260240" w14:textId="77777777" w:rsidR="009A658B" w:rsidRPr="004D03C5" w:rsidRDefault="009A658B" w:rsidP="006646F6">
            <w:pPr>
              <w:rPr>
                <w:ins w:id="1456" w:author="Modou Sarr" w:date="2024-11-25T14:04:00Z" w16du:dateUtc="2024-11-25T14:04:00Z"/>
              </w:rPr>
            </w:pPr>
            <w:ins w:id="1457" w:author="Modou Sarr" w:date="2024-11-25T14:04:00Z" w16du:dateUtc="2024-11-25T14:04:00Z">
              <w:r w:rsidRPr="00390447">
                <w:t>Ensure that all workers are equipped with necessary PPE, including helmets, gloves, reflective vests, and safety boots.</w:t>
              </w:r>
            </w:ins>
          </w:p>
        </w:tc>
        <w:tc>
          <w:tcPr>
            <w:tcW w:w="1490" w:type="dxa"/>
          </w:tcPr>
          <w:p w14:paraId="75311A01" w14:textId="77777777" w:rsidR="009A658B" w:rsidRPr="004D03C5" w:rsidRDefault="009A658B" w:rsidP="006646F6">
            <w:pPr>
              <w:rPr>
                <w:ins w:id="1458" w:author="Modou Sarr" w:date="2024-11-25T14:04:00Z" w16du:dateUtc="2024-11-25T14:04:00Z"/>
              </w:rPr>
            </w:pPr>
            <w:ins w:id="1459" w:author="Modou Sarr" w:date="2024-11-25T14:04:00Z" w16du:dateUtc="2024-11-25T14:04:00Z">
              <w:r w:rsidRPr="00390447">
                <w:t>KEI Industries Ltd.</w:t>
              </w:r>
            </w:ins>
          </w:p>
        </w:tc>
        <w:tc>
          <w:tcPr>
            <w:tcW w:w="1275" w:type="dxa"/>
          </w:tcPr>
          <w:p w14:paraId="77BF8083" w14:textId="77777777" w:rsidR="009A658B" w:rsidRPr="004D03C5" w:rsidRDefault="009A658B" w:rsidP="006646F6">
            <w:pPr>
              <w:rPr>
                <w:ins w:id="1460" w:author="Modou Sarr" w:date="2024-11-25T14:04:00Z" w16du:dateUtc="2024-11-25T14:04:00Z"/>
              </w:rPr>
            </w:pPr>
            <w:ins w:id="1461" w:author="Modou Sarr" w:date="2024-11-25T14:04:00Z" w16du:dateUtc="2024-11-25T14:04:00Z">
              <w:r w:rsidRPr="00390447">
                <w:t>Ongoing</w:t>
              </w:r>
            </w:ins>
          </w:p>
        </w:tc>
        <w:tc>
          <w:tcPr>
            <w:tcW w:w="1701" w:type="dxa"/>
          </w:tcPr>
          <w:p w14:paraId="08B20E04" w14:textId="77777777" w:rsidR="009A658B" w:rsidRPr="004D03C5" w:rsidRDefault="009A658B" w:rsidP="006646F6">
            <w:pPr>
              <w:rPr>
                <w:ins w:id="1462" w:author="Modou Sarr" w:date="2024-11-25T14:04:00Z" w16du:dateUtc="2024-11-25T14:04:00Z"/>
              </w:rPr>
            </w:pPr>
            <w:ins w:id="1463" w:author="Modou Sarr" w:date="2024-11-25T14:04:00Z" w16du:dateUtc="2024-11-25T14:04:00Z">
              <w:r w:rsidRPr="00390447">
                <w:t>[Insert Date]</w:t>
              </w:r>
            </w:ins>
          </w:p>
        </w:tc>
        <w:tc>
          <w:tcPr>
            <w:tcW w:w="2268" w:type="dxa"/>
          </w:tcPr>
          <w:p w14:paraId="31D05CA3" w14:textId="77777777" w:rsidR="009A658B" w:rsidRPr="004D03C5" w:rsidRDefault="009A658B" w:rsidP="006646F6">
            <w:pPr>
              <w:rPr>
                <w:ins w:id="1464" w:author="Modou Sarr" w:date="2024-11-25T14:04:00Z" w16du:dateUtc="2024-11-25T14:04:00Z"/>
              </w:rPr>
            </w:pPr>
            <w:ins w:id="1465" w:author="Modou Sarr" w:date="2024-11-25T14:04:00Z" w16du:dateUtc="2024-11-25T14:04:00Z">
              <w:r w:rsidRPr="00390447">
                <w:t>[Insert Status]</w:t>
              </w:r>
            </w:ins>
          </w:p>
        </w:tc>
      </w:tr>
      <w:tr w:rsidR="009A658B" w:rsidRPr="004D03C5" w14:paraId="326AFF77" w14:textId="77777777" w:rsidTr="006646F6">
        <w:trPr>
          <w:ins w:id="1466" w:author="Modou Sarr" w:date="2024-11-25T14:04:00Z"/>
        </w:trPr>
        <w:tc>
          <w:tcPr>
            <w:tcW w:w="6234" w:type="dxa"/>
          </w:tcPr>
          <w:p w14:paraId="11F330EE" w14:textId="77777777" w:rsidR="009A658B" w:rsidRPr="004D03C5" w:rsidRDefault="009A658B" w:rsidP="006646F6">
            <w:pPr>
              <w:rPr>
                <w:ins w:id="1467" w:author="Modou Sarr" w:date="2024-11-25T14:04:00Z" w16du:dateUtc="2024-11-25T14:04:00Z"/>
              </w:rPr>
            </w:pPr>
            <w:ins w:id="1468" w:author="Modou Sarr" w:date="2024-11-25T14:04:00Z" w16du:dateUtc="2024-11-25T14:04:00Z">
              <w:r w:rsidRPr="00390447">
                <w:t>Regularly inspect and maintain PPE to guarantee its effectiveness.</w:t>
              </w:r>
            </w:ins>
          </w:p>
        </w:tc>
        <w:tc>
          <w:tcPr>
            <w:tcW w:w="1490" w:type="dxa"/>
          </w:tcPr>
          <w:p w14:paraId="39A8C938" w14:textId="77777777" w:rsidR="009A658B" w:rsidRPr="004D03C5" w:rsidRDefault="009A658B" w:rsidP="006646F6">
            <w:pPr>
              <w:rPr>
                <w:ins w:id="1469" w:author="Modou Sarr" w:date="2024-11-25T14:04:00Z" w16du:dateUtc="2024-11-25T14:04:00Z"/>
              </w:rPr>
            </w:pPr>
            <w:ins w:id="1470" w:author="Modou Sarr" w:date="2024-11-25T14:04:00Z" w16du:dateUtc="2024-11-25T14:04:00Z">
              <w:r w:rsidRPr="00390447">
                <w:t>KEI Industries Ltd.</w:t>
              </w:r>
            </w:ins>
          </w:p>
        </w:tc>
        <w:tc>
          <w:tcPr>
            <w:tcW w:w="1275" w:type="dxa"/>
          </w:tcPr>
          <w:p w14:paraId="1B3C2A02" w14:textId="77777777" w:rsidR="009A658B" w:rsidRPr="004D03C5" w:rsidRDefault="009A658B" w:rsidP="006646F6">
            <w:pPr>
              <w:rPr>
                <w:ins w:id="1471" w:author="Modou Sarr" w:date="2024-11-25T14:04:00Z" w16du:dateUtc="2024-11-25T14:04:00Z"/>
              </w:rPr>
            </w:pPr>
            <w:ins w:id="1472" w:author="Modou Sarr" w:date="2024-11-25T14:04:00Z" w16du:dateUtc="2024-11-25T14:04:00Z">
              <w:r w:rsidRPr="00390447">
                <w:t>Ongoing</w:t>
              </w:r>
            </w:ins>
          </w:p>
        </w:tc>
        <w:tc>
          <w:tcPr>
            <w:tcW w:w="1701" w:type="dxa"/>
          </w:tcPr>
          <w:p w14:paraId="6E245F32" w14:textId="77777777" w:rsidR="009A658B" w:rsidRPr="004D03C5" w:rsidRDefault="009A658B" w:rsidP="006646F6">
            <w:pPr>
              <w:rPr>
                <w:ins w:id="1473" w:author="Modou Sarr" w:date="2024-11-25T14:04:00Z" w16du:dateUtc="2024-11-25T14:04:00Z"/>
              </w:rPr>
            </w:pPr>
            <w:ins w:id="1474" w:author="Modou Sarr" w:date="2024-11-25T14:04:00Z" w16du:dateUtc="2024-11-25T14:04:00Z">
              <w:r w:rsidRPr="00390447">
                <w:t>[Insert Date]</w:t>
              </w:r>
            </w:ins>
          </w:p>
        </w:tc>
        <w:tc>
          <w:tcPr>
            <w:tcW w:w="2268" w:type="dxa"/>
          </w:tcPr>
          <w:p w14:paraId="04650484" w14:textId="77777777" w:rsidR="009A658B" w:rsidRPr="004D03C5" w:rsidRDefault="009A658B" w:rsidP="006646F6">
            <w:pPr>
              <w:rPr>
                <w:ins w:id="1475" w:author="Modou Sarr" w:date="2024-11-25T14:04:00Z" w16du:dateUtc="2024-11-25T14:04:00Z"/>
              </w:rPr>
            </w:pPr>
            <w:ins w:id="1476" w:author="Modou Sarr" w:date="2024-11-25T14:04:00Z" w16du:dateUtc="2024-11-25T14:04:00Z">
              <w:r w:rsidRPr="00390447">
                <w:t>[Insert Status]</w:t>
              </w:r>
            </w:ins>
          </w:p>
        </w:tc>
      </w:tr>
      <w:tr w:rsidR="009A658B" w:rsidRPr="004D03C5" w14:paraId="6A4C6B0A" w14:textId="77777777" w:rsidTr="006646F6">
        <w:trPr>
          <w:ins w:id="1477" w:author="Modou Sarr" w:date="2024-11-25T14:04:00Z"/>
        </w:trPr>
        <w:tc>
          <w:tcPr>
            <w:tcW w:w="6234" w:type="dxa"/>
          </w:tcPr>
          <w:p w14:paraId="4DD744F5" w14:textId="77777777" w:rsidR="009A658B" w:rsidRPr="004D03C5" w:rsidRDefault="009A658B" w:rsidP="006646F6">
            <w:pPr>
              <w:rPr>
                <w:ins w:id="1478" w:author="Modou Sarr" w:date="2024-11-25T14:04:00Z" w16du:dateUtc="2024-11-25T14:04:00Z"/>
              </w:rPr>
            </w:pPr>
            <w:proofErr w:type="gramStart"/>
            <w:ins w:id="1479" w:author="Modou Sarr" w:date="2024-11-25T14:04:00Z" w16du:dateUtc="2024-11-25T14:04:00Z">
              <w:r w:rsidRPr="00390447">
                <w:t>Ensure availability of PPE at all times</w:t>
              </w:r>
              <w:proofErr w:type="gramEnd"/>
              <w:r w:rsidRPr="00390447">
                <w:t>, on all sites, including harnesses, safety boots, rubberized gloves that fit properly.</w:t>
              </w:r>
            </w:ins>
          </w:p>
        </w:tc>
        <w:tc>
          <w:tcPr>
            <w:tcW w:w="1490" w:type="dxa"/>
          </w:tcPr>
          <w:p w14:paraId="567D44D8" w14:textId="77777777" w:rsidR="009A658B" w:rsidRPr="004D03C5" w:rsidRDefault="009A658B" w:rsidP="006646F6">
            <w:pPr>
              <w:rPr>
                <w:ins w:id="1480" w:author="Modou Sarr" w:date="2024-11-25T14:04:00Z" w16du:dateUtc="2024-11-25T14:04:00Z"/>
              </w:rPr>
            </w:pPr>
            <w:ins w:id="1481" w:author="Modou Sarr" w:date="2024-11-25T14:04:00Z" w16du:dateUtc="2024-11-25T14:04:00Z">
              <w:r w:rsidRPr="00390447">
                <w:t>KEI Industries Ltd.</w:t>
              </w:r>
            </w:ins>
          </w:p>
        </w:tc>
        <w:tc>
          <w:tcPr>
            <w:tcW w:w="1275" w:type="dxa"/>
          </w:tcPr>
          <w:p w14:paraId="1EC6E425" w14:textId="77777777" w:rsidR="009A658B" w:rsidRPr="004D03C5" w:rsidRDefault="009A658B" w:rsidP="006646F6">
            <w:pPr>
              <w:rPr>
                <w:ins w:id="1482" w:author="Modou Sarr" w:date="2024-11-25T14:04:00Z" w16du:dateUtc="2024-11-25T14:04:00Z"/>
              </w:rPr>
            </w:pPr>
            <w:ins w:id="1483" w:author="Modou Sarr" w:date="2024-11-25T14:04:00Z" w16du:dateUtc="2024-11-25T14:04:00Z">
              <w:r w:rsidRPr="00390447">
                <w:t>Ongoing</w:t>
              </w:r>
            </w:ins>
          </w:p>
        </w:tc>
        <w:tc>
          <w:tcPr>
            <w:tcW w:w="1701" w:type="dxa"/>
          </w:tcPr>
          <w:p w14:paraId="4F2B1278" w14:textId="77777777" w:rsidR="009A658B" w:rsidRPr="004D03C5" w:rsidRDefault="009A658B" w:rsidP="006646F6">
            <w:pPr>
              <w:rPr>
                <w:ins w:id="1484" w:author="Modou Sarr" w:date="2024-11-25T14:04:00Z" w16du:dateUtc="2024-11-25T14:04:00Z"/>
              </w:rPr>
            </w:pPr>
            <w:ins w:id="1485" w:author="Modou Sarr" w:date="2024-11-25T14:04:00Z" w16du:dateUtc="2024-11-25T14:04:00Z">
              <w:r w:rsidRPr="00390447">
                <w:t>[Insert Date]</w:t>
              </w:r>
            </w:ins>
          </w:p>
        </w:tc>
        <w:tc>
          <w:tcPr>
            <w:tcW w:w="2268" w:type="dxa"/>
          </w:tcPr>
          <w:p w14:paraId="427053D2" w14:textId="77777777" w:rsidR="009A658B" w:rsidRPr="004D03C5" w:rsidRDefault="009A658B" w:rsidP="006646F6">
            <w:pPr>
              <w:rPr>
                <w:ins w:id="1486" w:author="Modou Sarr" w:date="2024-11-25T14:04:00Z" w16du:dateUtc="2024-11-25T14:04:00Z"/>
              </w:rPr>
            </w:pPr>
            <w:ins w:id="1487" w:author="Modou Sarr" w:date="2024-11-25T14:04:00Z" w16du:dateUtc="2024-11-25T14:04:00Z">
              <w:r w:rsidRPr="00390447">
                <w:t>[Insert Status]</w:t>
              </w:r>
            </w:ins>
          </w:p>
        </w:tc>
      </w:tr>
      <w:tr w:rsidR="009A658B" w:rsidRPr="004D03C5" w14:paraId="069D8F6F" w14:textId="77777777" w:rsidTr="006646F6">
        <w:trPr>
          <w:ins w:id="1488" w:author="Modou Sarr" w:date="2024-11-25T14:04:00Z"/>
        </w:trPr>
        <w:tc>
          <w:tcPr>
            <w:tcW w:w="6234" w:type="dxa"/>
          </w:tcPr>
          <w:p w14:paraId="10B350FA" w14:textId="77777777" w:rsidR="009A658B" w:rsidRPr="004D03C5" w:rsidRDefault="009A658B" w:rsidP="006646F6">
            <w:pPr>
              <w:rPr>
                <w:ins w:id="1489" w:author="Modou Sarr" w:date="2024-11-25T14:04:00Z" w16du:dateUtc="2024-11-25T14:04:00Z"/>
              </w:rPr>
            </w:pPr>
            <w:ins w:id="1490" w:author="Modou Sarr" w:date="2024-11-25T14:04:00Z" w16du:dateUtc="2024-11-25T14:04:00Z">
              <w:r w:rsidRPr="00390447">
                <w:t>Enforce the appropriate usage of PPE when carrying out works at each site.</w:t>
              </w:r>
            </w:ins>
          </w:p>
        </w:tc>
        <w:tc>
          <w:tcPr>
            <w:tcW w:w="1490" w:type="dxa"/>
          </w:tcPr>
          <w:p w14:paraId="4A364157" w14:textId="77777777" w:rsidR="009A658B" w:rsidRPr="004D03C5" w:rsidRDefault="009A658B" w:rsidP="006646F6">
            <w:pPr>
              <w:rPr>
                <w:ins w:id="1491" w:author="Modou Sarr" w:date="2024-11-25T14:04:00Z" w16du:dateUtc="2024-11-25T14:04:00Z"/>
              </w:rPr>
            </w:pPr>
            <w:ins w:id="1492" w:author="Modou Sarr" w:date="2024-11-25T14:04:00Z" w16du:dateUtc="2024-11-25T14:04:00Z">
              <w:r w:rsidRPr="00390447">
                <w:t>KEI Industries Ltd.</w:t>
              </w:r>
            </w:ins>
          </w:p>
        </w:tc>
        <w:tc>
          <w:tcPr>
            <w:tcW w:w="1275" w:type="dxa"/>
          </w:tcPr>
          <w:p w14:paraId="1E757B21" w14:textId="77777777" w:rsidR="009A658B" w:rsidRPr="004D03C5" w:rsidRDefault="009A658B" w:rsidP="006646F6">
            <w:pPr>
              <w:rPr>
                <w:ins w:id="1493" w:author="Modou Sarr" w:date="2024-11-25T14:04:00Z" w16du:dateUtc="2024-11-25T14:04:00Z"/>
              </w:rPr>
            </w:pPr>
            <w:ins w:id="1494" w:author="Modou Sarr" w:date="2024-11-25T14:04:00Z" w16du:dateUtc="2024-11-25T14:04:00Z">
              <w:r w:rsidRPr="00390447">
                <w:t>Ongoing</w:t>
              </w:r>
            </w:ins>
          </w:p>
        </w:tc>
        <w:tc>
          <w:tcPr>
            <w:tcW w:w="1701" w:type="dxa"/>
          </w:tcPr>
          <w:p w14:paraId="1C015045" w14:textId="77777777" w:rsidR="009A658B" w:rsidRPr="004D03C5" w:rsidRDefault="009A658B" w:rsidP="006646F6">
            <w:pPr>
              <w:rPr>
                <w:ins w:id="1495" w:author="Modou Sarr" w:date="2024-11-25T14:04:00Z" w16du:dateUtc="2024-11-25T14:04:00Z"/>
              </w:rPr>
            </w:pPr>
            <w:ins w:id="1496" w:author="Modou Sarr" w:date="2024-11-25T14:04:00Z" w16du:dateUtc="2024-11-25T14:04:00Z">
              <w:r w:rsidRPr="00390447">
                <w:t>[Insert Date]</w:t>
              </w:r>
            </w:ins>
          </w:p>
        </w:tc>
        <w:tc>
          <w:tcPr>
            <w:tcW w:w="2268" w:type="dxa"/>
          </w:tcPr>
          <w:p w14:paraId="79713224" w14:textId="77777777" w:rsidR="009A658B" w:rsidRPr="004D03C5" w:rsidRDefault="009A658B" w:rsidP="006646F6">
            <w:pPr>
              <w:rPr>
                <w:ins w:id="1497" w:author="Modou Sarr" w:date="2024-11-25T14:04:00Z" w16du:dateUtc="2024-11-25T14:04:00Z"/>
              </w:rPr>
            </w:pPr>
            <w:ins w:id="1498" w:author="Modou Sarr" w:date="2024-11-25T14:04:00Z" w16du:dateUtc="2024-11-25T14:04:00Z">
              <w:r w:rsidRPr="00390447">
                <w:t>[Insert Status]</w:t>
              </w:r>
            </w:ins>
          </w:p>
        </w:tc>
      </w:tr>
      <w:tr w:rsidR="009A658B" w:rsidRPr="004D03C5" w14:paraId="649E093B" w14:textId="77777777" w:rsidTr="006646F6">
        <w:trPr>
          <w:ins w:id="1499" w:author="Modou Sarr" w:date="2024-11-25T14:04:00Z"/>
        </w:trPr>
        <w:tc>
          <w:tcPr>
            <w:tcW w:w="6234" w:type="dxa"/>
          </w:tcPr>
          <w:p w14:paraId="65944EA4" w14:textId="77777777" w:rsidR="009A658B" w:rsidRPr="004D03C5" w:rsidRDefault="009A658B" w:rsidP="006646F6">
            <w:pPr>
              <w:rPr>
                <w:ins w:id="1500" w:author="Modou Sarr" w:date="2024-11-25T14:04:00Z" w16du:dateUtc="2024-11-25T14:04:00Z"/>
              </w:rPr>
            </w:pPr>
            <w:ins w:id="1501" w:author="Modou Sarr" w:date="2024-11-25T14:04:00Z" w16du:dateUtc="2024-11-25T14:04:00Z">
              <w:r w:rsidRPr="00390447">
                <w:t>Ensure all supervisors and technicians are trained on appropriate usage of PPE.</w:t>
              </w:r>
            </w:ins>
          </w:p>
        </w:tc>
        <w:tc>
          <w:tcPr>
            <w:tcW w:w="1490" w:type="dxa"/>
          </w:tcPr>
          <w:p w14:paraId="0599E810" w14:textId="77777777" w:rsidR="009A658B" w:rsidRPr="004D03C5" w:rsidRDefault="009A658B" w:rsidP="006646F6">
            <w:pPr>
              <w:rPr>
                <w:ins w:id="1502" w:author="Modou Sarr" w:date="2024-11-25T14:04:00Z" w16du:dateUtc="2024-11-25T14:04:00Z"/>
              </w:rPr>
            </w:pPr>
            <w:ins w:id="1503" w:author="Modou Sarr" w:date="2024-11-25T14:04:00Z" w16du:dateUtc="2024-11-25T14:04:00Z">
              <w:r w:rsidRPr="00390447">
                <w:t>KEI Industries Ltd.</w:t>
              </w:r>
            </w:ins>
          </w:p>
        </w:tc>
        <w:tc>
          <w:tcPr>
            <w:tcW w:w="1275" w:type="dxa"/>
          </w:tcPr>
          <w:p w14:paraId="7C68524D" w14:textId="77777777" w:rsidR="009A658B" w:rsidRPr="004D03C5" w:rsidRDefault="009A658B" w:rsidP="006646F6">
            <w:pPr>
              <w:rPr>
                <w:ins w:id="1504" w:author="Modou Sarr" w:date="2024-11-25T14:04:00Z" w16du:dateUtc="2024-11-25T14:04:00Z"/>
              </w:rPr>
            </w:pPr>
            <w:ins w:id="1505" w:author="Modou Sarr" w:date="2024-11-25T14:04:00Z" w16du:dateUtc="2024-11-25T14:04:00Z">
              <w:r w:rsidRPr="00390447">
                <w:t>Ongoing</w:t>
              </w:r>
            </w:ins>
          </w:p>
        </w:tc>
        <w:tc>
          <w:tcPr>
            <w:tcW w:w="1701" w:type="dxa"/>
          </w:tcPr>
          <w:p w14:paraId="492A3F6B" w14:textId="77777777" w:rsidR="009A658B" w:rsidRPr="004D03C5" w:rsidRDefault="009A658B" w:rsidP="006646F6">
            <w:pPr>
              <w:rPr>
                <w:ins w:id="1506" w:author="Modou Sarr" w:date="2024-11-25T14:04:00Z" w16du:dateUtc="2024-11-25T14:04:00Z"/>
              </w:rPr>
            </w:pPr>
            <w:ins w:id="1507" w:author="Modou Sarr" w:date="2024-11-25T14:04:00Z" w16du:dateUtc="2024-11-25T14:04:00Z">
              <w:r w:rsidRPr="00390447">
                <w:t>[Insert Date]</w:t>
              </w:r>
            </w:ins>
          </w:p>
        </w:tc>
        <w:tc>
          <w:tcPr>
            <w:tcW w:w="2268" w:type="dxa"/>
          </w:tcPr>
          <w:p w14:paraId="74CFD7FD" w14:textId="77777777" w:rsidR="009A658B" w:rsidRPr="004D03C5" w:rsidRDefault="009A658B" w:rsidP="006646F6">
            <w:pPr>
              <w:rPr>
                <w:ins w:id="1508" w:author="Modou Sarr" w:date="2024-11-25T14:04:00Z" w16du:dateUtc="2024-11-25T14:04:00Z"/>
              </w:rPr>
            </w:pPr>
            <w:ins w:id="1509" w:author="Modou Sarr" w:date="2024-11-25T14:04:00Z" w16du:dateUtc="2024-11-25T14:04:00Z">
              <w:r w:rsidRPr="00390447">
                <w:t>[Insert Status]</w:t>
              </w:r>
            </w:ins>
          </w:p>
        </w:tc>
      </w:tr>
      <w:tr w:rsidR="009A658B" w:rsidRPr="004D03C5" w14:paraId="29BBE663" w14:textId="77777777" w:rsidTr="006646F6">
        <w:trPr>
          <w:ins w:id="1510" w:author="Modou Sarr" w:date="2024-11-25T14:04:00Z"/>
        </w:trPr>
        <w:tc>
          <w:tcPr>
            <w:tcW w:w="6234" w:type="dxa"/>
          </w:tcPr>
          <w:p w14:paraId="1DD5143F" w14:textId="77777777" w:rsidR="009A658B" w:rsidRPr="004D03C5" w:rsidRDefault="009A658B" w:rsidP="006646F6">
            <w:pPr>
              <w:rPr>
                <w:ins w:id="1511" w:author="Modou Sarr" w:date="2024-11-25T14:04:00Z" w16du:dateUtc="2024-11-25T14:04:00Z"/>
              </w:rPr>
            </w:pPr>
            <w:ins w:id="1512" w:author="Modou Sarr" w:date="2024-11-25T14:04:00Z" w16du:dateUtc="2024-11-25T14:04:00Z">
              <w:r w:rsidRPr="00390447">
                <w:rPr>
                  <w:b/>
                  <w:bCs/>
                </w:rPr>
                <w:t>Regular Third-party Audits and Independent Reviews</w:t>
              </w:r>
            </w:ins>
          </w:p>
        </w:tc>
        <w:tc>
          <w:tcPr>
            <w:tcW w:w="1490" w:type="dxa"/>
          </w:tcPr>
          <w:p w14:paraId="12767960" w14:textId="77777777" w:rsidR="009A658B" w:rsidRPr="004D03C5" w:rsidRDefault="009A658B" w:rsidP="006646F6">
            <w:pPr>
              <w:rPr>
                <w:ins w:id="1513" w:author="Modou Sarr" w:date="2024-11-25T14:04:00Z" w16du:dateUtc="2024-11-25T14:04:00Z"/>
              </w:rPr>
            </w:pPr>
          </w:p>
        </w:tc>
        <w:tc>
          <w:tcPr>
            <w:tcW w:w="1275" w:type="dxa"/>
          </w:tcPr>
          <w:p w14:paraId="661B0C19" w14:textId="77777777" w:rsidR="009A658B" w:rsidRPr="004D03C5" w:rsidRDefault="009A658B" w:rsidP="006646F6">
            <w:pPr>
              <w:rPr>
                <w:ins w:id="1514" w:author="Modou Sarr" w:date="2024-11-25T14:04:00Z" w16du:dateUtc="2024-11-25T14:04:00Z"/>
              </w:rPr>
            </w:pPr>
          </w:p>
        </w:tc>
        <w:tc>
          <w:tcPr>
            <w:tcW w:w="1701" w:type="dxa"/>
          </w:tcPr>
          <w:p w14:paraId="36AC0C13" w14:textId="77777777" w:rsidR="009A658B" w:rsidRPr="004D03C5" w:rsidRDefault="009A658B" w:rsidP="006646F6">
            <w:pPr>
              <w:rPr>
                <w:ins w:id="1515" w:author="Modou Sarr" w:date="2024-11-25T14:04:00Z" w16du:dateUtc="2024-11-25T14:04:00Z"/>
              </w:rPr>
            </w:pPr>
          </w:p>
        </w:tc>
        <w:tc>
          <w:tcPr>
            <w:tcW w:w="2268" w:type="dxa"/>
          </w:tcPr>
          <w:p w14:paraId="01580B73" w14:textId="77777777" w:rsidR="009A658B" w:rsidRPr="004D03C5" w:rsidRDefault="009A658B" w:rsidP="006646F6">
            <w:pPr>
              <w:rPr>
                <w:ins w:id="1516" w:author="Modou Sarr" w:date="2024-11-25T14:04:00Z" w16du:dateUtc="2024-11-25T14:04:00Z"/>
              </w:rPr>
            </w:pPr>
          </w:p>
        </w:tc>
      </w:tr>
      <w:tr w:rsidR="009A658B" w:rsidRPr="004D03C5" w14:paraId="02756F8F" w14:textId="77777777" w:rsidTr="006646F6">
        <w:trPr>
          <w:ins w:id="1517" w:author="Modou Sarr" w:date="2024-11-25T14:04:00Z"/>
        </w:trPr>
        <w:tc>
          <w:tcPr>
            <w:tcW w:w="6234" w:type="dxa"/>
          </w:tcPr>
          <w:p w14:paraId="288232DE" w14:textId="77777777" w:rsidR="009A658B" w:rsidRPr="004D03C5" w:rsidRDefault="009A658B" w:rsidP="006646F6">
            <w:pPr>
              <w:rPr>
                <w:ins w:id="1518" w:author="Modou Sarr" w:date="2024-11-25T14:04:00Z" w16du:dateUtc="2024-11-25T14:04:00Z"/>
              </w:rPr>
            </w:pPr>
            <w:ins w:id="1519" w:author="Modou Sarr" w:date="2024-11-25T14:04:00Z" w16du:dateUtc="2024-11-25T14:04:00Z">
              <w:r w:rsidRPr="00390447">
                <w:t>Conduct periodic third-party audits to evaluate compliance with safety standards and recommend improvements.</w:t>
              </w:r>
            </w:ins>
          </w:p>
        </w:tc>
        <w:tc>
          <w:tcPr>
            <w:tcW w:w="1490" w:type="dxa"/>
          </w:tcPr>
          <w:p w14:paraId="25E637E5" w14:textId="77777777" w:rsidR="009A658B" w:rsidRPr="004D03C5" w:rsidRDefault="009A658B" w:rsidP="006646F6">
            <w:pPr>
              <w:rPr>
                <w:ins w:id="1520" w:author="Modou Sarr" w:date="2024-11-25T14:04:00Z" w16du:dateUtc="2024-11-25T14:04:00Z"/>
              </w:rPr>
            </w:pPr>
            <w:ins w:id="1521" w:author="Modou Sarr" w:date="2024-11-25T14:04:00Z" w16du:dateUtc="2024-11-25T14:04:00Z">
              <w:r w:rsidRPr="00390447">
                <w:t>KEI Industries Ltd.</w:t>
              </w:r>
            </w:ins>
          </w:p>
        </w:tc>
        <w:tc>
          <w:tcPr>
            <w:tcW w:w="1275" w:type="dxa"/>
          </w:tcPr>
          <w:p w14:paraId="0BFB01BB" w14:textId="77777777" w:rsidR="009A658B" w:rsidRPr="004D03C5" w:rsidRDefault="009A658B" w:rsidP="006646F6">
            <w:pPr>
              <w:rPr>
                <w:ins w:id="1522" w:author="Modou Sarr" w:date="2024-11-25T14:04:00Z" w16du:dateUtc="2024-11-25T14:04:00Z"/>
              </w:rPr>
            </w:pPr>
            <w:ins w:id="1523" w:author="Modou Sarr" w:date="2024-11-25T14:04:00Z" w16du:dateUtc="2024-11-25T14:04:00Z">
              <w:r w:rsidRPr="00390447">
                <w:t>Ongoing</w:t>
              </w:r>
            </w:ins>
          </w:p>
        </w:tc>
        <w:tc>
          <w:tcPr>
            <w:tcW w:w="1701" w:type="dxa"/>
          </w:tcPr>
          <w:p w14:paraId="377E213D" w14:textId="77777777" w:rsidR="009A658B" w:rsidRPr="004D03C5" w:rsidRDefault="009A658B" w:rsidP="006646F6">
            <w:pPr>
              <w:rPr>
                <w:ins w:id="1524" w:author="Modou Sarr" w:date="2024-11-25T14:04:00Z" w16du:dateUtc="2024-11-25T14:04:00Z"/>
              </w:rPr>
            </w:pPr>
            <w:ins w:id="1525" w:author="Modou Sarr" w:date="2024-11-25T14:04:00Z" w16du:dateUtc="2024-11-25T14:04:00Z">
              <w:r w:rsidRPr="00390447">
                <w:t>[Insert Date]</w:t>
              </w:r>
            </w:ins>
          </w:p>
        </w:tc>
        <w:tc>
          <w:tcPr>
            <w:tcW w:w="2268" w:type="dxa"/>
          </w:tcPr>
          <w:p w14:paraId="7CCDE920" w14:textId="77777777" w:rsidR="009A658B" w:rsidRPr="004D03C5" w:rsidRDefault="009A658B" w:rsidP="006646F6">
            <w:pPr>
              <w:rPr>
                <w:ins w:id="1526" w:author="Modou Sarr" w:date="2024-11-25T14:04:00Z" w16du:dateUtc="2024-11-25T14:04:00Z"/>
              </w:rPr>
            </w:pPr>
            <w:ins w:id="1527" w:author="Modou Sarr" w:date="2024-11-25T14:04:00Z" w16du:dateUtc="2024-11-25T14:04:00Z">
              <w:r w:rsidRPr="00390447">
                <w:t>[Insert Status]</w:t>
              </w:r>
            </w:ins>
          </w:p>
        </w:tc>
      </w:tr>
      <w:tr w:rsidR="009A658B" w:rsidRPr="004D03C5" w14:paraId="2D9DF87B" w14:textId="77777777" w:rsidTr="006646F6">
        <w:trPr>
          <w:ins w:id="1528" w:author="Modou Sarr" w:date="2024-11-25T14:04:00Z"/>
        </w:trPr>
        <w:tc>
          <w:tcPr>
            <w:tcW w:w="6234" w:type="dxa"/>
          </w:tcPr>
          <w:p w14:paraId="6E456909" w14:textId="77777777" w:rsidR="009A658B" w:rsidRPr="004D03C5" w:rsidRDefault="009A658B" w:rsidP="006646F6">
            <w:pPr>
              <w:rPr>
                <w:ins w:id="1529" w:author="Modou Sarr" w:date="2024-11-25T14:04:00Z" w16du:dateUtc="2024-11-25T14:04:00Z"/>
              </w:rPr>
            </w:pPr>
            <w:ins w:id="1530" w:author="Modou Sarr" w:date="2024-11-25T14:04:00Z" w16du:dateUtc="2024-11-25T14:04:00Z">
              <w:r w:rsidRPr="00390447">
                <w:t>Engage independent reviewers to provide unbiased assessments of safety practices.</w:t>
              </w:r>
            </w:ins>
          </w:p>
        </w:tc>
        <w:tc>
          <w:tcPr>
            <w:tcW w:w="1490" w:type="dxa"/>
          </w:tcPr>
          <w:p w14:paraId="77DB5EED" w14:textId="77777777" w:rsidR="009A658B" w:rsidRPr="004D03C5" w:rsidRDefault="009A658B" w:rsidP="006646F6">
            <w:pPr>
              <w:rPr>
                <w:ins w:id="1531" w:author="Modou Sarr" w:date="2024-11-25T14:04:00Z" w16du:dateUtc="2024-11-25T14:04:00Z"/>
              </w:rPr>
            </w:pPr>
            <w:ins w:id="1532" w:author="Modou Sarr" w:date="2024-11-25T14:04:00Z" w16du:dateUtc="2024-11-25T14:04:00Z">
              <w:r w:rsidRPr="00390447">
                <w:t>KEI Industries Ltd.</w:t>
              </w:r>
            </w:ins>
          </w:p>
        </w:tc>
        <w:tc>
          <w:tcPr>
            <w:tcW w:w="1275" w:type="dxa"/>
          </w:tcPr>
          <w:p w14:paraId="35D5A727" w14:textId="77777777" w:rsidR="009A658B" w:rsidRPr="004D03C5" w:rsidRDefault="009A658B" w:rsidP="006646F6">
            <w:pPr>
              <w:rPr>
                <w:ins w:id="1533" w:author="Modou Sarr" w:date="2024-11-25T14:04:00Z" w16du:dateUtc="2024-11-25T14:04:00Z"/>
              </w:rPr>
            </w:pPr>
            <w:ins w:id="1534" w:author="Modou Sarr" w:date="2024-11-25T14:04:00Z" w16du:dateUtc="2024-11-25T14:04:00Z">
              <w:r w:rsidRPr="00390447">
                <w:t>Ongoing</w:t>
              </w:r>
            </w:ins>
          </w:p>
        </w:tc>
        <w:tc>
          <w:tcPr>
            <w:tcW w:w="1701" w:type="dxa"/>
          </w:tcPr>
          <w:p w14:paraId="607A6326" w14:textId="77777777" w:rsidR="009A658B" w:rsidRPr="004D03C5" w:rsidRDefault="009A658B" w:rsidP="006646F6">
            <w:pPr>
              <w:rPr>
                <w:ins w:id="1535" w:author="Modou Sarr" w:date="2024-11-25T14:04:00Z" w16du:dateUtc="2024-11-25T14:04:00Z"/>
              </w:rPr>
            </w:pPr>
            <w:ins w:id="1536" w:author="Modou Sarr" w:date="2024-11-25T14:04:00Z" w16du:dateUtc="2024-11-25T14:04:00Z">
              <w:r w:rsidRPr="00390447">
                <w:t>[Insert Date]</w:t>
              </w:r>
            </w:ins>
          </w:p>
        </w:tc>
        <w:tc>
          <w:tcPr>
            <w:tcW w:w="2268" w:type="dxa"/>
          </w:tcPr>
          <w:p w14:paraId="523A9CCB" w14:textId="77777777" w:rsidR="009A658B" w:rsidRPr="004D03C5" w:rsidRDefault="009A658B" w:rsidP="006646F6">
            <w:pPr>
              <w:rPr>
                <w:ins w:id="1537" w:author="Modou Sarr" w:date="2024-11-25T14:04:00Z" w16du:dateUtc="2024-11-25T14:04:00Z"/>
              </w:rPr>
            </w:pPr>
            <w:ins w:id="1538" w:author="Modou Sarr" w:date="2024-11-25T14:04:00Z" w16du:dateUtc="2024-11-25T14:04:00Z">
              <w:r w:rsidRPr="00390447">
                <w:t>[Insert Status]</w:t>
              </w:r>
            </w:ins>
          </w:p>
        </w:tc>
      </w:tr>
      <w:tr w:rsidR="009A658B" w:rsidRPr="004D03C5" w14:paraId="3AEF6DFA" w14:textId="77777777" w:rsidTr="006646F6">
        <w:trPr>
          <w:ins w:id="1539" w:author="Modou Sarr" w:date="2024-11-25T14:04:00Z"/>
        </w:trPr>
        <w:tc>
          <w:tcPr>
            <w:tcW w:w="6234" w:type="dxa"/>
          </w:tcPr>
          <w:p w14:paraId="20524D45" w14:textId="77777777" w:rsidR="009A658B" w:rsidRPr="004D03C5" w:rsidRDefault="009A658B" w:rsidP="006646F6">
            <w:pPr>
              <w:rPr>
                <w:ins w:id="1540" w:author="Modou Sarr" w:date="2024-11-25T14:04:00Z" w16du:dateUtc="2024-11-25T14:04:00Z"/>
              </w:rPr>
            </w:pPr>
            <w:ins w:id="1541" w:author="Modou Sarr" w:date="2024-11-25T14:04:00Z" w16du:dateUtc="2024-11-25T14:04:00Z">
              <w:r w:rsidRPr="00390447">
                <w:rPr>
                  <w:b/>
                  <w:bCs/>
                </w:rPr>
                <w:t>Enhanced Grievance Mechanisms and Community Engagement</w:t>
              </w:r>
            </w:ins>
          </w:p>
        </w:tc>
        <w:tc>
          <w:tcPr>
            <w:tcW w:w="1490" w:type="dxa"/>
          </w:tcPr>
          <w:p w14:paraId="106B0797" w14:textId="77777777" w:rsidR="009A658B" w:rsidRPr="004D03C5" w:rsidRDefault="009A658B" w:rsidP="006646F6">
            <w:pPr>
              <w:rPr>
                <w:ins w:id="1542" w:author="Modou Sarr" w:date="2024-11-25T14:04:00Z" w16du:dateUtc="2024-11-25T14:04:00Z"/>
              </w:rPr>
            </w:pPr>
          </w:p>
        </w:tc>
        <w:tc>
          <w:tcPr>
            <w:tcW w:w="1275" w:type="dxa"/>
          </w:tcPr>
          <w:p w14:paraId="750EF62E" w14:textId="77777777" w:rsidR="009A658B" w:rsidRPr="004D03C5" w:rsidRDefault="009A658B" w:rsidP="006646F6">
            <w:pPr>
              <w:rPr>
                <w:ins w:id="1543" w:author="Modou Sarr" w:date="2024-11-25T14:04:00Z" w16du:dateUtc="2024-11-25T14:04:00Z"/>
              </w:rPr>
            </w:pPr>
          </w:p>
        </w:tc>
        <w:tc>
          <w:tcPr>
            <w:tcW w:w="1701" w:type="dxa"/>
          </w:tcPr>
          <w:p w14:paraId="5A074A1B" w14:textId="77777777" w:rsidR="009A658B" w:rsidRPr="004D03C5" w:rsidRDefault="009A658B" w:rsidP="006646F6">
            <w:pPr>
              <w:rPr>
                <w:ins w:id="1544" w:author="Modou Sarr" w:date="2024-11-25T14:04:00Z" w16du:dateUtc="2024-11-25T14:04:00Z"/>
              </w:rPr>
            </w:pPr>
          </w:p>
        </w:tc>
        <w:tc>
          <w:tcPr>
            <w:tcW w:w="2268" w:type="dxa"/>
          </w:tcPr>
          <w:p w14:paraId="64B2D056" w14:textId="77777777" w:rsidR="009A658B" w:rsidRPr="004D03C5" w:rsidRDefault="009A658B" w:rsidP="006646F6">
            <w:pPr>
              <w:rPr>
                <w:ins w:id="1545" w:author="Modou Sarr" w:date="2024-11-25T14:04:00Z" w16du:dateUtc="2024-11-25T14:04:00Z"/>
              </w:rPr>
            </w:pPr>
          </w:p>
        </w:tc>
      </w:tr>
      <w:tr w:rsidR="009A658B" w:rsidRPr="004D03C5" w14:paraId="3451231B" w14:textId="77777777" w:rsidTr="006646F6">
        <w:trPr>
          <w:ins w:id="1546" w:author="Modou Sarr" w:date="2024-11-25T14:04:00Z"/>
        </w:trPr>
        <w:tc>
          <w:tcPr>
            <w:tcW w:w="6234" w:type="dxa"/>
          </w:tcPr>
          <w:p w14:paraId="0E5AD788" w14:textId="77777777" w:rsidR="009A658B" w:rsidRPr="004D03C5" w:rsidRDefault="009A658B" w:rsidP="006646F6">
            <w:pPr>
              <w:rPr>
                <w:ins w:id="1547" w:author="Modou Sarr" w:date="2024-11-25T14:04:00Z" w16du:dateUtc="2024-11-25T14:04:00Z"/>
              </w:rPr>
            </w:pPr>
            <w:ins w:id="1548" w:author="Modou Sarr" w:date="2024-11-25T14:04:00Z" w16du:dateUtc="2024-11-25T14:04:00Z">
              <w:r w:rsidRPr="00390447">
                <w:t>Strengthen grievance mechanisms to allow workers and community members to report safety concerns anonymously.</w:t>
              </w:r>
            </w:ins>
          </w:p>
        </w:tc>
        <w:tc>
          <w:tcPr>
            <w:tcW w:w="1490" w:type="dxa"/>
          </w:tcPr>
          <w:p w14:paraId="4E0B295D" w14:textId="77777777" w:rsidR="009A658B" w:rsidRPr="004D03C5" w:rsidRDefault="009A658B" w:rsidP="006646F6">
            <w:pPr>
              <w:rPr>
                <w:ins w:id="1549" w:author="Modou Sarr" w:date="2024-11-25T14:04:00Z" w16du:dateUtc="2024-11-25T14:04:00Z"/>
              </w:rPr>
            </w:pPr>
            <w:ins w:id="1550" w:author="Modou Sarr" w:date="2024-11-25T14:04:00Z" w16du:dateUtc="2024-11-25T14:04:00Z">
              <w:r w:rsidRPr="00390447">
                <w:t>KEI Industries Ltd.</w:t>
              </w:r>
            </w:ins>
          </w:p>
        </w:tc>
        <w:tc>
          <w:tcPr>
            <w:tcW w:w="1275" w:type="dxa"/>
          </w:tcPr>
          <w:p w14:paraId="1D3EAE07" w14:textId="77777777" w:rsidR="009A658B" w:rsidRPr="004D03C5" w:rsidRDefault="009A658B" w:rsidP="006646F6">
            <w:pPr>
              <w:rPr>
                <w:ins w:id="1551" w:author="Modou Sarr" w:date="2024-11-25T14:04:00Z" w16du:dateUtc="2024-11-25T14:04:00Z"/>
              </w:rPr>
            </w:pPr>
            <w:ins w:id="1552" w:author="Modou Sarr" w:date="2024-11-25T14:04:00Z" w16du:dateUtc="2024-11-25T14:04:00Z">
              <w:r w:rsidRPr="00390447">
                <w:t>Ongoing</w:t>
              </w:r>
            </w:ins>
          </w:p>
        </w:tc>
        <w:tc>
          <w:tcPr>
            <w:tcW w:w="1701" w:type="dxa"/>
          </w:tcPr>
          <w:p w14:paraId="08A702D6" w14:textId="77777777" w:rsidR="009A658B" w:rsidRPr="004D03C5" w:rsidRDefault="009A658B" w:rsidP="006646F6">
            <w:pPr>
              <w:rPr>
                <w:ins w:id="1553" w:author="Modou Sarr" w:date="2024-11-25T14:04:00Z" w16du:dateUtc="2024-11-25T14:04:00Z"/>
              </w:rPr>
            </w:pPr>
            <w:ins w:id="1554" w:author="Modou Sarr" w:date="2024-11-25T14:04:00Z" w16du:dateUtc="2024-11-25T14:04:00Z">
              <w:r w:rsidRPr="00390447">
                <w:t>[Insert Date]</w:t>
              </w:r>
            </w:ins>
          </w:p>
        </w:tc>
        <w:tc>
          <w:tcPr>
            <w:tcW w:w="2268" w:type="dxa"/>
          </w:tcPr>
          <w:p w14:paraId="0A247961" w14:textId="77777777" w:rsidR="009A658B" w:rsidRPr="004D03C5" w:rsidRDefault="009A658B" w:rsidP="006646F6">
            <w:pPr>
              <w:rPr>
                <w:ins w:id="1555" w:author="Modou Sarr" w:date="2024-11-25T14:04:00Z" w16du:dateUtc="2024-11-25T14:04:00Z"/>
              </w:rPr>
            </w:pPr>
            <w:ins w:id="1556" w:author="Modou Sarr" w:date="2024-11-25T14:04:00Z" w16du:dateUtc="2024-11-25T14:04:00Z">
              <w:r w:rsidRPr="00390447">
                <w:t>[Insert Status]</w:t>
              </w:r>
            </w:ins>
          </w:p>
        </w:tc>
      </w:tr>
      <w:tr w:rsidR="009A658B" w:rsidRPr="004D03C5" w14:paraId="276A3500" w14:textId="77777777" w:rsidTr="006646F6">
        <w:trPr>
          <w:ins w:id="1557" w:author="Modou Sarr" w:date="2024-11-25T14:04:00Z"/>
        </w:trPr>
        <w:tc>
          <w:tcPr>
            <w:tcW w:w="6234" w:type="dxa"/>
          </w:tcPr>
          <w:p w14:paraId="27BC845F" w14:textId="77777777" w:rsidR="009A658B" w:rsidRPr="004D03C5" w:rsidRDefault="009A658B" w:rsidP="006646F6">
            <w:pPr>
              <w:rPr>
                <w:ins w:id="1558" w:author="Modou Sarr" w:date="2024-11-25T14:04:00Z" w16du:dateUtc="2024-11-25T14:04:00Z"/>
              </w:rPr>
            </w:pPr>
            <w:ins w:id="1559" w:author="Modou Sarr" w:date="2024-11-25T14:04:00Z" w16du:dateUtc="2024-11-25T14:04:00Z">
              <w:r w:rsidRPr="00390447">
                <w:lastRenderedPageBreak/>
                <w:t>Foster transparent and accountable interactions with local communities to build trust and address potential safety issues proactively.</w:t>
              </w:r>
            </w:ins>
          </w:p>
        </w:tc>
        <w:tc>
          <w:tcPr>
            <w:tcW w:w="1490" w:type="dxa"/>
          </w:tcPr>
          <w:p w14:paraId="062F07E2" w14:textId="77777777" w:rsidR="009A658B" w:rsidRPr="004D03C5" w:rsidRDefault="009A658B" w:rsidP="006646F6">
            <w:pPr>
              <w:rPr>
                <w:ins w:id="1560" w:author="Modou Sarr" w:date="2024-11-25T14:04:00Z" w16du:dateUtc="2024-11-25T14:04:00Z"/>
              </w:rPr>
            </w:pPr>
            <w:ins w:id="1561" w:author="Modou Sarr" w:date="2024-11-25T14:04:00Z" w16du:dateUtc="2024-11-25T14:04:00Z">
              <w:r w:rsidRPr="00390447">
                <w:t>KEI Industries Ltd.</w:t>
              </w:r>
            </w:ins>
          </w:p>
        </w:tc>
        <w:tc>
          <w:tcPr>
            <w:tcW w:w="1275" w:type="dxa"/>
          </w:tcPr>
          <w:p w14:paraId="554E14A2" w14:textId="77777777" w:rsidR="009A658B" w:rsidRPr="004D03C5" w:rsidRDefault="009A658B" w:rsidP="006646F6">
            <w:pPr>
              <w:rPr>
                <w:ins w:id="1562" w:author="Modou Sarr" w:date="2024-11-25T14:04:00Z" w16du:dateUtc="2024-11-25T14:04:00Z"/>
              </w:rPr>
            </w:pPr>
            <w:ins w:id="1563" w:author="Modou Sarr" w:date="2024-11-25T14:04:00Z" w16du:dateUtc="2024-11-25T14:04:00Z">
              <w:r w:rsidRPr="00390447">
                <w:t>Ongoing</w:t>
              </w:r>
            </w:ins>
          </w:p>
        </w:tc>
        <w:tc>
          <w:tcPr>
            <w:tcW w:w="1701" w:type="dxa"/>
          </w:tcPr>
          <w:p w14:paraId="2F7A7926" w14:textId="77777777" w:rsidR="009A658B" w:rsidRPr="004D03C5" w:rsidRDefault="009A658B" w:rsidP="006646F6">
            <w:pPr>
              <w:rPr>
                <w:ins w:id="1564" w:author="Modou Sarr" w:date="2024-11-25T14:04:00Z" w16du:dateUtc="2024-11-25T14:04:00Z"/>
              </w:rPr>
            </w:pPr>
            <w:ins w:id="1565" w:author="Modou Sarr" w:date="2024-11-25T14:04:00Z" w16du:dateUtc="2024-11-25T14:04:00Z">
              <w:r w:rsidRPr="00390447">
                <w:t>[Insert Date]</w:t>
              </w:r>
            </w:ins>
          </w:p>
        </w:tc>
        <w:tc>
          <w:tcPr>
            <w:tcW w:w="2268" w:type="dxa"/>
          </w:tcPr>
          <w:p w14:paraId="088668AC" w14:textId="77777777" w:rsidR="009A658B" w:rsidRPr="004D03C5" w:rsidRDefault="009A658B" w:rsidP="006646F6">
            <w:pPr>
              <w:rPr>
                <w:ins w:id="1566" w:author="Modou Sarr" w:date="2024-11-25T14:04:00Z" w16du:dateUtc="2024-11-25T14:04:00Z"/>
              </w:rPr>
            </w:pPr>
            <w:ins w:id="1567" w:author="Modou Sarr" w:date="2024-11-25T14:04:00Z" w16du:dateUtc="2024-11-25T14:04:00Z">
              <w:r w:rsidRPr="00390447">
                <w:t>[Insert Status]</w:t>
              </w:r>
            </w:ins>
          </w:p>
        </w:tc>
      </w:tr>
      <w:tr w:rsidR="009A658B" w:rsidRPr="004D03C5" w14:paraId="7A937E8B" w14:textId="77777777" w:rsidTr="006646F6">
        <w:trPr>
          <w:ins w:id="1568" w:author="Modou Sarr" w:date="2024-11-25T14:04:00Z"/>
        </w:trPr>
        <w:tc>
          <w:tcPr>
            <w:tcW w:w="6234" w:type="dxa"/>
          </w:tcPr>
          <w:p w14:paraId="3080026A" w14:textId="77777777" w:rsidR="009A658B" w:rsidRPr="004D03C5" w:rsidRDefault="009A658B" w:rsidP="006646F6">
            <w:pPr>
              <w:rPr>
                <w:ins w:id="1569" w:author="Modou Sarr" w:date="2024-11-25T14:04:00Z" w16du:dateUtc="2024-11-25T14:04:00Z"/>
              </w:rPr>
            </w:pPr>
            <w:ins w:id="1570" w:author="Modou Sarr" w:date="2024-11-25T14:04:00Z" w16du:dateUtc="2024-11-25T14:04:00Z">
              <w:r w:rsidRPr="00390447">
                <w:rPr>
                  <w:b/>
                  <w:bCs/>
                </w:rPr>
                <w:t>Backfilling and Site Maintenance</w:t>
              </w:r>
            </w:ins>
          </w:p>
        </w:tc>
        <w:tc>
          <w:tcPr>
            <w:tcW w:w="1490" w:type="dxa"/>
          </w:tcPr>
          <w:p w14:paraId="39E965F0" w14:textId="77777777" w:rsidR="009A658B" w:rsidRPr="004D03C5" w:rsidRDefault="009A658B" w:rsidP="006646F6">
            <w:pPr>
              <w:rPr>
                <w:ins w:id="1571" w:author="Modou Sarr" w:date="2024-11-25T14:04:00Z" w16du:dateUtc="2024-11-25T14:04:00Z"/>
              </w:rPr>
            </w:pPr>
          </w:p>
        </w:tc>
        <w:tc>
          <w:tcPr>
            <w:tcW w:w="1275" w:type="dxa"/>
          </w:tcPr>
          <w:p w14:paraId="49F88253" w14:textId="77777777" w:rsidR="009A658B" w:rsidRPr="004D03C5" w:rsidRDefault="009A658B" w:rsidP="006646F6">
            <w:pPr>
              <w:rPr>
                <w:ins w:id="1572" w:author="Modou Sarr" w:date="2024-11-25T14:04:00Z" w16du:dateUtc="2024-11-25T14:04:00Z"/>
              </w:rPr>
            </w:pPr>
          </w:p>
        </w:tc>
        <w:tc>
          <w:tcPr>
            <w:tcW w:w="1701" w:type="dxa"/>
          </w:tcPr>
          <w:p w14:paraId="5DAC97B2" w14:textId="77777777" w:rsidR="009A658B" w:rsidRPr="004D03C5" w:rsidRDefault="009A658B" w:rsidP="006646F6">
            <w:pPr>
              <w:rPr>
                <w:ins w:id="1573" w:author="Modou Sarr" w:date="2024-11-25T14:04:00Z" w16du:dateUtc="2024-11-25T14:04:00Z"/>
              </w:rPr>
            </w:pPr>
          </w:p>
        </w:tc>
        <w:tc>
          <w:tcPr>
            <w:tcW w:w="2268" w:type="dxa"/>
          </w:tcPr>
          <w:p w14:paraId="414476EF" w14:textId="77777777" w:rsidR="009A658B" w:rsidRPr="004D03C5" w:rsidRDefault="009A658B" w:rsidP="006646F6">
            <w:pPr>
              <w:rPr>
                <w:ins w:id="1574" w:author="Modou Sarr" w:date="2024-11-25T14:04:00Z" w16du:dateUtc="2024-11-25T14:04:00Z"/>
              </w:rPr>
            </w:pPr>
          </w:p>
        </w:tc>
      </w:tr>
      <w:tr w:rsidR="009A658B" w:rsidRPr="004D03C5" w14:paraId="1A47035E" w14:textId="77777777" w:rsidTr="006646F6">
        <w:trPr>
          <w:ins w:id="1575" w:author="Modou Sarr" w:date="2024-11-25T14:04:00Z"/>
        </w:trPr>
        <w:tc>
          <w:tcPr>
            <w:tcW w:w="6234" w:type="dxa"/>
          </w:tcPr>
          <w:p w14:paraId="076AA4E4" w14:textId="77777777" w:rsidR="009A658B" w:rsidRPr="004D03C5" w:rsidRDefault="009A658B" w:rsidP="006646F6">
            <w:pPr>
              <w:rPr>
                <w:ins w:id="1576" w:author="Modou Sarr" w:date="2024-11-25T14:04:00Z" w16du:dateUtc="2024-11-25T14:04:00Z"/>
              </w:rPr>
            </w:pPr>
            <w:ins w:id="1577" w:author="Modou Sarr" w:date="2024-11-25T14:04:00Z" w16du:dateUtc="2024-11-25T14:04:00Z">
              <w:r w:rsidRPr="00390447">
                <w:t xml:space="preserve">Backfill and rehabilitate the open excavated hole at the site of the </w:t>
              </w:r>
              <w:r>
                <w:t>accident</w:t>
              </w:r>
              <w:r w:rsidRPr="00390447">
                <w:t xml:space="preserve"> to restore the area to its original state.</w:t>
              </w:r>
            </w:ins>
          </w:p>
        </w:tc>
        <w:tc>
          <w:tcPr>
            <w:tcW w:w="1490" w:type="dxa"/>
          </w:tcPr>
          <w:p w14:paraId="21448530" w14:textId="77777777" w:rsidR="009A658B" w:rsidRPr="004D03C5" w:rsidRDefault="009A658B" w:rsidP="006646F6">
            <w:pPr>
              <w:rPr>
                <w:ins w:id="1578" w:author="Modou Sarr" w:date="2024-11-25T14:04:00Z" w16du:dateUtc="2024-11-25T14:04:00Z"/>
              </w:rPr>
            </w:pPr>
            <w:ins w:id="1579" w:author="Modou Sarr" w:date="2024-11-25T14:04:00Z" w16du:dateUtc="2024-11-25T14:04:00Z">
              <w:r w:rsidRPr="00390447">
                <w:t>KEI Industries Ltd.</w:t>
              </w:r>
            </w:ins>
          </w:p>
        </w:tc>
        <w:tc>
          <w:tcPr>
            <w:tcW w:w="1275" w:type="dxa"/>
          </w:tcPr>
          <w:p w14:paraId="5CB64B6B" w14:textId="77777777" w:rsidR="009A658B" w:rsidRPr="004D03C5" w:rsidRDefault="009A658B" w:rsidP="006646F6">
            <w:pPr>
              <w:rPr>
                <w:ins w:id="1580" w:author="Modou Sarr" w:date="2024-11-25T14:04:00Z" w16du:dateUtc="2024-11-25T14:04:00Z"/>
              </w:rPr>
            </w:pPr>
            <w:ins w:id="1581" w:author="Modou Sarr" w:date="2024-11-25T14:04:00Z" w16du:dateUtc="2024-11-25T14:04:00Z">
              <w:r w:rsidRPr="00390447">
                <w:t>Short-term</w:t>
              </w:r>
            </w:ins>
          </w:p>
        </w:tc>
        <w:tc>
          <w:tcPr>
            <w:tcW w:w="1701" w:type="dxa"/>
          </w:tcPr>
          <w:p w14:paraId="58781E90" w14:textId="77777777" w:rsidR="009A658B" w:rsidRPr="004D03C5" w:rsidRDefault="009A658B" w:rsidP="006646F6">
            <w:pPr>
              <w:rPr>
                <w:ins w:id="1582" w:author="Modou Sarr" w:date="2024-11-25T14:04:00Z" w16du:dateUtc="2024-11-25T14:04:00Z"/>
              </w:rPr>
            </w:pPr>
            <w:ins w:id="1583" w:author="Modou Sarr" w:date="2024-11-25T14:04:00Z" w16du:dateUtc="2024-11-25T14:04:00Z">
              <w:r w:rsidRPr="00390447">
                <w:t>[Insert Date]</w:t>
              </w:r>
            </w:ins>
          </w:p>
        </w:tc>
        <w:tc>
          <w:tcPr>
            <w:tcW w:w="2268" w:type="dxa"/>
          </w:tcPr>
          <w:p w14:paraId="13395A39" w14:textId="77777777" w:rsidR="009A658B" w:rsidRPr="004D03C5" w:rsidRDefault="009A658B" w:rsidP="006646F6">
            <w:pPr>
              <w:rPr>
                <w:ins w:id="1584" w:author="Modou Sarr" w:date="2024-11-25T14:04:00Z" w16du:dateUtc="2024-11-25T14:04:00Z"/>
              </w:rPr>
            </w:pPr>
            <w:ins w:id="1585" w:author="Modou Sarr" w:date="2024-11-25T14:04:00Z" w16du:dateUtc="2024-11-25T14:04:00Z">
              <w:r w:rsidRPr="00390447">
                <w:t>[Insert Status]</w:t>
              </w:r>
            </w:ins>
          </w:p>
        </w:tc>
      </w:tr>
      <w:tr w:rsidR="009A658B" w:rsidRPr="004D03C5" w14:paraId="3111D461" w14:textId="77777777" w:rsidTr="006646F6">
        <w:trPr>
          <w:ins w:id="1586" w:author="Modou Sarr" w:date="2024-11-25T14:04:00Z"/>
        </w:trPr>
        <w:tc>
          <w:tcPr>
            <w:tcW w:w="6234" w:type="dxa"/>
          </w:tcPr>
          <w:p w14:paraId="3158EBA4" w14:textId="77777777" w:rsidR="009A658B" w:rsidRPr="004D03C5" w:rsidRDefault="009A658B" w:rsidP="006646F6">
            <w:pPr>
              <w:rPr>
                <w:ins w:id="1587" w:author="Modou Sarr" w:date="2024-11-25T14:04:00Z" w16du:dateUtc="2024-11-25T14:04:00Z"/>
              </w:rPr>
            </w:pPr>
            <w:ins w:id="1588" w:author="Modou Sarr" w:date="2024-11-25T14:04:00Z" w16du:dateUtc="2024-11-25T14:04:00Z">
              <w:r w:rsidRPr="00390447">
                <w:t>Take care of the site after completing installation works to ensure that ditches, leftover cables, or any construction materials are not left unattended.</w:t>
              </w:r>
            </w:ins>
          </w:p>
        </w:tc>
        <w:tc>
          <w:tcPr>
            <w:tcW w:w="1490" w:type="dxa"/>
          </w:tcPr>
          <w:p w14:paraId="3B54B8C9" w14:textId="77777777" w:rsidR="009A658B" w:rsidRPr="004D03C5" w:rsidRDefault="009A658B" w:rsidP="006646F6">
            <w:pPr>
              <w:rPr>
                <w:ins w:id="1589" w:author="Modou Sarr" w:date="2024-11-25T14:04:00Z" w16du:dateUtc="2024-11-25T14:04:00Z"/>
              </w:rPr>
            </w:pPr>
            <w:ins w:id="1590" w:author="Modou Sarr" w:date="2024-11-25T14:04:00Z" w16du:dateUtc="2024-11-25T14:04:00Z">
              <w:r w:rsidRPr="00390447">
                <w:t>KEI Industries Ltd.</w:t>
              </w:r>
            </w:ins>
          </w:p>
        </w:tc>
        <w:tc>
          <w:tcPr>
            <w:tcW w:w="1275" w:type="dxa"/>
          </w:tcPr>
          <w:p w14:paraId="3C41D86D" w14:textId="77777777" w:rsidR="009A658B" w:rsidRPr="004D03C5" w:rsidRDefault="009A658B" w:rsidP="006646F6">
            <w:pPr>
              <w:rPr>
                <w:ins w:id="1591" w:author="Modou Sarr" w:date="2024-11-25T14:04:00Z" w16du:dateUtc="2024-11-25T14:04:00Z"/>
              </w:rPr>
            </w:pPr>
            <w:ins w:id="1592" w:author="Modou Sarr" w:date="2024-11-25T14:04:00Z" w16du:dateUtc="2024-11-25T14:04:00Z">
              <w:r w:rsidRPr="00390447">
                <w:t>Ongoing</w:t>
              </w:r>
            </w:ins>
          </w:p>
        </w:tc>
        <w:tc>
          <w:tcPr>
            <w:tcW w:w="1701" w:type="dxa"/>
          </w:tcPr>
          <w:p w14:paraId="4518AC88" w14:textId="77777777" w:rsidR="009A658B" w:rsidRPr="004D03C5" w:rsidRDefault="009A658B" w:rsidP="006646F6">
            <w:pPr>
              <w:rPr>
                <w:ins w:id="1593" w:author="Modou Sarr" w:date="2024-11-25T14:04:00Z" w16du:dateUtc="2024-11-25T14:04:00Z"/>
              </w:rPr>
            </w:pPr>
            <w:ins w:id="1594" w:author="Modou Sarr" w:date="2024-11-25T14:04:00Z" w16du:dateUtc="2024-11-25T14:04:00Z">
              <w:r w:rsidRPr="00390447">
                <w:t>[Insert Date]</w:t>
              </w:r>
            </w:ins>
          </w:p>
        </w:tc>
        <w:tc>
          <w:tcPr>
            <w:tcW w:w="2268" w:type="dxa"/>
          </w:tcPr>
          <w:p w14:paraId="5E9FBC90" w14:textId="77777777" w:rsidR="009A658B" w:rsidRPr="004D03C5" w:rsidRDefault="009A658B" w:rsidP="006646F6">
            <w:pPr>
              <w:rPr>
                <w:ins w:id="1595" w:author="Modou Sarr" w:date="2024-11-25T14:04:00Z" w16du:dateUtc="2024-11-25T14:04:00Z"/>
              </w:rPr>
            </w:pPr>
            <w:ins w:id="1596" w:author="Modou Sarr" w:date="2024-11-25T14:04:00Z" w16du:dateUtc="2024-11-25T14:04:00Z">
              <w:r w:rsidRPr="00390447">
                <w:t>[Insert Status]</w:t>
              </w:r>
            </w:ins>
          </w:p>
        </w:tc>
      </w:tr>
      <w:tr w:rsidR="009A658B" w:rsidRPr="004D03C5" w14:paraId="6E6F9C1D" w14:textId="77777777" w:rsidTr="006646F6">
        <w:trPr>
          <w:ins w:id="1597" w:author="Modou Sarr" w:date="2024-11-25T14:04:00Z"/>
        </w:trPr>
        <w:tc>
          <w:tcPr>
            <w:tcW w:w="6234" w:type="dxa"/>
          </w:tcPr>
          <w:p w14:paraId="140D4E94" w14:textId="77777777" w:rsidR="009A658B" w:rsidRPr="004D03C5" w:rsidRDefault="009A658B" w:rsidP="006646F6">
            <w:pPr>
              <w:rPr>
                <w:ins w:id="1598" w:author="Modou Sarr" w:date="2024-11-25T14:04:00Z" w16du:dateUtc="2024-11-25T14:04:00Z"/>
              </w:rPr>
            </w:pPr>
            <w:ins w:id="1599" w:author="Modou Sarr" w:date="2024-11-25T14:04:00Z" w16du:dateUtc="2024-11-25T14:04:00Z">
              <w:r w:rsidRPr="00390447">
                <w:rPr>
                  <w:b/>
                  <w:bCs/>
                </w:rPr>
                <w:t>Workforce and Supervision Management</w:t>
              </w:r>
            </w:ins>
          </w:p>
        </w:tc>
        <w:tc>
          <w:tcPr>
            <w:tcW w:w="1490" w:type="dxa"/>
          </w:tcPr>
          <w:p w14:paraId="5D8C463A" w14:textId="77777777" w:rsidR="009A658B" w:rsidRPr="004D03C5" w:rsidRDefault="009A658B" w:rsidP="006646F6">
            <w:pPr>
              <w:rPr>
                <w:ins w:id="1600" w:author="Modou Sarr" w:date="2024-11-25T14:04:00Z" w16du:dateUtc="2024-11-25T14:04:00Z"/>
              </w:rPr>
            </w:pPr>
          </w:p>
        </w:tc>
        <w:tc>
          <w:tcPr>
            <w:tcW w:w="1275" w:type="dxa"/>
          </w:tcPr>
          <w:p w14:paraId="696EFD54" w14:textId="77777777" w:rsidR="009A658B" w:rsidRPr="004D03C5" w:rsidRDefault="009A658B" w:rsidP="006646F6">
            <w:pPr>
              <w:rPr>
                <w:ins w:id="1601" w:author="Modou Sarr" w:date="2024-11-25T14:04:00Z" w16du:dateUtc="2024-11-25T14:04:00Z"/>
              </w:rPr>
            </w:pPr>
          </w:p>
        </w:tc>
        <w:tc>
          <w:tcPr>
            <w:tcW w:w="1701" w:type="dxa"/>
          </w:tcPr>
          <w:p w14:paraId="61F96CAF" w14:textId="77777777" w:rsidR="009A658B" w:rsidRPr="004D03C5" w:rsidRDefault="009A658B" w:rsidP="006646F6">
            <w:pPr>
              <w:rPr>
                <w:ins w:id="1602" w:author="Modou Sarr" w:date="2024-11-25T14:04:00Z" w16du:dateUtc="2024-11-25T14:04:00Z"/>
              </w:rPr>
            </w:pPr>
          </w:p>
        </w:tc>
        <w:tc>
          <w:tcPr>
            <w:tcW w:w="2268" w:type="dxa"/>
          </w:tcPr>
          <w:p w14:paraId="38CB685D" w14:textId="77777777" w:rsidR="009A658B" w:rsidRPr="004D03C5" w:rsidRDefault="009A658B" w:rsidP="006646F6">
            <w:pPr>
              <w:rPr>
                <w:ins w:id="1603" w:author="Modou Sarr" w:date="2024-11-25T14:04:00Z" w16du:dateUtc="2024-11-25T14:04:00Z"/>
              </w:rPr>
            </w:pPr>
          </w:p>
        </w:tc>
      </w:tr>
      <w:tr w:rsidR="009A658B" w:rsidRPr="004D03C5" w14:paraId="7C54B8E2" w14:textId="77777777" w:rsidTr="006646F6">
        <w:trPr>
          <w:ins w:id="1604" w:author="Modou Sarr" w:date="2024-11-25T14:04:00Z"/>
        </w:trPr>
        <w:tc>
          <w:tcPr>
            <w:tcW w:w="6234" w:type="dxa"/>
          </w:tcPr>
          <w:p w14:paraId="4AC4E6B1" w14:textId="77777777" w:rsidR="009A658B" w:rsidRPr="004D03C5" w:rsidRDefault="009A658B" w:rsidP="006646F6">
            <w:pPr>
              <w:rPr>
                <w:ins w:id="1605" w:author="Modou Sarr" w:date="2024-11-25T14:04:00Z" w16du:dateUtc="2024-11-25T14:04:00Z"/>
              </w:rPr>
            </w:pPr>
            <w:ins w:id="1606" w:author="Modou Sarr" w:date="2024-11-25T14:04:00Z" w16du:dateUtc="2024-11-25T14:04:00Z">
              <w:r w:rsidRPr="00390447">
                <w:t>Provide names and contact details of all personnel assigned to work under the contract, along with details about their responsibilities and accountabilities.</w:t>
              </w:r>
            </w:ins>
          </w:p>
        </w:tc>
        <w:tc>
          <w:tcPr>
            <w:tcW w:w="1490" w:type="dxa"/>
          </w:tcPr>
          <w:p w14:paraId="7ED2EC57" w14:textId="77777777" w:rsidR="009A658B" w:rsidRPr="004D03C5" w:rsidRDefault="009A658B" w:rsidP="006646F6">
            <w:pPr>
              <w:rPr>
                <w:ins w:id="1607" w:author="Modou Sarr" w:date="2024-11-25T14:04:00Z" w16du:dateUtc="2024-11-25T14:04:00Z"/>
              </w:rPr>
            </w:pPr>
            <w:ins w:id="1608" w:author="Modou Sarr" w:date="2024-11-25T14:04:00Z" w16du:dateUtc="2024-11-25T14:04:00Z">
              <w:r w:rsidRPr="00390447">
                <w:t>KEI Industries Ltd.</w:t>
              </w:r>
            </w:ins>
          </w:p>
        </w:tc>
        <w:tc>
          <w:tcPr>
            <w:tcW w:w="1275" w:type="dxa"/>
          </w:tcPr>
          <w:p w14:paraId="7CC1AFDA" w14:textId="77777777" w:rsidR="009A658B" w:rsidRPr="004D03C5" w:rsidRDefault="009A658B" w:rsidP="006646F6">
            <w:pPr>
              <w:rPr>
                <w:ins w:id="1609" w:author="Modou Sarr" w:date="2024-11-25T14:04:00Z" w16du:dateUtc="2024-11-25T14:04:00Z"/>
              </w:rPr>
            </w:pPr>
            <w:ins w:id="1610" w:author="Modou Sarr" w:date="2024-11-25T14:04:00Z" w16du:dateUtc="2024-11-25T14:04:00Z">
              <w:r w:rsidRPr="00390447">
                <w:t>Short-term</w:t>
              </w:r>
            </w:ins>
          </w:p>
        </w:tc>
        <w:tc>
          <w:tcPr>
            <w:tcW w:w="1701" w:type="dxa"/>
          </w:tcPr>
          <w:p w14:paraId="2D842DEA" w14:textId="77777777" w:rsidR="009A658B" w:rsidRPr="004D03C5" w:rsidRDefault="009A658B" w:rsidP="006646F6">
            <w:pPr>
              <w:rPr>
                <w:ins w:id="1611" w:author="Modou Sarr" w:date="2024-11-25T14:04:00Z" w16du:dateUtc="2024-11-25T14:04:00Z"/>
              </w:rPr>
            </w:pPr>
            <w:ins w:id="1612" w:author="Modou Sarr" w:date="2024-11-25T14:04:00Z" w16du:dateUtc="2024-11-25T14:04:00Z">
              <w:r w:rsidRPr="00390447">
                <w:t>[Insert Date]</w:t>
              </w:r>
            </w:ins>
          </w:p>
        </w:tc>
        <w:tc>
          <w:tcPr>
            <w:tcW w:w="2268" w:type="dxa"/>
          </w:tcPr>
          <w:p w14:paraId="42E23D41" w14:textId="77777777" w:rsidR="009A658B" w:rsidRPr="004D03C5" w:rsidRDefault="009A658B" w:rsidP="006646F6">
            <w:pPr>
              <w:rPr>
                <w:ins w:id="1613" w:author="Modou Sarr" w:date="2024-11-25T14:04:00Z" w16du:dateUtc="2024-11-25T14:04:00Z"/>
              </w:rPr>
            </w:pPr>
            <w:ins w:id="1614" w:author="Modou Sarr" w:date="2024-11-25T14:04:00Z" w16du:dateUtc="2024-11-25T14:04:00Z">
              <w:r w:rsidRPr="00390447">
                <w:t>[Insert Status]</w:t>
              </w:r>
            </w:ins>
          </w:p>
        </w:tc>
      </w:tr>
      <w:tr w:rsidR="009A658B" w:rsidRPr="004D03C5" w14:paraId="102D1B59" w14:textId="77777777" w:rsidTr="006646F6">
        <w:trPr>
          <w:ins w:id="1615" w:author="Modou Sarr" w:date="2024-11-25T14:04:00Z"/>
        </w:trPr>
        <w:tc>
          <w:tcPr>
            <w:tcW w:w="6234" w:type="dxa"/>
          </w:tcPr>
          <w:p w14:paraId="5945A0E0" w14:textId="77777777" w:rsidR="009A658B" w:rsidRPr="004D03C5" w:rsidRDefault="009A658B" w:rsidP="006646F6">
            <w:pPr>
              <w:rPr>
                <w:ins w:id="1616" w:author="Modou Sarr" w:date="2024-11-25T14:04:00Z" w16du:dateUtc="2024-11-25T14:04:00Z"/>
              </w:rPr>
            </w:pPr>
            <w:ins w:id="1617" w:author="Modou Sarr" w:date="2024-11-25T14:04:00Z" w16du:dateUtc="2024-11-25T14:04:00Z">
              <w:r w:rsidRPr="00390447">
                <w:t>Submit the list of all site supervisors with their qualifications and safety training details to P</w:t>
              </w:r>
              <w:r>
                <w:t xml:space="preserve">IU </w:t>
              </w:r>
              <w:r w:rsidRPr="00390447">
                <w:t>for vetting.</w:t>
              </w:r>
            </w:ins>
          </w:p>
        </w:tc>
        <w:tc>
          <w:tcPr>
            <w:tcW w:w="1490" w:type="dxa"/>
          </w:tcPr>
          <w:p w14:paraId="5F398511" w14:textId="77777777" w:rsidR="009A658B" w:rsidRPr="004D03C5" w:rsidRDefault="009A658B" w:rsidP="006646F6">
            <w:pPr>
              <w:rPr>
                <w:ins w:id="1618" w:author="Modou Sarr" w:date="2024-11-25T14:04:00Z" w16du:dateUtc="2024-11-25T14:04:00Z"/>
              </w:rPr>
            </w:pPr>
            <w:ins w:id="1619" w:author="Modou Sarr" w:date="2024-11-25T14:04:00Z" w16du:dateUtc="2024-11-25T14:04:00Z">
              <w:r w:rsidRPr="00390447">
                <w:t>KEI Industries Ltd.</w:t>
              </w:r>
            </w:ins>
          </w:p>
        </w:tc>
        <w:tc>
          <w:tcPr>
            <w:tcW w:w="1275" w:type="dxa"/>
          </w:tcPr>
          <w:p w14:paraId="3CB2D942" w14:textId="77777777" w:rsidR="009A658B" w:rsidRPr="004D03C5" w:rsidRDefault="009A658B" w:rsidP="006646F6">
            <w:pPr>
              <w:rPr>
                <w:ins w:id="1620" w:author="Modou Sarr" w:date="2024-11-25T14:04:00Z" w16du:dateUtc="2024-11-25T14:04:00Z"/>
              </w:rPr>
            </w:pPr>
            <w:ins w:id="1621" w:author="Modou Sarr" w:date="2024-11-25T14:04:00Z" w16du:dateUtc="2024-11-25T14:04:00Z">
              <w:r w:rsidRPr="00390447">
                <w:t>Short-term</w:t>
              </w:r>
            </w:ins>
          </w:p>
        </w:tc>
        <w:tc>
          <w:tcPr>
            <w:tcW w:w="1701" w:type="dxa"/>
          </w:tcPr>
          <w:p w14:paraId="34458B06" w14:textId="77777777" w:rsidR="009A658B" w:rsidRPr="004D03C5" w:rsidRDefault="009A658B" w:rsidP="006646F6">
            <w:pPr>
              <w:rPr>
                <w:ins w:id="1622" w:author="Modou Sarr" w:date="2024-11-25T14:04:00Z" w16du:dateUtc="2024-11-25T14:04:00Z"/>
              </w:rPr>
            </w:pPr>
            <w:ins w:id="1623" w:author="Modou Sarr" w:date="2024-11-25T14:04:00Z" w16du:dateUtc="2024-11-25T14:04:00Z">
              <w:r w:rsidRPr="00390447">
                <w:t>[Insert Date]</w:t>
              </w:r>
            </w:ins>
          </w:p>
        </w:tc>
        <w:tc>
          <w:tcPr>
            <w:tcW w:w="2268" w:type="dxa"/>
          </w:tcPr>
          <w:p w14:paraId="6AF33B0C" w14:textId="77777777" w:rsidR="009A658B" w:rsidRPr="004D03C5" w:rsidRDefault="009A658B" w:rsidP="006646F6">
            <w:pPr>
              <w:rPr>
                <w:ins w:id="1624" w:author="Modou Sarr" w:date="2024-11-25T14:04:00Z" w16du:dateUtc="2024-11-25T14:04:00Z"/>
              </w:rPr>
            </w:pPr>
            <w:ins w:id="1625" w:author="Modou Sarr" w:date="2024-11-25T14:04:00Z" w16du:dateUtc="2024-11-25T14:04:00Z">
              <w:r w:rsidRPr="00390447">
                <w:t>[Insert Status]</w:t>
              </w:r>
            </w:ins>
          </w:p>
        </w:tc>
      </w:tr>
      <w:tr w:rsidR="009A658B" w:rsidRPr="004D03C5" w14:paraId="2C44C3B1" w14:textId="77777777" w:rsidTr="006646F6">
        <w:trPr>
          <w:ins w:id="1626" w:author="Modou Sarr" w:date="2024-11-25T14:04:00Z"/>
        </w:trPr>
        <w:tc>
          <w:tcPr>
            <w:tcW w:w="6234" w:type="dxa"/>
          </w:tcPr>
          <w:p w14:paraId="2D7ECCAC" w14:textId="77777777" w:rsidR="009A658B" w:rsidRPr="004D03C5" w:rsidRDefault="009A658B" w:rsidP="006646F6">
            <w:pPr>
              <w:rPr>
                <w:ins w:id="1627" w:author="Modou Sarr" w:date="2024-11-25T14:04:00Z" w16du:dateUtc="2024-11-25T14:04:00Z"/>
              </w:rPr>
            </w:pPr>
            <w:ins w:id="1628" w:author="Modou Sarr" w:date="2024-11-25T14:04:00Z" w16du:dateUtc="2024-11-25T14:04:00Z">
              <w:r w:rsidRPr="00390447">
                <w:t xml:space="preserve">Avoid the use of casual </w:t>
              </w:r>
              <w:proofErr w:type="spellStart"/>
              <w:r w:rsidRPr="00390447">
                <w:t>labor</w:t>
              </w:r>
              <w:proofErr w:type="spellEnd"/>
              <w:r w:rsidRPr="00390447">
                <w:t xml:space="preserve"> for expert-demanding instead, use trained technicians.</w:t>
              </w:r>
            </w:ins>
          </w:p>
        </w:tc>
        <w:tc>
          <w:tcPr>
            <w:tcW w:w="1490" w:type="dxa"/>
          </w:tcPr>
          <w:p w14:paraId="747EA3D2" w14:textId="77777777" w:rsidR="009A658B" w:rsidRPr="004D03C5" w:rsidRDefault="009A658B" w:rsidP="006646F6">
            <w:pPr>
              <w:rPr>
                <w:ins w:id="1629" w:author="Modou Sarr" w:date="2024-11-25T14:04:00Z" w16du:dateUtc="2024-11-25T14:04:00Z"/>
              </w:rPr>
            </w:pPr>
            <w:ins w:id="1630" w:author="Modou Sarr" w:date="2024-11-25T14:04:00Z" w16du:dateUtc="2024-11-25T14:04:00Z">
              <w:r w:rsidRPr="00390447">
                <w:t>KEI Industries Ltd.</w:t>
              </w:r>
            </w:ins>
          </w:p>
        </w:tc>
        <w:tc>
          <w:tcPr>
            <w:tcW w:w="1275" w:type="dxa"/>
          </w:tcPr>
          <w:p w14:paraId="395F981D" w14:textId="77777777" w:rsidR="009A658B" w:rsidRPr="004D03C5" w:rsidRDefault="009A658B" w:rsidP="006646F6">
            <w:pPr>
              <w:rPr>
                <w:ins w:id="1631" w:author="Modou Sarr" w:date="2024-11-25T14:04:00Z" w16du:dateUtc="2024-11-25T14:04:00Z"/>
              </w:rPr>
            </w:pPr>
            <w:ins w:id="1632" w:author="Modou Sarr" w:date="2024-11-25T14:04:00Z" w16du:dateUtc="2024-11-25T14:04:00Z">
              <w:r w:rsidRPr="00390447">
                <w:t>Ongoing</w:t>
              </w:r>
            </w:ins>
          </w:p>
        </w:tc>
        <w:tc>
          <w:tcPr>
            <w:tcW w:w="1701" w:type="dxa"/>
          </w:tcPr>
          <w:p w14:paraId="235B6EDF" w14:textId="77777777" w:rsidR="009A658B" w:rsidRPr="004D03C5" w:rsidRDefault="009A658B" w:rsidP="006646F6">
            <w:pPr>
              <w:rPr>
                <w:ins w:id="1633" w:author="Modou Sarr" w:date="2024-11-25T14:04:00Z" w16du:dateUtc="2024-11-25T14:04:00Z"/>
              </w:rPr>
            </w:pPr>
            <w:ins w:id="1634" w:author="Modou Sarr" w:date="2024-11-25T14:04:00Z" w16du:dateUtc="2024-11-25T14:04:00Z">
              <w:r w:rsidRPr="00390447">
                <w:t>[Insert Date]</w:t>
              </w:r>
            </w:ins>
          </w:p>
        </w:tc>
        <w:tc>
          <w:tcPr>
            <w:tcW w:w="2268" w:type="dxa"/>
          </w:tcPr>
          <w:p w14:paraId="05B92ECB" w14:textId="77777777" w:rsidR="009A658B" w:rsidRPr="004D03C5" w:rsidRDefault="009A658B" w:rsidP="006646F6">
            <w:pPr>
              <w:rPr>
                <w:ins w:id="1635" w:author="Modou Sarr" w:date="2024-11-25T14:04:00Z" w16du:dateUtc="2024-11-25T14:04:00Z"/>
              </w:rPr>
            </w:pPr>
            <w:ins w:id="1636" w:author="Modou Sarr" w:date="2024-11-25T14:04:00Z" w16du:dateUtc="2024-11-25T14:04:00Z">
              <w:r w:rsidRPr="00390447">
                <w:t>[Insert Status]</w:t>
              </w:r>
            </w:ins>
          </w:p>
        </w:tc>
      </w:tr>
      <w:tr w:rsidR="009A658B" w:rsidRPr="004D03C5" w14:paraId="1D6F86AC" w14:textId="77777777" w:rsidTr="006646F6">
        <w:trPr>
          <w:trHeight w:val="273"/>
          <w:ins w:id="1637" w:author="Modou Sarr" w:date="2024-11-25T14:04:00Z"/>
        </w:trPr>
        <w:tc>
          <w:tcPr>
            <w:tcW w:w="6234" w:type="dxa"/>
          </w:tcPr>
          <w:p w14:paraId="65141BA4" w14:textId="77777777" w:rsidR="009A658B" w:rsidRPr="004D03C5" w:rsidRDefault="009A658B" w:rsidP="006646F6">
            <w:pPr>
              <w:rPr>
                <w:ins w:id="1638" w:author="Modou Sarr" w:date="2024-11-25T14:04:00Z" w16du:dateUtc="2024-11-25T14:04:00Z"/>
              </w:rPr>
            </w:pPr>
            <w:ins w:id="1639" w:author="Modou Sarr" w:date="2024-11-25T14:04:00Z" w16du:dateUtc="2024-11-25T14:04:00Z">
              <w:r w:rsidRPr="00390447">
                <w:t xml:space="preserve">Whenever casual </w:t>
              </w:r>
              <w:proofErr w:type="spellStart"/>
              <w:r w:rsidRPr="00390447">
                <w:t>labor</w:t>
              </w:r>
              <w:proofErr w:type="spellEnd"/>
              <w:r w:rsidRPr="00390447">
                <w:t xml:space="preserve"> is involved, ensure they are well-trained for their assigned roles and closely supervised.</w:t>
              </w:r>
            </w:ins>
          </w:p>
        </w:tc>
        <w:tc>
          <w:tcPr>
            <w:tcW w:w="1490" w:type="dxa"/>
          </w:tcPr>
          <w:p w14:paraId="4F754136" w14:textId="77777777" w:rsidR="009A658B" w:rsidRPr="004D03C5" w:rsidRDefault="009A658B" w:rsidP="006646F6">
            <w:pPr>
              <w:rPr>
                <w:ins w:id="1640" w:author="Modou Sarr" w:date="2024-11-25T14:04:00Z" w16du:dateUtc="2024-11-25T14:04:00Z"/>
              </w:rPr>
            </w:pPr>
            <w:ins w:id="1641" w:author="Modou Sarr" w:date="2024-11-25T14:04:00Z" w16du:dateUtc="2024-11-25T14:04:00Z">
              <w:r w:rsidRPr="00390447">
                <w:t>KEI Industries Ltd.</w:t>
              </w:r>
            </w:ins>
          </w:p>
        </w:tc>
        <w:tc>
          <w:tcPr>
            <w:tcW w:w="1275" w:type="dxa"/>
          </w:tcPr>
          <w:p w14:paraId="60539E44" w14:textId="77777777" w:rsidR="009A658B" w:rsidRPr="004D03C5" w:rsidRDefault="009A658B" w:rsidP="006646F6">
            <w:pPr>
              <w:rPr>
                <w:ins w:id="1642" w:author="Modou Sarr" w:date="2024-11-25T14:04:00Z" w16du:dateUtc="2024-11-25T14:04:00Z"/>
              </w:rPr>
            </w:pPr>
            <w:ins w:id="1643" w:author="Modou Sarr" w:date="2024-11-25T14:04:00Z" w16du:dateUtc="2024-11-25T14:04:00Z">
              <w:r w:rsidRPr="00390447">
                <w:t>Ongoing</w:t>
              </w:r>
            </w:ins>
          </w:p>
        </w:tc>
        <w:tc>
          <w:tcPr>
            <w:tcW w:w="1701" w:type="dxa"/>
          </w:tcPr>
          <w:p w14:paraId="02EB74E4" w14:textId="77777777" w:rsidR="009A658B" w:rsidRPr="004D03C5" w:rsidRDefault="009A658B" w:rsidP="006646F6">
            <w:pPr>
              <w:rPr>
                <w:ins w:id="1644" w:author="Modou Sarr" w:date="2024-11-25T14:04:00Z" w16du:dateUtc="2024-11-25T14:04:00Z"/>
              </w:rPr>
            </w:pPr>
            <w:ins w:id="1645" w:author="Modou Sarr" w:date="2024-11-25T14:04:00Z" w16du:dateUtc="2024-11-25T14:04:00Z">
              <w:r w:rsidRPr="00390447">
                <w:t>[Insert Date]</w:t>
              </w:r>
            </w:ins>
          </w:p>
        </w:tc>
        <w:tc>
          <w:tcPr>
            <w:tcW w:w="2268" w:type="dxa"/>
          </w:tcPr>
          <w:p w14:paraId="1DF00EAB" w14:textId="77777777" w:rsidR="009A658B" w:rsidRPr="004D03C5" w:rsidRDefault="009A658B" w:rsidP="006646F6">
            <w:pPr>
              <w:rPr>
                <w:ins w:id="1646" w:author="Modou Sarr" w:date="2024-11-25T14:04:00Z" w16du:dateUtc="2024-11-25T14:04:00Z"/>
              </w:rPr>
            </w:pPr>
            <w:ins w:id="1647" w:author="Modou Sarr" w:date="2024-11-25T14:04:00Z" w16du:dateUtc="2024-11-25T14:04:00Z">
              <w:r w:rsidRPr="00390447">
                <w:t>[Insert Status]</w:t>
              </w:r>
            </w:ins>
          </w:p>
        </w:tc>
      </w:tr>
      <w:tr w:rsidR="009A658B" w:rsidRPr="004D03C5" w14:paraId="38132065" w14:textId="77777777" w:rsidTr="006646F6">
        <w:trPr>
          <w:ins w:id="1648" w:author="Modou Sarr" w:date="2024-11-25T14:04:00Z"/>
        </w:trPr>
        <w:tc>
          <w:tcPr>
            <w:tcW w:w="6234" w:type="dxa"/>
          </w:tcPr>
          <w:p w14:paraId="5A8E4914" w14:textId="77777777" w:rsidR="009A658B" w:rsidRPr="004D03C5" w:rsidRDefault="009A658B" w:rsidP="006646F6">
            <w:pPr>
              <w:rPr>
                <w:ins w:id="1649" w:author="Modou Sarr" w:date="2024-11-25T14:04:00Z" w16du:dateUtc="2024-11-25T14:04:00Z"/>
              </w:rPr>
            </w:pPr>
            <w:ins w:id="1650" w:author="Modou Sarr" w:date="2024-11-25T14:04:00Z" w16du:dateUtc="2024-11-25T14:04:00Z">
              <w:r w:rsidRPr="00390447">
                <w:rPr>
                  <w:b/>
                  <w:bCs/>
                </w:rPr>
                <w:t>Development of a Safety Management Plan</w:t>
              </w:r>
            </w:ins>
          </w:p>
        </w:tc>
        <w:tc>
          <w:tcPr>
            <w:tcW w:w="1490" w:type="dxa"/>
          </w:tcPr>
          <w:p w14:paraId="1F9660E1" w14:textId="77777777" w:rsidR="009A658B" w:rsidRPr="004D03C5" w:rsidRDefault="009A658B" w:rsidP="006646F6">
            <w:pPr>
              <w:rPr>
                <w:ins w:id="1651" w:author="Modou Sarr" w:date="2024-11-25T14:04:00Z" w16du:dateUtc="2024-11-25T14:04:00Z"/>
              </w:rPr>
            </w:pPr>
          </w:p>
        </w:tc>
        <w:tc>
          <w:tcPr>
            <w:tcW w:w="1275" w:type="dxa"/>
          </w:tcPr>
          <w:p w14:paraId="670F5EB1" w14:textId="77777777" w:rsidR="009A658B" w:rsidRPr="004D03C5" w:rsidRDefault="009A658B" w:rsidP="006646F6">
            <w:pPr>
              <w:rPr>
                <w:ins w:id="1652" w:author="Modou Sarr" w:date="2024-11-25T14:04:00Z" w16du:dateUtc="2024-11-25T14:04:00Z"/>
              </w:rPr>
            </w:pPr>
          </w:p>
        </w:tc>
        <w:tc>
          <w:tcPr>
            <w:tcW w:w="1701" w:type="dxa"/>
          </w:tcPr>
          <w:p w14:paraId="53B0AD07" w14:textId="77777777" w:rsidR="009A658B" w:rsidRPr="004D03C5" w:rsidRDefault="009A658B" w:rsidP="006646F6">
            <w:pPr>
              <w:rPr>
                <w:ins w:id="1653" w:author="Modou Sarr" w:date="2024-11-25T14:04:00Z" w16du:dateUtc="2024-11-25T14:04:00Z"/>
              </w:rPr>
            </w:pPr>
          </w:p>
        </w:tc>
        <w:tc>
          <w:tcPr>
            <w:tcW w:w="2268" w:type="dxa"/>
          </w:tcPr>
          <w:p w14:paraId="3BEAC1A1" w14:textId="77777777" w:rsidR="009A658B" w:rsidRPr="004D03C5" w:rsidRDefault="009A658B" w:rsidP="006646F6">
            <w:pPr>
              <w:rPr>
                <w:ins w:id="1654" w:author="Modou Sarr" w:date="2024-11-25T14:04:00Z" w16du:dateUtc="2024-11-25T14:04:00Z"/>
              </w:rPr>
            </w:pPr>
          </w:p>
        </w:tc>
      </w:tr>
      <w:tr w:rsidR="009A658B" w:rsidRPr="004D03C5" w14:paraId="64176223" w14:textId="77777777" w:rsidTr="006646F6">
        <w:trPr>
          <w:ins w:id="1655" w:author="Modou Sarr" w:date="2024-11-25T14:04:00Z"/>
        </w:trPr>
        <w:tc>
          <w:tcPr>
            <w:tcW w:w="6234" w:type="dxa"/>
          </w:tcPr>
          <w:p w14:paraId="50CE938A" w14:textId="77777777" w:rsidR="009A658B" w:rsidRPr="004D03C5" w:rsidRDefault="009A658B" w:rsidP="006646F6">
            <w:pPr>
              <w:rPr>
                <w:ins w:id="1656" w:author="Modou Sarr" w:date="2024-11-25T14:04:00Z" w16du:dateUtc="2024-11-25T14:04:00Z"/>
              </w:rPr>
            </w:pPr>
            <w:ins w:id="1657" w:author="Modou Sarr" w:date="2024-11-25T14:04:00Z" w16du:dateUtc="2024-11-25T14:04:00Z">
              <w:r w:rsidRPr="00390447">
                <w:t>Develop and implement a safety management plan that includes the Occupational Health and Safety Manual, safety work permits, Job Hazard Analysis (JHA) forms, Risk Assessment (RA) forms, Toolbox Talk topics, and registers.</w:t>
              </w:r>
            </w:ins>
          </w:p>
        </w:tc>
        <w:tc>
          <w:tcPr>
            <w:tcW w:w="1490" w:type="dxa"/>
          </w:tcPr>
          <w:p w14:paraId="1FFEEE99" w14:textId="77777777" w:rsidR="009A658B" w:rsidRPr="004D03C5" w:rsidRDefault="009A658B" w:rsidP="006646F6">
            <w:pPr>
              <w:rPr>
                <w:ins w:id="1658" w:author="Modou Sarr" w:date="2024-11-25T14:04:00Z" w16du:dateUtc="2024-11-25T14:04:00Z"/>
              </w:rPr>
            </w:pPr>
            <w:ins w:id="1659" w:author="Modou Sarr" w:date="2024-11-25T14:04:00Z" w16du:dateUtc="2024-11-25T14:04:00Z">
              <w:r w:rsidRPr="00390447">
                <w:t>KEI Industries Ltd.</w:t>
              </w:r>
            </w:ins>
          </w:p>
        </w:tc>
        <w:tc>
          <w:tcPr>
            <w:tcW w:w="1275" w:type="dxa"/>
          </w:tcPr>
          <w:p w14:paraId="121438C7" w14:textId="77777777" w:rsidR="009A658B" w:rsidRPr="004D03C5" w:rsidRDefault="009A658B" w:rsidP="006646F6">
            <w:pPr>
              <w:rPr>
                <w:ins w:id="1660" w:author="Modou Sarr" w:date="2024-11-25T14:04:00Z" w16du:dateUtc="2024-11-25T14:04:00Z"/>
              </w:rPr>
            </w:pPr>
            <w:ins w:id="1661" w:author="Modou Sarr" w:date="2024-11-25T14:04:00Z" w16du:dateUtc="2024-11-25T14:04:00Z">
              <w:r w:rsidRPr="00390447">
                <w:t>Short-term</w:t>
              </w:r>
            </w:ins>
          </w:p>
        </w:tc>
        <w:tc>
          <w:tcPr>
            <w:tcW w:w="1701" w:type="dxa"/>
          </w:tcPr>
          <w:p w14:paraId="2CD2F1ED" w14:textId="77777777" w:rsidR="009A658B" w:rsidRPr="004D03C5" w:rsidRDefault="009A658B" w:rsidP="006646F6">
            <w:pPr>
              <w:rPr>
                <w:ins w:id="1662" w:author="Modou Sarr" w:date="2024-11-25T14:04:00Z" w16du:dateUtc="2024-11-25T14:04:00Z"/>
              </w:rPr>
            </w:pPr>
            <w:ins w:id="1663" w:author="Modou Sarr" w:date="2024-11-25T14:04:00Z" w16du:dateUtc="2024-11-25T14:04:00Z">
              <w:r w:rsidRPr="00390447">
                <w:t>[Insert Date]</w:t>
              </w:r>
            </w:ins>
          </w:p>
        </w:tc>
        <w:tc>
          <w:tcPr>
            <w:tcW w:w="2268" w:type="dxa"/>
          </w:tcPr>
          <w:p w14:paraId="3397DD73" w14:textId="77777777" w:rsidR="009A658B" w:rsidRPr="004D03C5" w:rsidRDefault="009A658B" w:rsidP="006646F6">
            <w:pPr>
              <w:rPr>
                <w:ins w:id="1664" w:author="Modou Sarr" w:date="2024-11-25T14:04:00Z" w16du:dateUtc="2024-11-25T14:04:00Z"/>
              </w:rPr>
            </w:pPr>
            <w:ins w:id="1665" w:author="Modou Sarr" w:date="2024-11-25T14:04:00Z" w16du:dateUtc="2024-11-25T14:04:00Z">
              <w:r w:rsidRPr="00390447">
                <w:t>[Insert Status]</w:t>
              </w:r>
            </w:ins>
          </w:p>
        </w:tc>
      </w:tr>
      <w:tr w:rsidR="009A658B" w:rsidRPr="004D03C5" w14:paraId="17E0ECF0" w14:textId="77777777" w:rsidTr="006646F6">
        <w:trPr>
          <w:ins w:id="1666" w:author="Modou Sarr" w:date="2024-11-25T14:04:00Z"/>
        </w:trPr>
        <w:tc>
          <w:tcPr>
            <w:tcW w:w="6234" w:type="dxa"/>
          </w:tcPr>
          <w:p w14:paraId="701CBEFD" w14:textId="77777777" w:rsidR="009A658B" w:rsidRPr="004D03C5" w:rsidRDefault="009A658B" w:rsidP="006646F6">
            <w:pPr>
              <w:rPr>
                <w:ins w:id="1667" w:author="Modou Sarr" w:date="2024-11-25T14:04:00Z" w16du:dateUtc="2024-11-25T14:04:00Z"/>
              </w:rPr>
            </w:pPr>
            <w:ins w:id="1668" w:author="Modou Sarr" w:date="2024-11-25T14:04:00Z" w16du:dateUtc="2024-11-25T14:04:00Z">
              <w:r w:rsidRPr="00390447">
                <w:rPr>
                  <w:b/>
                  <w:bCs/>
                </w:rPr>
                <w:t>Code of Conduct and Worker Commitment</w:t>
              </w:r>
            </w:ins>
          </w:p>
        </w:tc>
        <w:tc>
          <w:tcPr>
            <w:tcW w:w="1490" w:type="dxa"/>
          </w:tcPr>
          <w:p w14:paraId="19D7EDCB" w14:textId="77777777" w:rsidR="009A658B" w:rsidRPr="004D03C5" w:rsidRDefault="009A658B" w:rsidP="006646F6">
            <w:pPr>
              <w:rPr>
                <w:ins w:id="1669" w:author="Modou Sarr" w:date="2024-11-25T14:04:00Z" w16du:dateUtc="2024-11-25T14:04:00Z"/>
              </w:rPr>
            </w:pPr>
          </w:p>
        </w:tc>
        <w:tc>
          <w:tcPr>
            <w:tcW w:w="1275" w:type="dxa"/>
          </w:tcPr>
          <w:p w14:paraId="0BCA3E38" w14:textId="77777777" w:rsidR="009A658B" w:rsidRPr="004D03C5" w:rsidRDefault="009A658B" w:rsidP="006646F6">
            <w:pPr>
              <w:rPr>
                <w:ins w:id="1670" w:author="Modou Sarr" w:date="2024-11-25T14:04:00Z" w16du:dateUtc="2024-11-25T14:04:00Z"/>
              </w:rPr>
            </w:pPr>
          </w:p>
        </w:tc>
        <w:tc>
          <w:tcPr>
            <w:tcW w:w="1701" w:type="dxa"/>
          </w:tcPr>
          <w:p w14:paraId="68C1AA08" w14:textId="77777777" w:rsidR="009A658B" w:rsidRPr="004D03C5" w:rsidRDefault="009A658B" w:rsidP="006646F6">
            <w:pPr>
              <w:rPr>
                <w:ins w:id="1671" w:author="Modou Sarr" w:date="2024-11-25T14:04:00Z" w16du:dateUtc="2024-11-25T14:04:00Z"/>
              </w:rPr>
            </w:pPr>
          </w:p>
        </w:tc>
        <w:tc>
          <w:tcPr>
            <w:tcW w:w="2268" w:type="dxa"/>
          </w:tcPr>
          <w:p w14:paraId="68A4DDE1" w14:textId="77777777" w:rsidR="009A658B" w:rsidRPr="004D03C5" w:rsidRDefault="009A658B" w:rsidP="006646F6">
            <w:pPr>
              <w:rPr>
                <w:ins w:id="1672" w:author="Modou Sarr" w:date="2024-11-25T14:04:00Z" w16du:dateUtc="2024-11-25T14:04:00Z"/>
              </w:rPr>
            </w:pPr>
          </w:p>
        </w:tc>
      </w:tr>
      <w:tr w:rsidR="009A658B" w:rsidRPr="004D03C5" w14:paraId="7C20869D" w14:textId="77777777" w:rsidTr="006646F6">
        <w:trPr>
          <w:ins w:id="1673" w:author="Modou Sarr" w:date="2024-11-25T14:04:00Z"/>
        </w:trPr>
        <w:tc>
          <w:tcPr>
            <w:tcW w:w="6234" w:type="dxa"/>
          </w:tcPr>
          <w:p w14:paraId="2AEE71C1" w14:textId="77777777" w:rsidR="009A658B" w:rsidRPr="004D03C5" w:rsidRDefault="009A658B" w:rsidP="006646F6">
            <w:pPr>
              <w:rPr>
                <w:ins w:id="1674" w:author="Modou Sarr" w:date="2024-11-25T14:04:00Z" w16du:dateUtc="2024-11-25T14:04:00Z"/>
              </w:rPr>
            </w:pPr>
            <w:ins w:id="1675" w:author="Modou Sarr" w:date="2024-11-25T14:04:00Z" w16du:dateUtc="2024-11-25T14:04:00Z">
              <w:r w:rsidRPr="00390447">
                <w:t xml:space="preserve">Review and ensure that all workers are made aware of the </w:t>
              </w:r>
              <w:proofErr w:type="spellStart"/>
              <w:r>
                <w:t>NAWEC</w:t>
              </w:r>
              <w:r w:rsidRPr="00390447">
                <w:t>’s</w:t>
              </w:r>
              <w:proofErr w:type="spellEnd"/>
              <w:r w:rsidRPr="00390447">
                <w:t xml:space="preserve"> code of conduct, including compliance with safety regulations and procedures.</w:t>
              </w:r>
            </w:ins>
          </w:p>
        </w:tc>
        <w:tc>
          <w:tcPr>
            <w:tcW w:w="1490" w:type="dxa"/>
          </w:tcPr>
          <w:p w14:paraId="188EC64B" w14:textId="77777777" w:rsidR="009A658B" w:rsidRPr="004D03C5" w:rsidRDefault="009A658B" w:rsidP="006646F6">
            <w:pPr>
              <w:rPr>
                <w:ins w:id="1676" w:author="Modou Sarr" w:date="2024-11-25T14:04:00Z" w16du:dateUtc="2024-11-25T14:04:00Z"/>
              </w:rPr>
            </w:pPr>
            <w:ins w:id="1677" w:author="Modou Sarr" w:date="2024-11-25T14:04:00Z" w16du:dateUtc="2024-11-25T14:04:00Z">
              <w:r w:rsidRPr="00390447">
                <w:t>KEI Industries Ltd.</w:t>
              </w:r>
            </w:ins>
          </w:p>
        </w:tc>
        <w:tc>
          <w:tcPr>
            <w:tcW w:w="1275" w:type="dxa"/>
          </w:tcPr>
          <w:p w14:paraId="3859E22B" w14:textId="77777777" w:rsidR="009A658B" w:rsidRPr="004D03C5" w:rsidRDefault="009A658B" w:rsidP="006646F6">
            <w:pPr>
              <w:rPr>
                <w:ins w:id="1678" w:author="Modou Sarr" w:date="2024-11-25T14:04:00Z" w16du:dateUtc="2024-11-25T14:04:00Z"/>
              </w:rPr>
            </w:pPr>
            <w:ins w:id="1679" w:author="Modou Sarr" w:date="2024-11-25T14:04:00Z" w16du:dateUtc="2024-11-25T14:04:00Z">
              <w:r w:rsidRPr="00390447">
                <w:t>Ongoing</w:t>
              </w:r>
            </w:ins>
          </w:p>
        </w:tc>
        <w:tc>
          <w:tcPr>
            <w:tcW w:w="1701" w:type="dxa"/>
          </w:tcPr>
          <w:p w14:paraId="6B466AED" w14:textId="77777777" w:rsidR="009A658B" w:rsidRPr="004D03C5" w:rsidRDefault="009A658B" w:rsidP="006646F6">
            <w:pPr>
              <w:rPr>
                <w:ins w:id="1680" w:author="Modou Sarr" w:date="2024-11-25T14:04:00Z" w16du:dateUtc="2024-11-25T14:04:00Z"/>
              </w:rPr>
            </w:pPr>
            <w:ins w:id="1681" w:author="Modou Sarr" w:date="2024-11-25T14:04:00Z" w16du:dateUtc="2024-11-25T14:04:00Z">
              <w:r w:rsidRPr="00390447">
                <w:t>[Insert Date]</w:t>
              </w:r>
            </w:ins>
          </w:p>
        </w:tc>
        <w:tc>
          <w:tcPr>
            <w:tcW w:w="2268" w:type="dxa"/>
          </w:tcPr>
          <w:p w14:paraId="0781081A" w14:textId="77777777" w:rsidR="009A658B" w:rsidRPr="004D03C5" w:rsidRDefault="009A658B" w:rsidP="006646F6">
            <w:pPr>
              <w:rPr>
                <w:ins w:id="1682" w:author="Modou Sarr" w:date="2024-11-25T14:04:00Z" w16du:dateUtc="2024-11-25T14:04:00Z"/>
              </w:rPr>
            </w:pPr>
            <w:ins w:id="1683" w:author="Modou Sarr" w:date="2024-11-25T14:04:00Z" w16du:dateUtc="2024-11-25T14:04:00Z">
              <w:r w:rsidRPr="00390447">
                <w:t>[Insert Status]</w:t>
              </w:r>
            </w:ins>
          </w:p>
        </w:tc>
      </w:tr>
      <w:tr w:rsidR="009A658B" w:rsidRPr="004D03C5" w14:paraId="55C8F9A4" w14:textId="77777777" w:rsidTr="006646F6">
        <w:trPr>
          <w:ins w:id="1684" w:author="Modou Sarr" w:date="2024-11-25T14:04:00Z"/>
        </w:trPr>
        <w:tc>
          <w:tcPr>
            <w:tcW w:w="6234" w:type="dxa"/>
          </w:tcPr>
          <w:p w14:paraId="06D92595" w14:textId="77777777" w:rsidR="009A658B" w:rsidRPr="004D03C5" w:rsidRDefault="009A658B" w:rsidP="006646F6">
            <w:pPr>
              <w:rPr>
                <w:ins w:id="1685" w:author="Modou Sarr" w:date="2024-11-25T14:04:00Z" w16du:dateUtc="2024-11-25T14:04:00Z"/>
              </w:rPr>
            </w:pPr>
            <w:ins w:id="1686" w:author="Modou Sarr" w:date="2024-11-25T14:04:00Z" w16du:dateUtc="2024-11-25T14:04:00Z">
              <w:r w:rsidRPr="00390447">
                <w:rPr>
                  <w:b/>
                  <w:bCs/>
                </w:rPr>
                <w:t>Training in OHS Requirements and Implementation</w:t>
              </w:r>
            </w:ins>
          </w:p>
        </w:tc>
        <w:tc>
          <w:tcPr>
            <w:tcW w:w="1490" w:type="dxa"/>
          </w:tcPr>
          <w:p w14:paraId="53837203" w14:textId="77777777" w:rsidR="009A658B" w:rsidRPr="004D03C5" w:rsidRDefault="009A658B" w:rsidP="006646F6">
            <w:pPr>
              <w:rPr>
                <w:ins w:id="1687" w:author="Modou Sarr" w:date="2024-11-25T14:04:00Z" w16du:dateUtc="2024-11-25T14:04:00Z"/>
              </w:rPr>
            </w:pPr>
          </w:p>
        </w:tc>
        <w:tc>
          <w:tcPr>
            <w:tcW w:w="1275" w:type="dxa"/>
          </w:tcPr>
          <w:p w14:paraId="74B9AF5C" w14:textId="77777777" w:rsidR="009A658B" w:rsidRPr="004D03C5" w:rsidRDefault="009A658B" w:rsidP="006646F6">
            <w:pPr>
              <w:rPr>
                <w:ins w:id="1688" w:author="Modou Sarr" w:date="2024-11-25T14:04:00Z" w16du:dateUtc="2024-11-25T14:04:00Z"/>
              </w:rPr>
            </w:pPr>
          </w:p>
        </w:tc>
        <w:tc>
          <w:tcPr>
            <w:tcW w:w="1701" w:type="dxa"/>
          </w:tcPr>
          <w:p w14:paraId="12894733" w14:textId="77777777" w:rsidR="009A658B" w:rsidRPr="004D03C5" w:rsidRDefault="009A658B" w:rsidP="006646F6">
            <w:pPr>
              <w:rPr>
                <w:ins w:id="1689" w:author="Modou Sarr" w:date="2024-11-25T14:04:00Z" w16du:dateUtc="2024-11-25T14:04:00Z"/>
              </w:rPr>
            </w:pPr>
          </w:p>
        </w:tc>
        <w:tc>
          <w:tcPr>
            <w:tcW w:w="2268" w:type="dxa"/>
          </w:tcPr>
          <w:p w14:paraId="377D1CDC" w14:textId="77777777" w:rsidR="009A658B" w:rsidRPr="004D03C5" w:rsidRDefault="009A658B" w:rsidP="006646F6">
            <w:pPr>
              <w:rPr>
                <w:ins w:id="1690" w:author="Modou Sarr" w:date="2024-11-25T14:04:00Z" w16du:dateUtc="2024-11-25T14:04:00Z"/>
              </w:rPr>
            </w:pPr>
          </w:p>
        </w:tc>
      </w:tr>
      <w:tr w:rsidR="009A658B" w:rsidRPr="004D03C5" w14:paraId="237BF7DF" w14:textId="77777777" w:rsidTr="006646F6">
        <w:trPr>
          <w:ins w:id="1691" w:author="Modou Sarr" w:date="2024-11-25T14:04:00Z"/>
        </w:trPr>
        <w:tc>
          <w:tcPr>
            <w:tcW w:w="6234" w:type="dxa"/>
          </w:tcPr>
          <w:p w14:paraId="1A1DDAA1" w14:textId="77777777" w:rsidR="009A658B" w:rsidRPr="004D03C5" w:rsidRDefault="009A658B" w:rsidP="006646F6">
            <w:pPr>
              <w:rPr>
                <w:ins w:id="1692" w:author="Modou Sarr" w:date="2024-11-25T14:04:00Z" w16du:dateUtc="2024-11-25T14:04:00Z"/>
              </w:rPr>
            </w:pPr>
            <w:ins w:id="1693" w:author="Modou Sarr" w:date="2024-11-25T14:04:00Z" w16du:dateUtc="2024-11-25T14:04:00Z">
              <w:r w:rsidRPr="00390447">
                <w:t>Prepare training materials relevant to the project works, including height work, hot works, and working on live electrical equipment.</w:t>
              </w:r>
            </w:ins>
          </w:p>
        </w:tc>
        <w:tc>
          <w:tcPr>
            <w:tcW w:w="1490" w:type="dxa"/>
          </w:tcPr>
          <w:p w14:paraId="065901FF" w14:textId="77777777" w:rsidR="009A658B" w:rsidRPr="004D03C5" w:rsidRDefault="009A658B" w:rsidP="006646F6">
            <w:pPr>
              <w:rPr>
                <w:ins w:id="1694" w:author="Modou Sarr" w:date="2024-11-25T14:04:00Z" w16du:dateUtc="2024-11-25T14:04:00Z"/>
              </w:rPr>
            </w:pPr>
            <w:ins w:id="1695" w:author="Modou Sarr" w:date="2024-11-25T14:04:00Z" w16du:dateUtc="2024-11-25T14:04:00Z">
              <w:r w:rsidRPr="00390447">
                <w:t>Contractor</w:t>
              </w:r>
            </w:ins>
          </w:p>
        </w:tc>
        <w:tc>
          <w:tcPr>
            <w:tcW w:w="1275" w:type="dxa"/>
          </w:tcPr>
          <w:p w14:paraId="1FAE4D42" w14:textId="77777777" w:rsidR="009A658B" w:rsidRPr="004D03C5" w:rsidRDefault="009A658B" w:rsidP="006646F6">
            <w:pPr>
              <w:rPr>
                <w:ins w:id="1696" w:author="Modou Sarr" w:date="2024-11-25T14:04:00Z" w16du:dateUtc="2024-11-25T14:04:00Z"/>
              </w:rPr>
            </w:pPr>
            <w:ins w:id="1697" w:author="Modou Sarr" w:date="2024-11-25T14:04:00Z" w16du:dateUtc="2024-11-25T14:04:00Z">
              <w:r w:rsidRPr="00390447">
                <w:t>Short-term</w:t>
              </w:r>
            </w:ins>
          </w:p>
        </w:tc>
        <w:tc>
          <w:tcPr>
            <w:tcW w:w="1701" w:type="dxa"/>
          </w:tcPr>
          <w:p w14:paraId="7CD6AA99" w14:textId="77777777" w:rsidR="009A658B" w:rsidRPr="004D03C5" w:rsidRDefault="009A658B" w:rsidP="006646F6">
            <w:pPr>
              <w:rPr>
                <w:ins w:id="1698" w:author="Modou Sarr" w:date="2024-11-25T14:04:00Z" w16du:dateUtc="2024-11-25T14:04:00Z"/>
              </w:rPr>
            </w:pPr>
            <w:ins w:id="1699" w:author="Modou Sarr" w:date="2024-11-25T14:04:00Z" w16du:dateUtc="2024-11-25T14:04:00Z">
              <w:r w:rsidRPr="00390447">
                <w:t>[Insert Date]</w:t>
              </w:r>
            </w:ins>
          </w:p>
        </w:tc>
        <w:tc>
          <w:tcPr>
            <w:tcW w:w="2268" w:type="dxa"/>
          </w:tcPr>
          <w:p w14:paraId="525BB6AD" w14:textId="77777777" w:rsidR="009A658B" w:rsidRPr="004D03C5" w:rsidRDefault="009A658B" w:rsidP="006646F6">
            <w:pPr>
              <w:rPr>
                <w:ins w:id="1700" w:author="Modou Sarr" w:date="2024-11-25T14:04:00Z" w16du:dateUtc="2024-11-25T14:04:00Z"/>
              </w:rPr>
            </w:pPr>
            <w:ins w:id="1701" w:author="Modou Sarr" w:date="2024-11-25T14:04:00Z" w16du:dateUtc="2024-11-25T14:04:00Z">
              <w:r w:rsidRPr="00390447">
                <w:t>[Insert Status]</w:t>
              </w:r>
            </w:ins>
          </w:p>
        </w:tc>
      </w:tr>
      <w:tr w:rsidR="009A658B" w:rsidRPr="004D03C5" w14:paraId="70EB84F9" w14:textId="77777777" w:rsidTr="006646F6">
        <w:trPr>
          <w:ins w:id="1702" w:author="Modou Sarr" w:date="2024-11-25T14:04:00Z"/>
        </w:trPr>
        <w:tc>
          <w:tcPr>
            <w:tcW w:w="6234" w:type="dxa"/>
          </w:tcPr>
          <w:p w14:paraId="65E0E480" w14:textId="77777777" w:rsidR="009A658B" w:rsidRPr="004D03C5" w:rsidRDefault="009A658B" w:rsidP="006646F6">
            <w:pPr>
              <w:rPr>
                <w:ins w:id="1703" w:author="Modou Sarr" w:date="2024-11-25T14:04:00Z" w16du:dateUtc="2024-11-25T14:04:00Z"/>
              </w:rPr>
            </w:pPr>
            <w:ins w:id="1704" w:author="Modou Sarr" w:date="2024-11-25T14:04:00Z" w16du:dateUtc="2024-11-25T14:04:00Z">
              <w:r w:rsidRPr="00390447">
                <w:lastRenderedPageBreak/>
                <w:t>Schedule and conduct safety procedure training targeting supervisors, technicians, and other personnel assigned duties under the project.</w:t>
              </w:r>
            </w:ins>
          </w:p>
        </w:tc>
        <w:tc>
          <w:tcPr>
            <w:tcW w:w="1490" w:type="dxa"/>
          </w:tcPr>
          <w:p w14:paraId="7FAAEF11" w14:textId="77777777" w:rsidR="009A658B" w:rsidRPr="004D03C5" w:rsidRDefault="009A658B" w:rsidP="006646F6">
            <w:pPr>
              <w:rPr>
                <w:ins w:id="1705" w:author="Modou Sarr" w:date="2024-11-25T14:04:00Z" w16du:dateUtc="2024-11-25T14:04:00Z"/>
              </w:rPr>
            </w:pPr>
            <w:ins w:id="1706" w:author="Modou Sarr" w:date="2024-11-25T14:04:00Z" w16du:dateUtc="2024-11-25T14:04:00Z">
              <w:r w:rsidRPr="00390447">
                <w:t>Contractor</w:t>
              </w:r>
            </w:ins>
          </w:p>
        </w:tc>
        <w:tc>
          <w:tcPr>
            <w:tcW w:w="1275" w:type="dxa"/>
          </w:tcPr>
          <w:p w14:paraId="5BA266F2" w14:textId="77777777" w:rsidR="009A658B" w:rsidRPr="004D03C5" w:rsidRDefault="009A658B" w:rsidP="006646F6">
            <w:pPr>
              <w:rPr>
                <w:ins w:id="1707" w:author="Modou Sarr" w:date="2024-11-25T14:04:00Z" w16du:dateUtc="2024-11-25T14:04:00Z"/>
              </w:rPr>
            </w:pPr>
            <w:ins w:id="1708" w:author="Modou Sarr" w:date="2024-11-25T14:04:00Z" w16du:dateUtc="2024-11-25T14:04:00Z">
              <w:r w:rsidRPr="00390447">
                <w:t>Short-term</w:t>
              </w:r>
            </w:ins>
          </w:p>
        </w:tc>
        <w:tc>
          <w:tcPr>
            <w:tcW w:w="1701" w:type="dxa"/>
          </w:tcPr>
          <w:p w14:paraId="005430DA" w14:textId="77777777" w:rsidR="009A658B" w:rsidRPr="004D03C5" w:rsidRDefault="009A658B" w:rsidP="006646F6">
            <w:pPr>
              <w:rPr>
                <w:ins w:id="1709" w:author="Modou Sarr" w:date="2024-11-25T14:04:00Z" w16du:dateUtc="2024-11-25T14:04:00Z"/>
              </w:rPr>
            </w:pPr>
            <w:ins w:id="1710" w:author="Modou Sarr" w:date="2024-11-25T14:04:00Z" w16du:dateUtc="2024-11-25T14:04:00Z">
              <w:r w:rsidRPr="00390447">
                <w:t>[Insert Date]</w:t>
              </w:r>
            </w:ins>
          </w:p>
        </w:tc>
        <w:tc>
          <w:tcPr>
            <w:tcW w:w="2268" w:type="dxa"/>
          </w:tcPr>
          <w:p w14:paraId="38E2D3FE" w14:textId="77777777" w:rsidR="009A658B" w:rsidRPr="004D03C5" w:rsidRDefault="009A658B" w:rsidP="006646F6">
            <w:pPr>
              <w:rPr>
                <w:ins w:id="1711" w:author="Modou Sarr" w:date="2024-11-25T14:04:00Z" w16du:dateUtc="2024-11-25T14:04:00Z"/>
              </w:rPr>
            </w:pPr>
            <w:ins w:id="1712" w:author="Modou Sarr" w:date="2024-11-25T14:04:00Z" w16du:dateUtc="2024-11-25T14:04:00Z">
              <w:r w:rsidRPr="00390447">
                <w:t>[Insert Status]</w:t>
              </w:r>
            </w:ins>
          </w:p>
        </w:tc>
      </w:tr>
      <w:tr w:rsidR="009A658B" w:rsidRPr="004D03C5" w14:paraId="5EEA2CDF" w14:textId="77777777" w:rsidTr="006646F6">
        <w:trPr>
          <w:ins w:id="1713" w:author="Modou Sarr" w:date="2024-11-25T14:04:00Z"/>
        </w:trPr>
        <w:tc>
          <w:tcPr>
            <w:tcW w:w="6234" w:type="dxa"/>
          </w:tcPr>
          <w:p w14:paraId="16593A8C" w14:textId="77777777" w:rsidR="009A658B" w:rsidRPr="004D03C5" w:rsidRDefault="009A658B" w:rsidP="006646F6">
            <w:pPr>
              <w:rPr>
                <w:ins w:id="1714" w:author="Modou Sarr" w:date="2024-11-25T14:04:00Z" w16du:dateUtc="2024-11-25T14:04:00Z"/>
              </w:rPr>
            </w:pPr>
            <w:ins w:id="1715" w:author="Modou Sarr" w:date="2024-11-25T14:04:00Z" w16du:dateUtc="2024-11-25T14:04:00Z">
              <w:r w:rsidRPr="00390447">
                <w:t>Prepare and submit training reports to the PIU after training sessions.</w:t>
              </w:r>
            </w:ins>
          </w:p>
        </w:tc>
        <w:tc>
          <w:tcPr>
            <w:tcW w:w="1490" w:type="dxa"/>
          </w:tcPr>
          <w:p w14:paraId="7827CA86" w14:textId="77777777" w:rsidR="009A658B" w:rsidRPr="004D03C5" w:rsidRDefault="009A658B" w:rsidP="006646F6">
            <w:pPr>
              <w:rPr>
                <w:ins w:id="1716" w:author="Modou Sarr" w:date="2024-11-25T14:04:00Z" w16du:dateUtc="2024-11-25T14:04:00Z"/>
              </w:rPr>
            </w:pPr>
            <w:ins w:id="1717" w:author="Modou Sarr" w:date="2024-11-25T14:04:00Z" w16du:dateUtc="2024-11-25T14:04:00Z">
              <w:r w:rsidRPr="00390447">
                <w:t>Contractor</w:t>
              </w:r>
            </w:ins>
          </w:p>
        </w:tc>
        <w:tc>
          <w:tcPr>
            <w:tcW w:w="1275" w:type="dxa"/>
          </w:tcPr>
          <w:p w14:paraId="29916354" w14:textId="77777777" w:rsidR="009A658B" w:rsidRPr="004D03C5" w:rsidRDefault="009A658B" w:rsidP="006646F6">
            <w:pPr>
              <w:rPr>
                <w:ins w:id="1718" w:author="Modou Sarr" w:date="2024-11-25T14:04:00Z" w16du:dateUtc="2024-11-25T14:04:00Z"/>
              </w:rPr>
            </w:pPr>
            <w:ins w:id="1719" w:author="Modou Sarr" w:date="2024-11-25T14:04:00Z" w16du:dateUtc="2024-11-25T14:04:00Z">
              <w:r w:rsidRPr="00390447">
                <w:t>Short-term</w:t>
              </w:r>
            </w:ins>
          </w:p>
        </w:tc>
        <w:tc>
          <w:tcPr>
            <w:tcW w:w="1701" w:type="dxa"/>
          </w:tcPr>
          <w:p w14:paraId="499C4FAD" w14:textId="77777777" w:rsidR="009A658B" w:rsidRPr="004D03C5" w:rsidRDefault="009A658B" w:rsidP="006646F6">
            <w:pPr>
              <w:rPr>
                <w:ins w:id="1720" w:author="Modou Sarr" w:date="2024-11-25T14:04:00Z" w16du:dateUtc="2024-11-25T14:04:00Z"/>
              </w:rPr>
            </w:pPr>
            <w:ins w:id="1721" w:author="Modou Sarr" w:date="2024-11-25T14:04:00Z" w16du:dateUtc="2024-11-25T14:04:00Z">
              <w:r w:rsidRPr="00390447">
                <w:t>[Insert Date]</w:t>
              </w:r>
            </w:ins>
          </w:p>
        </w:tc>
        <w:tc>
          <w:tcPr>
            <w:tcW w:w="2268" w:type="dxa"/>
          </w:tcPr>
          <w:p w14:paraId="0CA9889A" w14:textId="77777777" w:rsidR="009A658B" w:rsidRPr="004D03C5" w:rsidRDefault="009A658B" w:rsidP="006646F6">
            <w:pPr>
              <w:rPr>
                <w:ins w:id="1722" w:author="Modou Sarr" w:date="2024-11-25T14:04:00Z" w16du:dateUtc="2024-11-25T14:04:00Z"/>
              </w:rPr>
            </w:pPr>
            <w:ins w:id="1723" w:author="Modou Sarr" w:date="2024-11-25T14:04:00Z" w16du:dateUtc="2024-11-25T14:04:00Z">
              <w:r w:rsidRPr="00390447">
                <w:t>[Insert Status]</w:t>
              </w:r>
            </w:ins>
          </w:p>
        </w:tc>
      </w:tr>
      <w:tr w:rsidR="009A658B" w:rsidRPr="004D03C5" w14:paraId="1193E48B" w14:textId="77777777" w:rsidTr="006646F6">
        <w:trPr>
          <w:ins w:id="1724" w:author="Modou Sarr" w:date="2024-11-25T14:04:00Z"/>
        </w:trPr>
        <w:tc>
          <w:tcPr>
            <w:tcW w:w="6234" w:type="dxa"/>
          </w:tcPr>
          <w:p w14:paraId="58C8584D" w14:textId="77777777" w:rsidR="009A658B" w:rsidRPr="004D03C5" w:rsidRDefault="009A658B" w:rsidP="006646F6">
            <w:pPr>
              <w:rPr>
                <w:ins w:id="1725" w:author="Modou Sarr" w:date="2024-11-25T14:04:00Z" w16du:dateUtc="2024-11-25T14:04:00Z"/>
              </w:rPr>
            </w:pPr>
            <w:ins w:id="1726" w:author="Modou Sarr" w:date="2024-11-25T14:04:00Z" w16du:dateUtc="2024-11-25T14:04:00Z">
              <w:r w:rsidRPr="00390447">
                <w:rPr>
                  <w:b/>
                  <w:bCs/>
                </w:rPr>
                <w:t>First Aid Training</w:t>
              </w:r>
            </w:ins>
          </w:p>
        </w:tc>
        <w:tc>
          <w:tcPr>
            <w:tcW w:w="1490" w:type="dxa"/>
          </w:tcPr>
          <w:p w14:paraId="18F07464" w14:textId="77777777" w:rsidR="009A658B" w:rsidRPr="004D03C5" w:rsidRDefault="009A658B" w:rsidP="006646F6">
            <w:pPr>
              <w:rPr>
                <w:ins w:id="1727" w:author="Modou Sarr" w:date="2024-11-25T14:04:00Z" w16du:dateUtc="2024-11-25T14:04:00Z"/>
              </w:rPr>
            </w:pPr>
          </w:p>
        </w:tc>
        <w:tc>
          <w:tcPr>
            <w:tcW w:w="1275" w:type="dxa"/>
          </w:tcPr>
          <w:p w14:paraId="5BADE1D0" w14:textId="77777777" w:rsidR="009A658B" w:rsidRPr="004D03C5" w:rsidRDefault="009A658B" w:rsidP="006646F6">
            <w:pPr>
              <w:rPr>
                <w:ins w:id="1728" w:author="Modou Sarr" w:date="2024-11-25T14:04:00Z" w16du:dateUtc="2024-11-25T14:04:00Z"/>
              </w:rPr>
            </w:pPr>
          </w:p>
        </w:tc>
        <w:tc>
          <w:tcPr>
            <w:tcW w:w="1701" w:type="dxa"/>
          </w:tcPr>
          <w:p w14:paraId="38BCDF53" w14:textId="77777777" w:rsidR="009A658B" w:rsidRPr="004D03C5" w:rsidRDefault="009A658B" w:rsidP="006646F6">
            <w:pPr>
              <w:rPr>
                <w:ins w:id="1729" w:author="Modou Sarr" w:date="2024-11-25T14:04:00Z" w16du:dateUtc="2024-11-25T14:04:00Z"/>
              </w:rPr>
            </w:pPr>
          </w:p>
        </w:tc>
        <w:tc>
          <w:tcPr>
            <w:tcW w:w="2268" w:type="dxa"/>
          </w:tcPr>
          <w:p w14:paraId="40D0492C" w14:textId="77777777" w:rsidR="009A658B" w:rsidRPr="004D03C5" w:rsidRDefault="009A658B" w:rsidP="006646F6">
            <w:pPr>
              <w:rPr>
                <w:ins w:id="1730" w:author="Modou Sarr" w:date="2024-11-25T14:04:00Z" w16du:dateUtc="2024-11-25T14:04:00Z"/>
              </w:rPr>
            </w:pPr>
          </w:p>
        </w:tc>
      </w:tr>
      <w:tr w:rsidR="009A658B" w:rsidRPr="004D03C5" w14:paraId="2EF5BD5E" w14:textId="77777777" w:rsidTr="006646F6">
        <w:trPr>
          <w:ins w:id="1731" w:author="Modou Sarr" w:date="2024-11-25T14:04:00Z"/>
        </w:trPr>
        <w:tc>
          <w:tcPr>
            <w:tcW w:w="6234" w:type="dxa"/>
          </w:tcPr>
          <w:p w14:paraId="71B36DE1" w14:textId="77777777" w:rsidR="009A658B" w:rsidRPr="004D03C5" w:rsidRDefault="009A658B" w:rsidP="006646F6">
            <w:pPr>
              <w:rPr>
                <w:ins w:id="1732" w:author="Modou Sarr" w:date="2024-11-25T14:04:00Z" w16du:dateUtc="2024-11-25T14:04:00Z"/>
              </w:rPr>
            </w:pPr>
            <w:ins w:id="1733" w:author="Modou Sarr" w:date="2024-11-25T14:04:00Z" w16du:dateUtc="2024-11-25T14:04:00Z">
              <w:r w:rsidRPr="00390447">
                <w:t>Engage Red Cross to provide first aid training, ensuring the presence of trained first aiders in every team.</w:t>
              </w:r>
            </w:ins>
          </w:p>
        </w:tc>
        <w:tc>
          <w:tcPr>
            <w:tcW w:w="1490" w:type="dxa"/>
          </w:tcPr>
          <w:p w14:paraId="0B8B3239" w14:textId="77777777" w:rsidR="009A658B" w:rsidRPr="004D03C5" w:rsidRDefault="009A658B" w:rsidP="006646F6">
            <w:pPr>
              <w:rPr>
                <w:ins w:id="1734" w:author="Modou Sarr" w:date="2024-11-25T14:04:00Z" w16du:dateUtc="2024-11-25T14:04:00Z"/>
              </w:rPr>
            </w:pPr>
            <w:ins w:id="1735" w:author="Modou Sarr" w:date="2024-11-25T14:04:00Z" w16du:dateUtc="2024-11-25T14:04:00Z">
              <w:r w:rsidRPr="00390447">
                <w:t>Contractor</w:t>
              </w:r>
            </w:ins>
          </w:p>
        </w:tc>
        <w:tc>
          <w:tcPr>
            <w:tcW w:w="1275" w:type="dxa"/>
          </w:tcPr>
          <w:p w14:paraId="76127451" w14:textId="77777777" w:rsidR="009A658B" w:rsidRPr="004D03C5" w:rsidRDefault="009A658B" w:rsidP="006646F6">
            <w:pPr>
              <w:rPr>
                <w:ins w:id="1736" w:author="Modou Sarr" w:date="2024-11-25T14:04:00Z" w16du:dateUtc="2024-11-25T14:04:00Z"/>
              </w:rPr>
            </w:pPr>
            <w:ins w:id="1737" w:author="Modou Sarr" w:date="2024-11-25T14:04:00Z" w16du:dateUtc="2024-11-25T14:04:00Z">
              <w:r w:rsidRPr="00390447">
                <w:t>Short-term</w:t>
              </w:r>
            </w:ins>
          </w:p>
        </w:tc>
        <w:tc>
          <w:tcPr>
            <w:tcW w:w="1701" w:type="dxa"/>
          </w:tcPr>
          <w:p w14:paraId="3D054FCC" w14:textId="77777777" w:rsidR="009A658B" w:rsidRPr="004D03C5" w:rsidRDefault="009A658B" w:rsidP="006646F6">
            <w:pPr>
              <w:rPr>
                <w:ins w:id="1738" w:author="Modou Sarr" w:date="2024-11-25T14:04:00Z" w16du:dateUtc="2024-11-25T14:04:00Z"/>
              </w:rPr>
            </w:pPr>
            <w:ins w:id="1739" w:author="Modou Sarr" w:date="2024-11-25T14:04:00Z" w16du:dateUtc="2024-11-25T14:04:00Z">
              <w:r w:rsidRPr="00390447">
                <w:t>[Insert Date]</w:t>
              </w:r>
            </w:ins>
          </w:p>
        </w:tc>
        <w:tc>
          <w:tcPr>
            <w:tcW w:w="2268" w:type="dxa"/>
          </w:tcPr>
          <w:p w14:paraId="0FD30F11" w14:textId="77777777" w:rsidR="009A658B" w:rsidRPr="004D03C5" w:rsidRDefault="009A658B" w:rsidP="006646F6">
            <w:pPr>
              <w:rPr>
                <w:ins w:id="1740" w:author="Modou Sarr" w:date="2024-11-25T14:04:00Z" w16du:dateUtc="2024-11-25T14:04:00Z"/>
              </w:rPr>
            </w:pPr>
            <w:ins w:id="1741" w:author="Modou Sarr" w:date="2024-11-25T14:04:00Z" w16du:dateUtc="2024-11-25T14:04:00Z">
              <w:r w:rsidRPr="00390447">
                <w:t>[Insert Status]</w:t>
              </w:r>
            </w:ins>
          </w:p>
        </w:tc>
      </w:tr>
    </w:tbl>
    <w:p w14:paraId="246E8FD9" w14:textId="77777777" w:rsidR="009A658B" w:rsidRDefault="009A658B" w:rsidP="009A658B">
      <w:pPr>
        <w:rPr>
          <w:ins w:id="1742" w:author="Modou Sarr" w:date="2024-11-25T14:04:00Z" w16du:dateUtc="2024-11-25T14:04:00Z"/>
        </w:rPr>
        <w:sectPr w:rsidR="009A658B" w:rsidSect="009A658B">
          <w:pgSz w:w="16838" w:h="11906" w:orient="landscape"/>
          <w:pgMar w:top="1440" w:right="1440" w:bottom="1440" w:left="1440" w:header="709" w:footer="709" w:gutter="0"/>
          <w:cols w:space="708"/>
          <w:docGrid w:linePitch="360"/>
        </w:sectPr>
      </w:pPr>
    </w:p>
    <w:p w14:paraId="38A5029D" w14:textId="5AB81B1D" w:rsidR="00A23706" w:rsidRPr="00A23706" w:rsidDel="009A658B" w:rsidRDefault="00A23706" w:rsidP="00A3400C">
      <w:pPr>
        <w:jc w:val="both"/>
        <w:rPr>
          <w:del w:id="1743" w:author="Modou Sarr" w:date="2024-11-25T14:04:00Z" w16du:dateUtc="2024-11-25T14:04:00Z"/>
          <w:rFonts w:ascii="Times New Roman" w:hAnsi="Times New Roman" w:cs="Times New Roman"/>
        </w:rPr>
      </w:pPr>
      <w:del w:id="1744" w:author="Modou Sarr" w:date="2024-11-25T14:04:00Z" w16du:dateUtc="2024-11-25T14:04:00Z">
        <w:r w:rsidRPr="00A23706" w:rsidDel="009A658B">
          <w:rPr>
            <w:rFonts w:ascii="Times New Roman" w:hAnsi="Times New Roman" w:cs="Times New Roman"/>
          </w:rPr>
          <w:lastRenderedPageBreak/>
          <w:delText>The investigation team has made the following determinations:</w:delText>
        </w:r>
      </w:del>
    </w:p>
    <w:p w14:paraId="2D622238" w14:textId="32973F4E" w:rsidR="00A23706" w:rsidRPr="00042013" w:rsidDel="009A658B" w:rsidRDefault="00A23706" w:rsidP="00042013">
      <w:pPr>
        <w:pStyle w:val="ListParagraph"/>
        <w:numPr>
          <w:ilvl w:val="1"/>
          <w:numId w:val="88"/>
        </w:numPr>
        <w:jc w:val="both"/>
        <w:rPr>
          <w:del w:id="1745" w:author="Modou Sarr" w:date="2024-11-25T14:04:00Z" w16du:dateUtc="2024-11-25T14:04:00Z"/>
          <w:rFonts w:ascii="Times New Roman" w:hAnsi="Times New Roman" w:cs="Times New Roman"/>
        </w:rPr>
      </w:pPr>
      <w:del w:id="1746" w:author="Modou Sarr" w:date="2024-11-25T14:04:00Z" w16du:dateUtc="2024-11-25T14:04:00Z">
        <w:r w:rsidRPr="00042013" w:rsidDel="009A658B">
          <w:rPr>
            <w:rFonts w:ascii="Times New Roman" w:hAnsi="Times New Roman" w:cs="Times New Roman"/>
            <w:b/>
            <w:bCs/>
          </w:rPr>
          <w:delText>Nature and Severity of the Incident</w:delText>
        </w:r>
      </w:del>
      <w:ins w:id="1747" w:author="Haddy Njie" w:date="2024-11-25T11:42:00Z" w16du:dateUtc="2024-11-25T11:42:00Z">
        <w:del w:id="1748" w:author="Modou Sarr" w:date="2024-11-25T14:04:00Z" w16du:dateUtc="2024-11-25T14:04:00Z">
          <w:r w:rsidR="00DB5F63" w:rsidDel="009A658B">
            <w:rPr>
              <w:rFonts w:ascii="Times New Roman" w:hAnsi="Times New Roman" w:cs="Times New Roman"/>
              <w:b/>
              <w:bCs/>
            </w:rPr>
            <w:delText>Accident</w:delText>
          </w:r>
        </w:del>
      </w:ins>
    </w:p>
    <w:p w14:paraId="28C78860" w14:textId="7692169A" w:rsidR="00A23706" w:rsidRPr="00A23706" w:rsidDel="009A658B" w:rsidRDefault="00A23706" w:rsidP="00A3400C">
      <w:pPr>
        <w:numPr>
          <w:ilvl w:val="0"/>
          <w:numId w:val="77"/>
        </w:numPr>
        <w:jc w:val="both"/>
        <w:rPr>
          <w:del w:id="1749" w:author="Modou Sarr" w:date="2024-11-25T14:04:00Z" w16du:dateUtc="2024-11-25T14:04:00Z"/>
          <w:rFonts w:ascii="Times New Roman" w:hAnsi="Times New Roman" w:cs="Times New Roman"/>
        </w:rPr>
      </w:pPr>
      <w:del w:id="1750" w:author="Modou Sarr" w:date="2024-11-25T14:04:00Z" w16du:dateUtc="2024-11-25T14:04:00Z">
        <w:r w:rsidRPr="00A23706" w:rsidDel="009A658B">
          <w:rPr>
            <w:rFonts w:ascii="Times New Roman" w:hAnsi="Times New Roman" w:cs="Times New Roman"/>
          </w:rPr>
          <w:delText>The incident</w:delText>
        </w:r>
      </w:del>
      <w:ins w:id="1751" w:author="Haddy Njie" w:date="2024-11-25T11:42:00Z" w16du:dateUtc="2024-11-25T11:42:00Z">
        <w:del w:id="1752" w:author="Modou Sarr" w:date="2024-11-25T14:04:00Z" w16du:dateUtc="2024-11-25T14:04:00Z">
          <w:r w:rsidR="00DB5F63" w:rsidDel="009A658B">
            <w:rPr>
              <w:rFonts w:ascii="Times New Roman" w:hAnsi="Times New Roman" w:cs="Times New Roman"/>
            </w:rPr>
            <w:delText>accident</w:delText>
          </w:r>
        </w:del>
      </w:ins>
      <w:del w:id="1753" w:author="Modou Sarr" w:date="2024-11-25T14:04:00Z" w16du:dateUtc="2024-11-25T14:04:00Z">
        <w:r w:rsidRPr="00A23706" w:rsidDel="009A658B">
          <w:rPr>
            <w:rFonts w:ascii="Times New Roman" w:hAnsi="Times New Roman" w:cs="Times New Roman"/>
          </w:rPr>
          <w:delText xml:space="preserve"> was a catastrophic failure that led to the deaths of seven workers, including those actively engaged in high-risk tasks on-site. Two survivors sustained</w:delText>
        </w:r>
        <w:r w:rsidR="00442EE1" w:rsidRPr="00A3400C" w:rsidDel="009A658B">
          <w:rPr>
            <w:rFonts w:ascii="Times New Roman" w:hAnsi="Times New Roman" w:cs="Times New Roman"/>
          </w:rPr>
          <w:delText xml:space="preserve"> </w:delText>
        </w:r>
        <w:r w:rsidRPr="00A23706" w:rsidDel="009A658B">
          <w:rPr>
            <w:rFonts w:ascii="Times New Roman" w:hAnsi="Times New Roman" w:cs="Times New Roman"/>
          </w:rPr>
          <w:delText>injuries</w:delText>
        </w:r>
        <w:r w:rsidR="00442EE1" w:rsidRPr="00A3400C" w:rsidDel="009A658B">
          <w:rPr>
            <w:rFonts w:ascii="Times New Roman" w:hAnsi="Times New Roman" w:cs="Times New Roman"/>
          </w:rPr>
          <w:delText>.</w:delText>
        </w:r>
      </w:del>
    </w:p>
    <w:p w14:paraId="09C7900A" w14:textId="2088D685" w:rsidR="00A23706" w:rsidRPr="00A23706" w:rsidDel="009A658B" w:rsidRDefault="00A23706" w:rsidP="00A3400C">
      <w:pPr>
        <w:numPr>
          <w:ilvl w:val="0"/>
          <w:numId w:val="77"/>
        </w:numPr>
        <w:jc w:val="both"/>
        <w:rPr>
          <w:del w:id="1754" w:author="Modou Sarr" w:date="2024-11-25T14:04:00Z" w16du:dateUtc="2024-11-25T14:04:00Z"/>
          <w:rFonts w:ascii="Times New Roman" w:hAnsi="Times New Roman" w:cs="Times New Roman"/>
        </w:rPr>
      </w:pPr>
      <w:del w:id="1755" w:author="Modou Sarr" w:date="2024-11-25T14:04:00Z" w16du:dateUtc="2024-11-25T14:04:00Z">
        <w:r w:rsidRPr="00A23706" w:rsidDel="009A658B">
          <w:rPr>
            <w:rFonts w:ascii="Times New Roman" w:hAnsi="Times New Roman" w:cs="Times New Roman"/>
          </w:rPr>
          <w:delText>The nature of the work involved high-risk activities that should have required strict adherence to occupational health and safety standards, which were evidently absent.</w:delText>
        </w:r>
      </w:del>
    </w:p>
    <w:p w14:paraId="47ED75D9" w14:textId="0AB870A5" w:rsidR="00A23706" w:rsidRPr="00042013" w:rsidDel="009A658B" w:rsidRDefault="00A23706" w:rsidP="00042013">
      <w:pPr>
        <w:pStyle w:val="ListParagraph"/>
        <w:numPr>
          <w:ilvl w:val="1"/>
          <w:numId w:val="88"/>
        </w:numPr>
        <w:jc w:val="both"/>
        <w:rPr>
          <w:del w:id="1756" w:author="Modou Sarr" w:date="2024-11-25T14:04:00Z" w16du:dateUtc="2024-11-25T14:04:00Z"/>
          <w:rFonts w:ascii="Times New Roman" w:hAnsi="Times New Roman" w:cs="Times New Roman"/>
        </w:rPr>
      </w:pPr>
      <w:del w:id="1757" w:author="Modou Sarr" w:date="2024-11-25T14:04:00Z" w16du:dateUtc="2024-11-25T14:04:00Z">
        <w:r w:rsidRPr="00042013" w:rsidDel="009A658B">
          <w:rPr>
            <w:rFonts w:ascii="Times New Roman" w:hAnsi="Times New Roman" w:cs="Times New Roman"/>
            <w:b/>
            <w:bCs/>
          </w:rPr>
          <w:delText>Safety and Oversight Failures</w:delText>
        </w:r>
      </w:del>
    </w:p>
    <w:p w14:paraId="7BCED1BB" w14:textId="2AB6EB4E" w:rsidR="00A23706" w:rsidRPr="00A23706" w:rsidDel="009A658B" w:rsidRDefault="00A23706" w:rsidP="00A3400C">
      <w:pPr>
        <w:numPr>
          <w:ilvl w:val="0"/>
          <w:numId w:val="78"/>
        </w:numPr>
        <w:jc w:val="both"/>
        <w:rPr>
          <w:del w:id="1758" w:author="Modou Sarr" w:date="2024-11-25T14:04:00Z" w16du:dateUtc="2024-11-25T14:04:00Z"/>
          <w:rFonts w:ascii="Times New Roman" w:hAnsi="Times New Roman" w:cs="Times New Roman"/>
        </w:rPr>
      </w:pPr>
      <w:del w:id="1759" w:author="Modou Sarr" w:date="2024-11-25T14:04:00Z" w16du:dateUtc="2024-11-25T14:04:00Z">
        <w:r w:rsidRPr="00A23706" w:rsidDel="009A658B">
          <w:rPr>
            <w:rFonts w:ascii="Times New Roman" w:hAnsi="Times New Roman" w:cs="Times New Roman"/>
          </w:rPr>
          <w:delText>Significant gaps in the contractor’s safety management practices were identified, including the following:</w:delText>
        </w:r>
      </w:del>
    </w:p>
    <w:p w14:paraId="4850F336" w14:textId="7E559A85" w:rsidR="00A23706" w:rsidRPr="00A23706" w:rsidDel="009A658B" w:rsidRDefault="00A23706" w:rsidP="00A3400C">
      <w:pPr>
        <w:numPr>
          <w:ilvl w:val="1"/>
          <w:numId w:val="78"/>
        </w:numPr>
        <w:jc w:val="both"/>
        <w:rPr>
          <w:del w:id="1760" w:author="Modou Sarr" w:date="2024-11-25T14:04:00Z" w16du:dateUtc="2024-11-25T14:04:00Z"/>
          <w:rFonts w:ascii="Times New Roman" w:hAnsi="Times New Roman" w:cs="Times New Roman"/>
        </w:rPr>
      </w:pPr>
      <w:del w:id="1761" w:author="Modou Sarr" w:date="2024-11-25T14:04:00Z" w16du:dateUtc="2024-11-25T14:04:00Z">
        <w:r w:rsidRPr="00A23706" w:rsidDel="009A658B">
          <w:rPr>
            <w:rFonts w:ascii="Times New Roman" w:hAnsi="Times New Roman" w:cs="Times New Roman"/>
          </w:rPr>
          <w:delText>Lack of comprehensive risk assessments specific to the task.</w:delText>
        </w:r>
      </w:del>
    </w:p>
    <w:p w14:paraId="648F3741" w14:textId="242216C1" w:rsidR="00A23706" w:rsidRPr="00A23706" w:rsidDel="009A658B" w:rsidRDefault="00A23706" w:rsidP="00A3400C">
      <w:pPr>
        <w:numPr>
          <w:ilvl w:val="1"/>
          <w:numId w:val="78"/>
        </w:numPr>
        <w:jc w:val="both"/>
        <w:rPr>
          <w:del w:id="1762" w:author="Modou Sarr" w:date="2024-11-25T14:04:00Z" w16du:dateUtc="2024-11-25T14:04:00Z"/>
          <w:rFonts w:ascii="Times New Roman" w:hAnsi="Times New Roman" w:cs="Times New Roman"/>
        </w:rPr>
      </w:pPr>
      <w:del w:id="1763" w:author="Modou Sarr" w:date="2024-11-25T14:04:00Z" w16du:dateUtc="2024-11-25T14:04:00Z">
        <w:r w:rsidRPr="00A23706" w:rsidDel="009A658B">
          <w:rPr>
            <w:rFonts w:ascii="Times New Roman" w:hAnsi="Times New Roman" w:cs="Times New Roman"/>
          </w:rPr>
          <w:delText>Inadequate supervision and oversight during the operation.</w:delText>
        </w:r>
      </w:del>
    </w:p>
    <w:p w14:paraId="6547B43E" w14:textId="1C5E7EB1" w:rsidR="00A23706" w:rsidRPr="00A23706" w:rsidDel="009A658B" w:rsidRDefault="00A23706" w:rsidP="00A3400C">
      <w:pPr>
        <w:numPr>
          <w:ilvl w:val="1"/>
          <w:numId w:val="78"/>
        </w:numPr>
        <w:jc w:val="both"/>
        <w:rPr>
          <w:del w:id="1764" w:author="Modou Sarr" w:date="2024-11-25T14:04:00Z" w16du:dateUtc="2024-11-25T14:04:00Z"/>
          <w:rFonts w:ascii="Times New Roman" w:hAnsi="Times New Roman" w:cs="Times New Roman"/>
        </w:rPr>
      </w:pPr>
      <w:del w:id="1765" w:author="Modou Sarr" w:date="2024-11-25T14:04:00Z" w16du:dateUtc="2024-11-25T14:04:00Z">
        <w:r w:rsidRPr="00A23706" w:rsidDel="009A658B">
          <w:rPr>
            <w:rFonts w:ascii="Times New Roman" w:hAnsi="Times New Roman" w:cs="Times New Roman"/>
          </w:rPr>
          <w:delText>Non-compliance with basic occupational health and safety standards, such as the use of personal protective equipment (PPE) and proper training for workers on handling high-risk operations.</w:delText>
        </w:r>
      </w:del>
    </w:p>
    <w:p w14:paraId="0ADAA37D" w14:textId="02F0E855" w:rsidR="00A23706" w:rsidRPr="00A23706" w:rsidDel="009A658B" w:rsidRDefault="00A23706" w:rsidP="00A3400C">
      <w:pPr>
        <w:numPr>
          <w:ilvl w:val="0"/>
          <w:numId w:val="78"/>
        </w:numPr>
        <w:jc w:val="both"/>
        <w:rPr>
          <w:del w:id="1766" w:author="Modou Sarr" w:date="2024-11-25T14:04:00Z" w16du:dateUtc="2024-11-25T14:04:00Z"/>
          <w:rFonts w:ascii="Times New Roman" w:hAnsi="Times New Roman" w:cs="Times New Roman"/>
        </w:rPr>
      </w:pPr>
      <w:del w:id="1767" w:author="Modou Sarr" w:date="2024-11-25T14:04:00Z" w16du:dateUtc="2024-11-25T14:04:00Z">
        <w:r w:rsidRPr="00A23706" w:rsidDel="009A658B">
          <w:rPr>
            <w:rFonts w:ascii="Times New Roman" w:hAnsi="Times New Roman" w:cs="Times New Roman"/>
          </w:rPr>
          <w:delText>The absence of emergency response planning and protocols exacerbated the severity of the incident</w:delText>
        </w:r>
      </w:del>
      <w:ins w:id="1768" w:author="Haddy Njie" w:date="2024-11-25T11:42:00Z" w16du:dateUtc="2024-11-25T11:42:00Z">
        <w:del w:id="1769" w:author="Modou Sarr" w:date="2024-11-25T14:04:00Z" w16du:dateUtc="2024-11-25T14:04:00Z">
          <w:r w:rsidR="00DB5F63" w:rsidDel="009A658B">
            <w:rPr>
              <w:rFonts w:ascii="Times New Roman" w:hAnsi="Times New Roman" w:cs="Times New Roman"/>
            </w:rPr>
            <w:delText>accident</w:delText>
          </w:r>
        </w:del>
      </w:ins>
      <w:del w:id="1770" w:author="Modou Sarr" w:date="2024-11-25T14:04:00Z" w16du:dateUtc="2024-11-25T14:04:00Z">
        <w:r w:rsidRPr="00A23706" w:rsidDel="009A658B">
          <w:rPr>
            <w:rFonts w:ascii="Times New Roman" w:hAnsi="Times New Roman" w:cs="Times New Roman"/>
          </w:rPr>
          <w:delText>.</w:delText>
        </w:r>
      </w:del>
    </w:p>
    <w:p w14:paraId="00BEBAA5" w14:textId="79A04CAC" w:rsidR="00A23706" w:rsidRPr="00042013" w:rsidDel="009A658B" w:rsidRDefault="00A23706" w:rsidP="00042013">
      <w:pPr>
        <w:pStyle w:val="ListParagraph"/>
        <w:numPr>
          <w:ilvl w:val="1"/>
          <w:numId w:val="88"/>
        </w:numPr>
        <w:jc w:val="both"/>
        <w:rPr>
          <w:del w:id="1771" w:author="Modou Sarr" w:date="2024-11-25T14:04:00Z" w16du:dateUtc="2024-11-25T14:04:00Z"/>
          <w:rFonts w:ascii="Times New Roman" w:hAnsi="Times New Roman" w:cs="Times New Roman"/>
        </w:rPr>
      </w:pPr>
      <w:del w:id="1772" w:author="Modou Sarr" w:date="2024-11-25T14:04:00Z" w16du:dateUtc="2024-11-25T14:04:00Z">
        <w:r w:rsidRPr="00042013" w:rsidDel="009A658B">
          <w:rPr>
            <w:rFonts w:ascii="Times New Roman" w:hAnsi="Times New Roman" w:cs="Times New Roman"/>
            <w:b/>
            <w:bCs/>
          </w:rPr>
          <w:delText>Accountability and Systemic Issues</w:delText>
        </w:r>
      </w:del>
    </w:p>
    <w:p w14:paraId="300B0351" w14:textId="454B03AB" w:rsidR="00A23706" w:rsidRPr="00A23706" w:rsidDel="009A658B" w:rsidRDefault="00A23706" w:rsidP="00A3400C">
      <w:pPr>
        <w:numPr>
          <w:ilvl w:val="0"/>
          <w:numId w:val="79"/>
        </w:numPr>
        <w:jc w:val="both"/>
        <w:rPr>
          <w:del w:id="1773" w:author="Modou Sarr" w:date="2024-11-25T14:04:00Z" w16du:dateUtc="2024-11-25T14:04:00Z"/>
          <w:rFonts w:ascii="Times New Roman" w:hAnsi="Times New Roman" w:cs="Times New Roman"/>
        </w:rPr>
      </w:pPr>
      <w:del w:id="1774" w:author="Modou Sarr" w:date="2024-11-25T14:04:00Z" w16du:dateUtc="2024-11-25T14:04:00Z">
        <w:r w:rsidRPr="00A23706" w:rsidDel="009A658B">
          <w:rPr>
            <w:rFonts w:ascii="Times New Roman" w:hAnsi="Times New Roman" w:cs="Times New Roman"/>
          </w:rPr>
          <w:delText>The contractor failed to implement a proactive safety culture, resulting in preventable risks to workers’ lives.</w:delText>
        </w:r>
      </w:del>
    </w:p>
    <w:p w14:paraId="318AF6D2" w14:textId="316C7F80" w:rsidR="00A23706" w:rsidRPr="00A23706" w:rsidDel="009A658B" w:rsidRDefault="00A23706" w:rsidP="00A3400C">
      <w:pPr>
        <w:numPr>
          <w:ilvl w:val="0"/>
          <w:numId w:val="79"/>
        </w:numPr>
        <w:jc w:val="both"/>
        <w:rPr>
          <w:del w:id="1775" w:author="Modou Sarr" w:date="2024-11-25T14:04:00Z" w16du:dateUtc="2024-11-25T14:04:00Z"/>
          <w:rFonts w:ascii="Times New Roman" w:hAnsi="Times New Roman" w:cs="Times New Roman"/>
        </w:rPr>
      </w:pPr>
      <w:del w:id="1776" w:author="Modou Sarr" w:date="2024-11-25T14:04:00Z" w16du:dateUtc="2024-11-25T14:04:00Z">
        <w:r w:rsidRPr="00A23706" w:rsidDel="009A658B">
          <w:rPr>
            <w:rFonts w:ascii="Times New Roman" w:hAnsi="Times New Roman" w:cs="Times New Roman"/>
          </w:rPr>
          <w:delText>Internal communication gaps were identified, as workers were not adequately informed about the potential hazards or provided with tools and training necessary to mitigate risks.</w:delText>
        </w:r>
      </w:del>
    </w:p>
    <w:p w14:paraId="3B2BA4B4" w14:textId="5F979D82" w:rsidR="00A23706" w:rsidRPr="005A45A3" w:rsidDel="009A658B" w:rsidRDefault="00A23706" w:rsidP="005A45A3">
      <w:pPr>
        <w:pStyle w:val="ListParagraph"/>
        <w:numPr>
          <w:ilvl w:val="1"/>
          <w:numId w:val="88"/>
        </w:numPr>
        <w:jc w:val="both"/>
        <w:rPr>
          <w:del w:id="1777" w:author="Modou Sarr" w:date="2024-11-25T14:04:00Z" w16du:dateUtc="2024-11-25T14:04:00Z"/>
          <w:rFonts w:ascii="Times New Roman" w:hAnsi="Times New Roman" w:cs="Times New Roman"/>
        </w:rPr>
      </w:pPr>
      <w:del w:id="1778" w:author="Modou Sarr" w:date="2024-11-25T14:04:00Z" w16du:dateUtc="2024-11-25T14:04:00Z">
        <w:r w:rsidRPr="005A45A3" w:rsidDel="009A658B">
          <w:rPr>
            <w:rFonts w:ascii="Times New Roman" w:hAnsi="Times New Roman" w:cs="Times New Roman"/>
            <w:b/>
            <w:bCs/>
          </w:rPr>
          <w:delText>Immediate and Long-term Actions</w:delText>
        </w:r>
      </w:del>
    </w:p>
    <w:p w14:paraId="145A5763" w14:textId="54C7FD31" w:rsidR="00A23706" w:rsidRPr="00A23706" w:rsidDel="009A658B" w:rsidRDefault="00A23706" w:rsidP="00A3400C">
      <w:pPr>
        <w:numPr>
          <w:ilvl w:val="0"/>
          <w:numId w:val="80"/>
        </w:numPr>
        <w:jc w:val="both"/>
        <w:rPr>
          <w:del w:id="1779" w:author="Modou Sarr" w:date="2024-11-25T14:04:00Z" w16du:dateUtc="2024-11-25T14:04:00Z"/>
          <w:rFonts w:ascii="Times New Roman" w:hAnsi="Times New Roman" w:cs="Times New Roman"/>
        </w:rPr>
      </w:pPr>
      <w:del w:id="1780" w:author="Modou Sarr" w:date="2024-11-25T14:04:00Z" w16du:dateUtc="2024-11-25T14:04:00Z">
        <w:r w:rsidRPr="00A23706" w:rsidDel="009A658B">
          <w:rPr>
            <w:rFonts w:ascii="Times New Roman" w:hAnsi="Times New Roman" w:cs="Times New Roman"/>
          </w:rPr>
          <w:delText>A detailed </w:delText>
        </w:r>
        <w:r w:rsidRPr="00A23706" w:rsidDel="009A658B">
          <w:rPr>
            <w:rFonts w:ascii="Times New Roman" w:hAnsi="Times New Roman" w:cs="Times New Roman"/>
            <w:b/>
            <w:bCs/>
          </w:rPr>
          <w:delText>Safeguards Corrective Action Plan (SCAP)</w:delText>
        </w:r>
        <w:r w:rsidRPr="00A23706" w:rsidDel="009A658B">
          <w:rPr>
            <w:rFonts w:ascii="Times New Roman" w:hAnsi="Times New Roman" w:cs="Times New Roman"/>
          </w:rPr>
          <w:delText> has been developed and communicated to the contractor. Key actions include:</w:delText>
        </w:r>
      </w:del>
    </w:p>
    <w:p w14:paraId="68D71F6B" w14:textId="0751EAFF" w:rsidR="00A23706" w:rsidRPr="00A23706" w:rsidDel="009A658B" w:rsidRDefault="00A23706" w:rsidP="00A3400C">
      <w:pPr>
        <w:numPr>
          <w:ilvl w:val="1"/>
          <w:numId w:val="80"/>
        </w:numPr>
        <w:jc w:val="both"/>
        <w:rPr>
          <w:del w:id="1781" w:author="Modou Sarr" w:date="2024-11-25T14:04:00Z" w16du:dateUtc="2024-11-25T14:04:00Z"/>
          <w:rFonts w:ascii="Times New Roman" w:hAnsi="Times New Roman" w:cs="Times New Roman"/>
        </w:rPr>
      </w:pPr>
      <w:del w:id="1782" w:author="Modou Sarr" w:date="2024-11-25T14:04:00Z" w16du:dateUtc="2024-11-25T14:04:00Z">
        <w:r w:rsidRPr="00A23706" w:rsidDel="009A658B">
          <w:rPr>
            <w:rFonts w:ascii="Times New Roman" w:hAnsi="Times New Roman" w:cs="Times New Roman"/>
            <w:b/>
            <w:bCs/>
          </w:rPr>
          <w:delText>Immediate Measures:</w:delText>
        </w:r>
        <w:r w:rsidRPr="00A23706" w:rsidDel="009A658B">
          <w:rPr>
            <w:rFonts w:ascii="Times New Roman" w:hAnsi="Times New Roman" w:cs="Times New Roman"/>
          </w:rPr>
          <w:delText> Implementation of emergency safety protocols, provision of adequate PPE, suspension of high-risk activities until safety conditions are met, and mandatory safety training for all workers.</w:delText>
        </w:r>
      </w:del>
    </w:p>
    <w:p w14:paraId="1FDD3D64" w14:textId="6200F25C" w:rsidR="00A23706" w:rsidRPr="00A23706" w:rsidDel="009A658B" w:rsidRDefault="00A23706" w:rsidP="00A3400C">
      <w:pPr>
        <w:numPr>
          <w:ilvl w:val="1"/>
          <w:numId w:val="80"/>
        </w:numPr>
        <w:jc w:val="both"/>
        <w:rPr>
          <w:del w:id="1783" w:author="Modou Sarr" w:date="2024-11-25T14:04:00Z" w16du:dateUtc="2024-11-25T14:04:00Z"/>
          <w:rFonts w:ascii="Times New Roman" w:hAnsi="Times New Roman" w:cs="Times New Roman"/>
        </w:rPr>
      </w:pPr>
      <w:del w:id="1784" w:author="Modou Sarr" w:date="2024-11-25T14:04:00Z" w16du:dateUtc="2024-11-25T14:04:00Z">
        <w:r w:rsidRPr="00A23706" w:rsidDel="009A658B">
          <w:rPr>
            <w:rFonts w:ascii="Times New Roman" w:hAnsi="Times New Roman" w:cs="Times New Roman"/>
            <w:b/>
            <w:bCs/>
          </w:rPr>
          <w:delText>Medium- and Long-term Measures:</w:delText>
        </w:r>
        <w:r w:rsidRPr="00A23706" w:rsidDel="009A658B">
          <w:rPr>
            <w:rFonts w:ascii="Times New Roman" w:hAnsi="Times New Roman" w:cs="Times New Roman"/>
          </w:rPr>
          <w:delText> Comprehensive revision of safety practices, inclusion of routine risk assessments, establishment of an on-site emergency response team, and regular audits to ensure compliance.</w:delText>
        </w:r>
      </w:del>
    </w:p>
    <w:p w14:paraId="0588DFED" w14:textId="1D609DDD" w:rsidR="00A23706" w:rsidRPr="00A23706" w:rsidDel="009A658B" w:rsidRDefault="00A23706" w:rsidP="00A3400C">
      <w:pPr>
        <w:numPr>
          <w:ilvl w:val="0"/>
          <w:numId w:val="80"/>
        </w:numPr>
        <w:jc w:val="both"/>
        <w:rPr>
          <w:del w:id="1785" w:author="Modou Sarr" w:date="2024-11-25T14:04:00Z" w16du:dateUtc="2024-11-25T14:04:00Z"/>
          <w:rFonts w:ascii="Times New Roman" w:hAnsi="Times New Roman" w:cs="Times New Roman"/>
        </w:rPr>
      </w:pPr>
      <w:del w:id="1786" w:author="Modou Sarr" w:date="2024-11-25T14:04:00Z" w16du:dateUtc="2024-11-25T14:04:00Z">
        <w:r w:rsidRPr="00A23706" w:rsidDel="009A658B">
          <w:rPr>
            <w:rFonts w:ascii="Times New Roman" w:hAnsi="Times New Roman" w:cs="Times New Roman"/>
          </w:rPr>
          <w:delText>The contractor has been formally instructed to implement these measures under strict oversight and has demonstrated cooperation.</w:delText>
        </w:r>
      </w:del>
    </w:p>
    <w:p w14:paraId="6F033C38" w14:textId="53F76A34" w:rsidR="00A23706" w:rsidRPr="005A45A3" w:rsidDel="009A658B" w:rsidRDefault="00A23706" w:rsidP="005A45A3">
      <w:pPr>
        <w:pStyle w:val="ListParagraph"/>
        <w:numPr>
          <w:ilvl w:val="1"/>
          <w:numId w:val="88"/>
        </w:numPr>
        <w:jc w:val="both"/>
        <w:rPr>
          <w:del w:id="1787" w:author="Modou Sarr" w:date="2024-11-25T14:04:00Z" w16du:dateUtc="2024-11-25T14:04:00Z"/>
          <w:rFonts w:ascii="Times New Roman" w:hAnsi="Times New Roman" w:cs="Times New Roman"/>
        </w:rPr>
      </w:pPr>
      <w:del w:id="1788" w:author="Modou Sarr" w:date="2024-11-25T14:04:00Z" w16du:dateUtc="2024-11-25T14:04:00Z">
        <w:r w:rsidRPr="005A45A3" w:rsidDel="009A658B">
          <w:rPr>
            <w:rFonts w:ascii="Times New Roman" w:hAnsi="Times New Roman" w:cs="Times New Roman"/>
            <w:b/>
            <w:bCs/>
          </w:rPr>
          <w:delText>Conditions for Resuming Activities</w:delText>
        </w:r>
      </w:del>
    </w:p>
    <w:p w14:paraId="6A2A283A" w14:textId="2FACB849" w:rsidR="00A23706" w:rsidRPr="00A23706" w:rsidDel="009A658B" w:rsidRDefault="00A23706" w:rsidP="00A3400C">
      <w:pPr>
        <w:numPr>
          <w:ilvl w:val="0"/>
          <w:numId w:val="81"/>
        </w:numPr>
        <w:jc w:val="both"/>
        <w:rPr>
          <w:del w:id="1789" w:author="Modou Sarr" w:date="2024-11-25T14:04:00Z" w16du:dateUtc="2024-11-25T14:04:00Z"/>
          <w:rFonts w:ascii="Times New Roman" w:hAnsi="Times New Roman" w:cs="Times New Roman"/>
        </w:rPr>
      </w:pPr>
      <w:del w:id="1790" w:author="Modou Sarr" w:date="2024-11-25T14:04:00Z" w16du:dateUtc="2024-11-25T14:04:00Z">
        <w:r w:rsidRPr="00A23706" w:rsidDel="009A658B">
          <w:rPr>
            <w:rFonts w:ascii="Times New Roman" w:hAnsi="Times New Roman" w:cs="Times New Roman"/>
          </w:rPr>
          <w:delText>The contractor’s operations will remain suspended until all immediate safety deficiencies are resolved to the satisfaction of the Project Implementation Unit (PIU) and the safeguards team.</w:delText>
        </w:r>
      </w:del>
    </w:p>
    <w:p w14:paraId="6E562AE2" w14:textId="34BF5A23" w:rsidR="00A23706" w:rsidRPr="00A23706" w:rsidDel="009A658B" w:rsidRDefault="00A23706" w:rsidP="00A3400C">
      <w:pPr>
        <w:numPr>
          <w:ilvl w:val="0"/>
          <w:numId w:val="81"/>
        </w:numPr>
        <w:jc w:val="both"/>
        <w:rPr>
          <w:del w:id="1791" w:author="Modou Sarr" w:date="2024-11-25T14:04:00Z" w16du:dateUtc="2024-11-25T14:04:00Z"/>
          <w:rFonts w:ascii="Times New Roman" w:hAnsi="Times New Roman" w:cs="Times New Roman"/>
        </w:rPr>
      </w:pPr>
      <w:del w:id="1792" w:author="Modou Sarr" w:date="2024-11-25T14:04:00Z" w16du:dateUtc="2024-11-25T14:04:00Z">
        <w:r w:rsidRPr="00A23706" w:rsidDel="009A658B">
          <w:rPr>
            <w:rFonts w:ascii="Times New Roman" w:hAnsi="Times New Roman" w:cs="Times New Roman"/>
          </w:rPr>
          <w:delText>Resumption of work will only occur upon:</w:delText>
        </w:r>
      </w:del>
    </w:p>
    <w:p w14:paraId="7AB81CEE" w14:textId="76FA0F7C" w:rsidR="00A23706" w:rsidRPr="00A23706" w:rsidDel="009A658B" w:rsidRDefault="00A23706" w:rsidP="00A3400C">
      <w:pPr>
        <w:numPr>
          <w:ilvl w:val="1"/>
          <w:numId w:val="81"/>
        </w:numPr>
        <w:jc w:val="both"/>
        <w:rPr>
          <w:del w:id="1793" w:author="Modou Sarr" w:date="2024-11-25T14:04:00Z" w16du:dateUtc="2024-11-25T14:04:00Z"/>
          <w:rFonts w:ascii="Times New Roman" w:hAnsi="Times New Roman" w:cs="Times New Roman"/>
        </w:rPr>
      </w:pPr>
      <w:del w:id="1794" w:author="Modou Sarr" w:date="2024-11-25T14:04:00Z" w16du:dateUtc="2024-11-25T14:04:00Z">
        <w:r w:rsidRPr="00A23706" w:rsidDel="009A658B">
          <w:rPr>
            <w:rFonts w:ascii="Times New Roman" w:hAnsi="Times New Roman" w:cs="Times New Roman"/>
          </w:rPr>
          <w:delText>Verification of the implementation of all immediate corrective actions.</w:delText>
        </w:r>
      </w:del>
    </w:p>
    <w:p w14:paraId="043AC7FB" w14:textId="0D265D49" w:rsidR="00A23706" w:rsidRPr="00A23706" w:rsidDel="009A658B" w:rsidRDefault="00A23706" w:rsidP="00A3400C">
      <w:pPr>
        <w:numPr>
          <w:ilvl w:val="1"/>
          <w:numId w:val="81"/>
        </w:numPr>
        <w:jc w:val="both"/>
        <w:rPr>
          <w:del w:id="1795" w:author="Modou Sarr" w:date="2024-11-25T14:04:00Z" w16du:dateUtc="2024-11-25T14:04:00Z"/>
          <w:rFonts w:ascii="Times New Roman" w:hAnsi="Times New Roman" w:cs="Times New Roman"/>
        </w:rPr>
      </w:pPr>
      <w:del w:id="1796" w:author="Modou Sarr" w:date="2024-11-25T14:04:00Z" w16du:dateUtc="2024-11-25T14:04:00Z">
        <w:r w:rsidRPr="00A23706" w:rsidDel="009A658B">
          <w:rPr>
            <w:rFonts w:ascii="Times New Roman" w:hAnsi="Times New Roman" w:cs="Times New Roman"/>
          </w:rPr>
          <w:lastRenderedPageBreak/>
          <w:delText>A written commitment from the contractor to adhere to and implement all medium- and long-term safety measures outlined in the SCAP.</w:delText>
        </w:r>
      </w:del>
    </w:p>
    <w:p w14:paraId="5E16A2DA" w14:textId="77947E2D" w:rsidR="00A23706" w:rsidRPr="00A23706" w:rsidDel="009A658B" w:rsidRDefault="00A23706" w:rsidP="00A3400C">
      <w:pPr>
        <w:numPr>
          <w:ilvl w:val="0"/>
          <w:numId w:val="81"/>
        </w:numPr>
        <w:jc w:val="both"/>
        <w:rPr>
          <w:del w:id="1797" w:author="Modou Sarr" w:date="2024-11-25T14:04:00Z" w16du:dateUtc="2024-11-25T14:04:00Z"/>
          <w:rFonts w:ascii="Times New Roman" w:hAnsi="Times New Roman" w:cs="Times New Roman"/>
        </w:rPr>
      </w:pPr>
      <w:del w:id="1798" w:author="Modou Sarr" w:date="2024-11-25T14:04:00Z" w16du:dateUtc="2024-11-25T14:04:00Z">
        <w:r w:rsidRPr="00A23706" w:rsidDel="009A658B">
          <w:rPr>
            <w:rFonts w:ascii="Times New Roman" w:hAnsi="Times New Roman" w:cs="Times New Roman"/>
          </w:rPr>
          <w:delText>Post-resumption, the contractor’s activities will be subject to intensive monitoring to prevent any recurrence of such incident</w:delText>
        </w:r>
      </w:del>
      <w:ins w:id="1799" w:author="Haddy Njie" w:date="2024-11-25T11:42:00Z" w16du:dateUtc="2024-11-25T11:42:00Z">
        <w:del w:id="1800" w:author="Modou Sarr" w:date="2024-11-25T14:04:00Z" w16du:dateUtc="2024-11-25T14:04:00Z">
          <w:r w:rsidR="00DB5F63" w:rsidDel="009A658B">
            <w:rPr>
              <w:rFonts w:ascii="Times New Roman" w:hAnsi="Times New Roman" w:cs="Times New Roman"/>
            </w:rPr>
            <w:delText>accident</w:delText>
          </w:r>
        </w:del>
      </w:ins>
      <w:del w:id="1801" w:author="Modou Sarr" w:date="2024-11-25T14:04:00Z" w16du:dateUtc="2024-11-25T14:04:00Z">
        <w:r w:rsidRPr="00A23706" w:rsidDel="009A658B">
          <w:rPr>
            <w:rFonts w:ascii="Times New Roman" w:hAnsi="Times New Roman" w:cs="Times New Roman"/>
          </w:rPr>
          <w:delText>s.</w:delText>
        </w:r>
      </w:del>
    </w:p>
    <w:p w14:paraId="257267A7" w14:textId="6AED7172" w:rsidR="00A23706" w:rsidRPr="00A23706" w:rsidDel="009A658B" w:rsidRDefault="00A23706" w:rsidP="00A3400C">
      <w:pPr>
        <w:jc w:val="both"/>
        <w:rPr>
          <w:del w:id="1802" w:author="Modou Sarr" w:date="2024-11-25T14:04:00Z" w16du:dateUtc="2024-11-25T14:04:00Z"/>
          <w:rFonts w:ascii="Times New Roman" w:hAnsi="Times New Roman" w:cs="Times New Roman"/>
        </w:rPr>
      </w:pPr>
      <w:del w:id="1803" w:author="Modou Sarr" w:date="2024-11-25T14:04:00Z" w16du:dateUtc="2024-11-25T14:04:00Z">
        <w:r w:rsidRPr="00A23706" w:rsidDel="009A658B">
          <w:rPr>
            <w:rFonts w:ascii="Times New Roman" w:hAnsi="Times New Roman" w:cs="Times New Roman"/>
          </w:rPr>
          <w:delText>This incident</w:delText>
        </w:r>
      </w:del>
      <w:ins w:id="1804" w:author="Haddy Njie" w:date="2024-11-25T11:42:00Z" w16du:dateUtc="2024-11-25T11:42:00Z">
        <w:del w:id="1805" w:author="Modou Sarr" w:date="2024-11-25T14:04:00Z" w16du:dateUtc="2024-11-25T14:04:00Z">
          <w:r w:rsidR="00DB5F63" w:rsidDel="009A658B">
            <w:rPr>
              <w:rFonts w:ascii="Times New Roman" w:hAnsi="Times New Roman" w:cs="Times New Roman"/>
            </w:rPr>
            <w:delText>accident</w:delText>
          </w:r>
        </w:del>
      </w:ins>
      <w:del w:id="1806" w:author="Modou Sarr" w:date="2024-11-25T14:04:00Z" w16du:dateUtc="2024-11-25T14:04:00Z">
        <w:r w:rsidRPr="00A23706" w:rsidDel="009A658B">
          <w:rPr>
            <w:rFonts w:ascii="Times New Roman" w:hAnsi="Times New Roman" w:cs="Times New Roman"/>
          </w:rPr>
          <w:delText xml:space="preserve"> is a sobering reminder of the critical importance of workplace safety and the human cost of neglecting fundamental safety protocols. Moving forward, the project and all its contractors must prioritize the health and safety of workers as an uncompromising standard. The lessons from this tragedy will inform future safeguards to protect lives and prevent the recurrence of such devastating incident</w:delText>
        </w:r>
      </w:del>
      <w:ins w:id="1807" w:author="Haddy Njie" w:date="2024-11-25T11:42:00Z" w16du:dateUtc="2024-11-25T11:42:00Z">
        <w:del w:id="1808" w:author="Modou Sarr" w:date="2024-11-25T14:04:00Z" w16du:dateUtc="2024-11-25T14:04:00Z">
          <w:r w:rsidR="00DB5F63" w:rsidDel="009A658B">
            <w:rPr>
              <w:rFonts w:ascii="Times New Roman" w:hAnsi="Times New Roman" w:cs="Times New Roman"/>
            </w:rPr>
            <w:delText>accident</w:delText>
          </w:r>
        </w:del>
      </w:ins>
      <w:del w:id="1809" w:author="Modou Sarr" w:date="2024-11-25T14:04:00Z" w16du:dateUtc="2024-11-25T14:04:00Z">
        <w:r w:rsidRPr="00A23706" w:rsidDel="009A658B">
          <w:rPr>
            <w:rFonts w:ascii="Times New Roman" w:hAnsi="Times New Roman" w:cs="Times New Roman"/>
          </w:rPr>
          <w:delText>s.</w:delText>
        </w:r>
      </w:del>
    </w:p>
    <w:p w14:paraId="65F73B27" w14:textId="1B188F94" w:rsidR="0006324B" w:rsidRPr="00C83F74" w:rsidRDefault="00E77E07" w:rsidP="00C83F74">
      <w:pPr>
        <w:pStyle w:val="ListParagraph"/>
        <w:numPr>
          <w:ilvl w:val="0"/>
          <w:numId w:val="88"/>
        </w:numPr>
        <w:rPr>
          <w:rFonts w:ascii="Times New Roman" w:hAnsi="Times New Roman" w:cs="Times New Roman"/>
          <w:b/>
          <w:bCs/>
        </w:rPr>
      </w:pPr>
      <w:bookmarkStart w:id="1810" w:name="_Toc183294365"/>
      <w:r w:rsidRPr="00890C8E">
        <w:rPr>
          <w:rStyle w:val="Heading1Char"/>
        </w:rPr>
        <w:t xml:space="preserve">COMPREHENSIVE LIST OF SUBMITTED DOCUMENTS FOR THE FATAL </w:t>
      </w:r>
      <w:del w:id="1811" w:author="Haddy Njie" w:date="2024-11-25T11:42:00Z" w16du:dateUtc="2024-11-25T11:42:00Z">
        <w:r w:rsidRPr="00890C8E" w:rsidDel="00DB5F63">
          <w:rPr>
            <w:rStyle w:val="Heading1Char"/>
          </w:rPr>
          <w:delText>INCIDENT</w:delText>
        </w:r>
      </w:del>
      <w:ins w:id="1812" w:author="Haddy Njie" w:date="2024-11-25T11:42:00Z" w16du:dateUtc="2024-11-25T11:42:00Z">
        <w:r w:rsidR="00DB5F63">
          <w:rPr>
            <w:rStyle w:val="Heading1Char"/>
          </w:rPr>
          <w:t>ACCIDENT</w:t>
        </w:r>
      </w:ins>
      <w:r w:rsidRPr="00890C8E">
        <w:rPr>
          <w:rStyle w:val="Heading1Char"/>
        </w:rPr>
        <w:t xml:space="preserve"> </w:t>
      </w:r>
      <w:commentRangeStart w:id="1813"/>
      <w:r w:rsidRPr="00890C8E">
        <w:rPr>
          <w:rStyle w:val="Heading1Char"/>
        </w:rPr>
        <w:t>INVESTIGATION</w:t>
      </w:r>
      <w:bookmarkEnd w:id="1810"/>
      <w:commentRangeEnd w:id="1813"/>
      <w:r w:rsidR="009A658B">
        <w:rPr>
          <w:rStyle w:val="CommentReference"/>
        </w:rPr>
        <w:commentReference w:id="1813"/>
      </w:r>
    </w:p>
    <w:p w14:paraId="40652EE8" w14:textId="77777777" w:rsidR="0083404F" w:rsidRPr="0083404F" w:rsidRDefault="0083404F" w:rsidP="0083404F">
      <w:pPr>
        <w:pStyle w:val="ListParagraph"/>
        <w:ind w:left="1440"/>
        <w:rPr>
          <w:rFonts w:ascii="Times New Roman" w:hAnsi="Times New Roman" w:cs="Times New Roman"/>
        </w:rPr>
      </w:pPr>
    </w:p>
    <w:p w14:paraId="553D3560" w14:textId="5C9AF992" w:rsidR="0006324B" w:rsidRPr="0083404F" w:rsidRDefault="0006324B" w:rsidP="0083404F">
      <w:pPr>
        <w:pStyle w:val="ListParagraph"/>
        <w:numPr>
          <w:ilvl w:val="1"/>
          <w:numId w:val="88"/>
        </w:numPr>
        <w:rPr>
          <w:rFonts w:ascii="Times New Roman" w:hAnsi="Times New Roman" w:cs="Times New Roman"/>
        </w:rPr>
      </w:pPr>
      <w:r w:rsidRPr="0083404F">
        <w:rPr>
          <w:rFonts w:ascii="Times New Roman" w:hAnsi="Times New Roman" w:cs="Times New Roman"/>
          <w:b/>
          <w:bCs/>
        </w:rPr>
        <w:t>Documents Provided by NAWEC</w:t>
      </w:r>
    </w:p>
    <w:p w14:paraId="434F89AA" w14:textId="77777777" w:rsidR="0083404F" w:rsidRDefault="0083404F" w:rsidP="0083404F">
      <w:pPr>
        <w:pStyle w:val="ListParagraph"/>
        <w:ind w:left="2160"/>
        <w:rPr>
          <w:rFonts w:ascii="Times New Roman" w:hAnsi="Times New Roman" w:cs="Times New Roman"/>
          <w:b/>
          <w:bCs/>
        </w:rPr>
      </w:pPr>
    </w:p>
    <w:p w14:paraId="28358D4D" w14:textId="30EE5C16" w:rsidR="0006324B" w:rsidRPr="0083404F" w:rsidRDefault="0006324B" w:rsidP="0083404F">
      <w:pPr>
        <w:pStyle w:val="ListParagraph"/>
        <w:numPr>
          <w:ilvl w:val="2"/>
          <w:numId w:val="88"/>
        </w:numPr>
        <w:rPr>
          <w:rFonts w:ascii="Times New Roman" w:hAnsi="Times New Roman" w:cs="Times New Roman"/>
          <w:b/>
          <w:bCs/>
        </w:rPr>
      </w:pPr>
      <w:r w:rsidRPr="0083404F">
        <w:rPr>
          <w:rFonts w:ascii="Times New Roman" w:hAnsi="Times New Roman" w:cs="Times New Roman"/>
          <w:b/>
          <w:bCs/>
        </w:rPr>
        <w:t>Contractual Agreements</w:t>
      </w:r>
    </w:p>
    <w:p w14:paraId="4CEBBB69" w14:textId="77777777" w:rsidR="00CB772E" w:rsidRDefault="00CB772E" w:rsidP="00CB772E">
      <w:pPr>
        <w:pStyle w:val="ListParagraph"/>
        <w:ind w:left="3240"/>
        <w:rPr>
          <w:rFonts w:ascii="Times New Roman" w:hAnsi="Times New Roman" w:cs="Times New Roman"/>
        </w:rPr>
      </w:pPr>
    </w:p>
    <w:p w14:paraId="3D26B39F" w14:textId="77777777" w:rsidR="00CB772E" w:rsidRDefault="0006324B" w:rsidP="0006324B">
      <w:pPr>
        <w:pStyle w:val="ListParagraph"/>
        <w:numPr>
          <w:ilvl w:val="3"/>
          <w:numId w:val="88"/>
        </w:numPr>
        <w:rPr>
          <w:rFonts w:ascii="Times New Roman" w:hAnsi="Times New Roman" w:cs="Times New Roman"/>
        </w:rPr>
      </w:pPr>
      <w:r w:rsidRPr="00CB772E">
        <w:rPr>
          <w:rFonts w:ascii="Times New Roman" w:hAnsi="Times New Roman" w:cs="Times New Roman"/>
        </w:rPr>
        <w:t>The contract between NAWEC and KEI Industries.</w:t>
      </w:r>
    </w:p>
    <w:p w14:paraId="1599E2A8" w14:textId="77777777" w:rsidR="00CB772E" w:rsidRDefault="0006324B" w:rsidP="0006324B">
      <w:pPr>
        <w:pStyle w:val="ListParagraph"/>
        <w:numPr>
          <w:ilvl w:val="3"/>
          <w:numId w:val="88"/>
        </w:numPr>
        <w:rPr>
          <w:rFonts w:ascii="Times New Roman" w:hAnsi="Times New Roman" w:cs="Times New Roman"/>
        </w:rPr>
      </w:pPr>
      <w:r w:rsidRPr="00CB772E">
        <w:rPr>
          <w:rFonts w:ascii="Times New Roman" w:hAnsi="Times New Roman" w:cs="Times New Roman"/>
        </w:rPr>
        <w:t>The list of approved subcontractors for the project.</w:t>
      </w:r>
    </w:p>
    <w:p w14:paraId="7D8A6E4A" w14:textId="77777777" w:rsidR="00CB772E" w:rsidRDefault="0006324B" w:rsidP="0006324B">
      <w:pPr>
        <w:pStyle w:val="ListParagraph"/>
        <w:numPr>
          <w:ilvl w:val="3"/>
          <w:numId w:val="88"/>
        </w:numPr>
        <w:rPr>
          <w:rFonts w:ascii="Times New Roman" w:hAnsi="Times New Roman" w:cs="Times New Roman"/>
        </w:rPr>
      </w:pPr>
      <w:r w:rsidRPr="00CB772E">
        <w:rPr>
          <w:rFonts w:ascii="Times New Roman" w:hAnsi="Times New Roman" w:cs="Times New Roman"/>
        </w:rPr>
        <w:t>The contract between NNE Electrical and KEI.</w:t>
      </w:r>
    </w:p>
    <w:p w14:paraId="16A38EDB" w14:textId="4F04A23C" w:rsidR="0006324B" w:rsidRPr="00CB772E" w:rsidRDefault="0006324B" w:rsidP="0006324B">
      <w:pPr>
        <w:pStyle w:val="ListParagraph"/>
        <w:numPr>
          <w:ilvl w:val="3"/>
          <w:numId w:val="88"/>
        </w:numPr>
        <w:rPr>
          <w:rFonts w:ascii="Times New Roman" w:hAnsi="Times New Roman" w:cs="Times New Roman"/>
        </w:rPr>
      </w:pPr>
      <w:r w:rsidRPr="00CB772E">
        <w:rPr>
          <w:rFonts w:ascii="Times New Roman" w:hAnsi="Times New Roman" w:cs="Times New Roman"/>
        </w:rPr>
        <w:t>The contract between BB Electrical and BKE.</w:t>
      </w:r>
    </w:p>
    <w:p w14:paraId="14766F79" w14:textId="77777777" w:rsidR="00A65355" w:rsidRDefault="00A65355" w:rsidP="00A65355">
      <w:pPr>
        <w:pStyle w:val="ListParagraph"/>
        <w:ind w:left="1440"/>
        <w:rPr>
          <w:rFonts w:ascii="Times New Roman" w:hAnsi="Times New Roman" w:cs="Times New Roman"/>
          <w:b/>
          <w:bCs/>
        </w:rPr>
      </w:pPr>
    </w:p>
    <w:p w14:paraId="1BAC17F7" w14:textId="7C5CF02A" w:rsidR="0006324B" w:rsidRPr="00A65355" w:rsidRDefault="0006324B" w:rsidP="00A65355">
      <w:pPr>
        <w:pStyle w:val="ListParagraph"/>
        <w:numPr>
          <w:ilvl w:val="1"/>
          <w:numId w:val="88"/>
        </w:numPr>
        <w:rPr>
          <w:rFonts w:ascii="Times New Roman" w:hAnsi="Times New Roman" w:cs="Times New Roman"/>
          <w:b/>
          <w:bCs/>
        </w:rPr>
      </w:pPr>
      <w:r w:rsidRPr="00A65355">
        <w:rPr>
          <w:rFonts w:ascii="Times New Roman" w:hAnsi="Times New Roman" w:cs="Times New Roman"/>
          <w:b/>
          <w:bCs/>
        </w:rPr>
        <w:t>Investigative Evidence</w:t>
      </w:r>
    </w:p>
    <w:p w14:paraId="7D2FE1C9" w14:textId="77777777" w:rsidR="00A65355" w:rsidRDefault="00A65355" w:rsidP="00A65355">
      <w:pPr>
        <w:pStyle w:val="ListParagraph"/>
        <w:ind w:left="2160"/>
        <w:rPr>
          <w:rFonts w:ascii="Times New Roman" w:hAnsi="Times New Roman" w:cs="Times New Roman"/>
        </w:rPr>
      </w:pPr>
    </w:p>
    <w:p w14:paraId="5FC48920" w14:textId="77777777" w:rsidR="00A65355" w:rsidRDefault="0006324B" w:rsidP="0006324B">
      <w:pPr>
        <w:pStyle w:val="ListParagraph"/>
        <w:numPr>
          <w:ilvl w:val="2"/>
          <w:numId w:val="88"/>
        </w:numPr>
        <w:rPr>
          <w:rFonts w:ascii="Times New Roman" w:hAnsi="Times New Roman" w:cs="Times New Roman"/>
        </w:rPr>
      </w:pPr>
      <w:r w:rsidRPr="00A65355">
        <w:rPr>
          <w:rFonts w:ascii="Times New Roman" w:hAnsi="Times New Roman" w:cs="Times New Roman"/>
        </w:rPr>
        <w:t>A photograph of a notebook owned by Ousman Drammeh, the owner of BKE.</w:t>
      </w:r>
    </w:p>
    <w:p w14:paraId="4F5B766C" w14:textId="187F1E92" w:rsidR="0006324B" w:rsidRPr="00A65355" w:rsidRDefault="0006324B" w:rsidP="0006324B">
      <w:pPr>
        <w:pStyle w:val="ListParagraph"/>
        <w:numPr>
          <w:ilvl w:val="2"/>
          <w:numId w:val="88"/>
        </w:numPr>
        <w:rPr>
          <w:rFonts w:ascii="Times New Roman" w:hAnsi="Times New Roman" w:cs="Times New Roman"/>
        </w:rPr>
      </w:pPr>
      <w:r w:rsidRPr="00A65355">
        <w:rPr>
          <w:rFonts w:ascii="Times New Roman" w:hAnsi="Times New Roman" w:cs="Times New Roman"/>
        </w:rPr>
        <w:t>A letter from the lead investigator requesting an audience with the police.</w:t>
      </w:r>
    </w:p>
    <w:p w14:paraId="4F102F8B" w14:textId="77777777" w:rsidR="00A65355" w:rsidRPr="00A65355" w:rsidRDefault="00A65355" w:rsidP="00A65355">
      <w:pPr>
        <w:pStyle w:val="ListParagraph"/>
        <w:ind w:left="1440"/>
        <w:rPr>
          <w:rFonts w:ascii="Times New Roman" w:hAnsi="Times New Roman" w:cs="Times New Roman"/>
        </w:rPr>
      </w:pPr>
    </w:p>
    <w:p w14:paraId="02DAF277" w14:textId="44C184CB" w:rsidR="0006324B" w:rsidRPr="00A65355" w:rsidRDefault="0006324B" w:rsidP="00A65355">
      <w:pPr>
        <w:pStyle w:val="ListParagraph"/>
        <w:numPr>
          <w:ilvl w:val="1"/>
          <w:numId w:val="88"/>
        </w:numPr>
        <w:rPr>
          <w:rFonts w:ascii="Times New Roman" w:hAnsi="Times New Roman" w:cs="Times New Roman"/>
        </w:rPr>
      </w:pPr>
      <w:r w:rsidRPr="00A65355">
        <w:rPr>
          <w:rFonts w:ascii="Times New Roman" w:hAnsi="Times New Roman" w:cs="Times New Roman"/>
          <w:b/>
          <w:bCs/>
        </w:rPr>
        <w:t>Documents Submitted by Mankara and Baboucarr Corr</w:t>
      </w:r>
    </w:p>
    <w:p w14:paraId="756E47F8" w14:textId="77777777" w:rsidR="00760C03" w:rsidRDefault="00760C03" w:rsidP="00760C03">
      <w:pPr>
        <w:pStyle w:val="ListParagraph"/>
        <w:ind w:left="2160"/>
        <w:rPr>
          <w:rFonts w:ascii="Times New Roman" w:hAnsi="Times New Roman" w:cs="Times New Roman"/>
          <w:b/>
          <w:bCs/>
        </w:rPr>
      </w:pPr>
    </w:p>
    <w:p w14:paraId="249481EB" w14:textId="1359C1D8" w:rsidR="0006324B" w:rsidRPr="00760C03" w:rsidRDefault="0006324B" w:rsidP="00760C03">
      <w:pPr>
        <w:pStyle w:val="ListParagraph"/>
        <w:numPr>
          <w:ilvl w:val="2"/>
          <w:numId w:val="88"/>
        </w:numPr>
        <w:rPr>
          <w:rFonts w:ascii="Times New Roman" w:hAnsi="Times New Roman" w:cs="Times New Roman"/>
          <w:b/>
          <w:bCs/>
        </w:rPr>
      </w:pPr>
      <w:r w:rsidRPr="00760C03">
        <w:rPr>
          <w:rFonts w:ascii="Times New Roman" w:hAnsi="Times New Roman" w:cs="Times New Roman"/>
          <w:b/>
          <w:bCs/>
        </w:rPr>
        <w:t>Correspondence on Non-Compliance</w:t>
      </w:r>
    </w:p>
    <w:p w14:paraId="33E2120D" w14:textId="77777777" w:rsidR="00760C03" w:rsidRDefault="00760C03" w:rsidP="00760C03">
      <w:pPr>
        <w:pStyle w:val="ListParagraph"/>
        <w:ind w:left="3240"/>
        <w:rPr>
          <w:rFonts w:ascii="Times New Roman" w:hAnsi="Times New Roman" w:cs="Times New Roman"/>
        </w:rPr>
      </w:pPr>
    </w:p>
    <w:p w14:paraId="403920D6" w14:textId="77777777" w:rsidR="00760C03" w:rsidRDefault="0006324B" w:rsidP="0006324B">
      <w:pPr>
        <w:pStyle w:val="ListParagraph"/>
        <w:numPr>
          <w:ilvl w:val="3"/>
          <w:numId w:val="88"/>
        </w:numPr>
        <w:rPr>
          <w:rFonts w:ascii="Times New Roman" w:hAnsi="Times New Roman" w:cs="Times New Roman"/>
        </w:rPr>
      </w:pPr>
      <w:r w:rsidRPr="00760C03">
        <w:rPr>
          <w:rFonts w:ascii="Times New Roman" w:hAnsi="Times New Roman" w:cs="Times New Roman"/>
        </w:rPr>
        <w:t>Letter dated 5 September 2023 addressed to Mr. Pawan Jain, Senior Vice President, KEI Industries, regarding non-compliance with environmental and social safeguard provisions.</w:t>
      </w:r>
    </w:p>
    <w:p w14:paraId="36F34CCC" w14:textId="3F266D3A" w:rsidR="0006324B" w:rsidRPr="00760C03" w:rsidRDefault="0006324B" w:rsidP="0006324B">
      <w:pPr>
        <w:pStyle w:val="ListParagraph"/>
        <w:numPr>
          <w:ilvl w:val="3"/>
          <w:numId w:val="88"/>
        </w:numPr>
        <w:rPr>
          <w:rFonts w:ascii="Times New Roman" w:hAnsi="Times New Roman" w:cs="Times New Roman"/>
        </w:rPr>
      </w:pPr>
      <w:r w:rsidRPr="00760C03">
        <w:rPr>
          <w:rFonts w:ascii="Times New Roman" w:hAnsi="Times New Roman" w:cs="Times New Roman"/>
        </w:rPr>
        <w:t>Letter dated 19 March 2024 to Mr. Pawan Jain raising concerns about unprotected holes dug near schools and communities, accompanied by pictures of children playing in the holes.</w:t>
      </w:r>
    </w:p>
    <w:p w14:paraId="229E7A79" w14:textId="77777777" w:rsidR="009513DA" w:rsidRDefault="009513DA" w:rsidP="009513DA">
      <w:pPr>
        <w:pStyle w:val="ListParagraph"/>
        <w:ind w:left="1440"/>
        <w:rPr>
          <w:rFonts w:ascii="Times New Roman" w:hAnsi="Times New Roman" w:cs="Times New Roman"/>
          <w:b/>
          <w:bCs/>
        </w:rPr>
      </w:pPr>
    </w:p>
    <w:p w14:paraId="2ED5F2AC" w14:textId="35E80F44" w:rsidR="0006324B" w:rsidRPr="00760C03" w:rsidRDefault="0006324B" w:rsidP="00760C03">
      <w:pPr>
        <w:pStyle w:val="ListParagraph"/>
        <w:numPr>
          <w:ilvl w:val="1"/>
          <w:numId w:val="88"/>
        </w:numPr>
        <w:rPr>
          <w:rFonts w:ascii="Times New Roman" w:hAnsi="Times New Roman" w:cs="Times New Roman"/>
          <w:b/>
          <w:bCs/>
        </w:rPr>
      </w:pPr>
      <w:r w:rsidRPr="00760C03">
        <w:rPr>
          <w:rFonts w:ascii="Times New Roman" w:hAnsi="Times New Roman" w:cs="Times New Roman"/>
          <w:b/>
          <w:bCs/>
        </w:rPr>
        <w:t>Responses from KEI</w:t>
      </w:r>
    </w:p>
    <w:p w14:paraId="60CB6BAD" w14:textId="77777777" w:rsidR="0006324B" w:rsidRPr="00414A82" w:rsidRDefault="0006324B" w:rsidP="0006324B">
      <w:pPr>
        <w:rPr>
          <w:rFonts w:ascii="Times New Roman" w:hAnsi="Times New Roman" w:cs="Times New Roman"/>
        </w:rPr>
      </w:pPr>
      <w:r w:rsidRPr="00414A82">
        <w:rPr>
          <w:rFonts w:ascii="Times New Roman" w:hAnsi="Times New Roman" w:cs="Times New Roman"/>
        </w:rPr>
        <w:t>Letter dated 20 March 2024, in which KEI responded to the concerns raised on 19 March 2024, stating that the subcontractor DECL would take immediate corrective actions.</w:t>
      </w:r>
    </w:p>
    <w:p w14:paraId="76EEB8B7" w14:textId="1A32747D" w:rsidR="0006324B" w:rsidRPr="009513DA" w:rsidRDefault="0006324B" w:rsidP="009513DA">
      <w:pPr>
        <w:pStyle w:val="ListParagraph"/>
        <w:numPr>
          <w:ilvl w:val="1"/>
          <w:numId w:val="88"/>
        </w:numPr>
        <w:rPr>
          <w:rFonts w:ascii="Times New Roman" w:hAnsi="Times New Roman" w:cs="Times New Roman"/>
          <w:b/>
          <w:bCs/>
        </w:rPr>
      </w:pPr>
      <w:r w:rsidRPr="009513DA">
        <w:rPr>
          <w:rFonts w:ascii="Times New Roman" w:hAnsi="Times New Roman" w:cs="Times New Roman"/>
          <w:b/>
          <w:bCs/>
        </w:rPr>
        <w:t>Email Correspondence</w:t>
      </w:r>
    </w:p>
    <w:p w14:paraId="0D92B8FF" w14:textId="77777777" w:rsidR="009513DA" w:rsidRDefault="009513DA" w:rsidP="009513DA">
      <w:pPr>
        <w:pStyle w:val="ListParagraph"/>
        <w:ind w:left="2160"/>
        <w:rPr>
          <w:rFonts w:ascii="Times New Roman" w:hAnsi="Times New Roman" w:cs="Times New Roman"/>
        </w:rPr>
      </w:pPr>
    </w:p>
    <w:p w14:paraId="076EC1DF" w14:textId="77777777" w:rsidR="009513DA" w:rsidRDefault="0006324B" w:rsidP="0006324B">
      <w:pPr>
        <w:pStyle w:val="ListParagraph"/>
        <w:numPr>
          <w:ilvl w:val="2"/>
          <w:numId w:val="88"/>
        </w:numPr>
        <w:rPr>
          <w:rFonts w:ascii="Times New Roman" w:hAnsi="Times New Roman" w:cs="Times New Roman"/>
        </w:rPr>
      </w:pPr>
      <w:r w:rsidRPr="009513DA">
        <w:rPr>
          <w:rFonts w:ascii="Times New Roman" w:hAnsi="Times New Roman" w:cs="Times New Roman"/>
        </w:rPr>
        <w:lastRenderedPageBreak/>
        <w:t>Email dated 19 September 2024 from Baboucarr Corr to Mr. Pawan Jain requesting:</w:t>
      </w:r>
    </w:p>
    <w:p w14:paraId="1E213F3F" w14:textId="77777777" w:rsidR="009513DA" w:rsidRDefault="0006324B" w:rsidP="0006324B">
      <w:pPr>
        <w:pStyle w:val="ListParagraph"/>
        <w:numPr>
          <w:ilvl w:val="2"/>
          <w:numId w:val="88"/>
        </w:numPr>
        <w:rPr>
          <w:rFonts w:ascii="Times New Roman" w:hAnsi="Times New Roman" w:cs="Times New Roman"/>
        </w:rPr>
      </w:pPr>
      <w:r w:rsidRPr="009513DA">
        <w:rPr>
          <w:rFonts w:ascii="Times New Roman" w:hAnsi="Times New Roman" w:cs="Times New Roman"/>
        </w:rPr>
        <w:t>A list of all subcontractors working with KEI.</w:t>
      </w:r>
    </w:p>
    <w:p w14:paraId="1D3CD8FF" w14:textId="77777777" w:rsidR="009513DA" w:rsidRDefault="0006324B" w:rsidP="0006324B">
      <w:pPr>
        <w:pStyle w:val="ListParagraph"/>
        <w:numPr>
          <w:ilvl w:val="2"/>
          <w:numId w:val="88"/>
        </w:numPr>
        <w:rPr>
          <w:rFonts w:ascii="Times New Roman" w:hAnsi="Times New Roman" w:cs="Times New Roman"/>
        </w:rPr>
      </w:pPr>
      <w:r w:rsidRPr="009513DA">
        <w:rPr>
          <w:rFonts w:ascii="Times New Roman" w:hAnsi="Times New Roman" w:cs="Times New Roman"/>
        </w:rPr>
        <w:t>An organogram showing how KEI coordinates its HSE reporting with subcontractors.</w:t>
      </w:r>
    </w:p>
    <w:p w14:paraId="1226241F" w14:textId="77777777" w:rsidR="009513DA" w:rsidRDefault="0006324B" w:rsidP="0006324B">
      <w:pPr>
        <w:pStyle w:val="ListParagraph"/>
        <w:numPr>
          <w:ilvl w:val="2"/>
          <w:numId w:val="88"/>
        </w:numPr>
        <w:rPr>
          <w:rFonts w:ascii="Times New Roman" w:hAnsi="Times New Roman" w:cs="Times New Roman"/>
        </w:rPr>
      </w:pPr>
      <w:r w:rsidRPr="009513DA">
        <w:rPr>
          <w:rFonts w:ascii="Times New Roman" w:hAnsi="Times New Roman" w:cs="Times New Roman"/>
        </w:rPr>
        <w:t>The name and contact of the HSE focal person for each subcontractor.</w:t>
      </w:r>
    </w:p>
    <w:p w14:paraId="5D0EFB2D" w14:textId="0E168CD9" w:rsidR="0006324B" w:rsidRPr="009513DA" w:rsidRDefault="0006324B" w:rsidP="0006324B">
      <w:pPr>
        <w:pStyle w:val="ListParagraph"/>
        <w:numPr>
          <w:ilvl w:val="2"/>
          <w:numId w:val="88"/>
        </w:numPr>
        <w:rPr>
          <w:rFonts w:ascii="Times New Roman" w:hAnsi="Times New Roman" w:cs="Times New Roman"/>
        </w:rPr>
      </w:pPr>
      <w:r w:rsidRPr="009513DA">
        <w:rPr>
          <w:rFonts w:ascii="Times New Roman" w:hAnsi="Times New Roman" w:cs="Times New Roman"/>
        </w:rPr>
        <w:t xml:space="preserve">Email dated 30 September 2024 from Baboucarr Corr to KEI highlighting </w:t>
      </w:r>
      <w:proofErr w:type="spellStart"/>
      <w:r w:rsidRPr="009513DA">
        <w:rPr>
          <w:rFonts w:ascii="Times New Roman" w:hAnsi="Times New Roman" w:cs="Times New Roman"/>
        </w:rPr>
        <w:t>NAWEC's</w:t>
      </w:r>
      <w:proofErr w:type="spellEnd"/>
      <w:r w:rsidRPr="009513DA">
        <w:rPr>
          <w:rFonts w:ascii="Times New Roman" w:hAnsi="Times New Roman" w:cs="Times New Roman"/>
        </w:rPr>
        <w:t xml:space="preserve"> dissatisfaction with the organogram and requesting clarification on how HSE coordination is handled with subcontractors.</w:t>
      </w:r>
    </w:p>
    <w:p w14:paraId="051E311B" w14:textId="77777777" w:rsidR="009513DA" w:rsidRDefault="009513DA" w:rsidP="009513DA">
      <w:pPr>
        <w:pStyle w:val="ListParagraph"/>
        <w:ind w:left="1440"/>
        <w:rPr>
          <w:rFonts w:ascii="Times New Roman" w:hAnsi="Times New Roman" w:cs="Times New Roman"/>
          <w:b/>
          <w:bCs/>
        </w:rPr>
      </w:pPr>
    </w:p>
    <w:p w14:paraId="22C6DDAB" w14:textId="70BFB20B" w:rsidR="0006324B" w:rsidRPr="009513DA" w:rsidRDefault="0006324B" w:rsidP="009513DA">
      <w:pPr>
        <w:pStyle w:val="ListParagraph"/>
        <w:numPr>
          <w:ilvl w:val="1"/>
          <w:numId w:val="88"/>
        </w:numPr>
        <w:rPr>
          <w:rFonts w:ascii="Times New Roman" w:hAnsi="Times New Roman" w:cs="Times New Roman"/>
          <w:b/>
          <w:bCs/>
        </w:rPr>
      </w:pPr>
      <w:r w:rsidRPr="009513DA">
        <w:rPr>
          <w:rFonts w:ascii="Times New Roman" w:hAnsi="Times New Roman" w:cs="Times New Roman"/>
          <w:b/>
          <w:bCs/>
        </w:rPr>
        <w:t>Organizational Submissions</w:t>
      </w:r>
    </w:p>
    <w:p w14:paraId="4232A750" w14:textId="77777777" w:rsidR="0006324B" w:rsidRPr="00414A82" w:rsidRDefault="0006324B" w:rsidP="0006324B">
      <w:pPr>
        <w:rPr>
          <w:rFonts w:ascii="Times New Roman" w:hAnsi="Times New Roman" w:cs="Times New Roman"/>
        </w:rPr>
      </w:pPr>
      <w:r w:rsidRPr="00414A82">
        <w:rPr>
          <w:rFonts w:ascii="Times New Roman" w:hAnsi="Times New Roman" w:cs="Times New Roman"/>
        </w:rPr>
        <w:t>An organogram from KEI detailing its operational and HSE coordination structure.</w:t>
      </w:r>
    </w:p>
    <w:p w14:paraId="2C4978C3" w14:textId="75D3CC97" w:rsidR="0006324B" w:rsidRPr="009513DA" w:rsidRDefault="0006324B" w:rsidP="009513DA">
      <w:pPr>
        <w:pStyle w:val="ListParagraph"/>
        <w:numPr>
          <w:ilvl w:val="1"/>
          <w:numId w:val="88"/>
        </w:numPr>
        <w:rPr>
          <w:rFonts w:ascii="Times New Roman" w:hAnsi="Times New Roman" w:cs="Times New Roman"/>
        </w:rPr>
      </w:pPr>
      <w:r w:rsidRPr="009513DA">
        <w:rPr>
          <w:rFonts w:ascii="Times New Roman" w:hAnsi="Times New Roman" w:cs="Times New Roman"/>
          <w:b/>
          <w:bCs/>
        </w:rPr>
        <w:t>Documents Submitted by the Owner’s Engineer</w:t>
      </w:r>
    </w:p>
    <w:p w14:paraId="2CEC21B5" w14:textId="77777777" w:rsidR="006176CA" w:rsidRDefault="006176CA" w:rsidP="006176CA">
      <w:pPr>
        <w:pStyle w:val="ListParagraph"/>
        <w:ind w:left="2160"/>
        <w:rPr>
          <w:rFonts w:ascii="Times New Roman" w:hAnsi="Times New Roman" w:cs="Times New Roman"/>
          <w:b/>
          <w:bCs/>
        </w:rPr>
      </w:pPr>
    </w:p>
    <w:p w14:paraId="19AA9C5F" w14:textId="47E4BB24" w:rsidR="0006324B" w:rsidRPr="006176CA" w:rsidRDefault="0006324B" w:rsidP="006176CA">
      <w:pPr>
        <w:pStyle w:val="ListParagraph"/>
        <w:numPr>
          <w:ilvl w:val="2"/>
          <w:numId w:val="88"/>
        </w:numPr>
        <w:rPr>
          <w:rFonts w:ascii="Times New Roman" w:hAnsi="Times New Roman" w:cs="Times New Roman"/>
          <w:b/>
          <w:bCs/>
        </w:rPr>
      </w:pPr>
      <w:r w:rsidRPr="006176CA">
        <w:rPr>
          <w:rFonts w:ascii="Times New Roman" w:hAnsi="Times New Roman" w:cs="Times New Roman"/>
          <w:b/>
          <w:bCs/>
        </w:rPr>
        <w:t>Inspection Reports and Communications</w:t>
      </w:r>
    </w:p>
    <w:p w14:paraId="74ADA6FE" w14:textId="77777777" w:rsidR="006176CA" w:rsidRDefault="006176CA" w:rsidP="006176CA">
      <w:pPr>
        <w:pStyle w:val="ListParagraph"/>
        <w:ind w:left="3240"/>
        <w:rPr>
          <w:rFonts w:ascii="Times New Roman" w:hAnsi="Times New Roman" w:cs="Times New Roman"/>
        </w:rPr>
      </w:pPr>
    </w:p>
    <w:p w14:paraId="2DFF3C70" w14:textId="77777777" w:rsidR="006176CA" w:rsidRDefault="0006324B" w:rsidP="0006324B">
      <w:pPr>
        <w:pStyle w:val="ListParagraph"/>
        <w:numPr>
          <w:ilvl w:val="3"/>
          <w:numId w:val="88"/>
        </w:numPr>
        <w:rPr>
          <w:rFonts w:ascii="Times New Roman" w:hAnsi="Times New Roman" w:cs="Times New Roman"/>
        </w:rPr>
      </w:pPr>
      <w:r w:rsidRPr="006176CA">
        <w:rPr>
          <w:rFonts w:ascii="Times New Roman" w:hAnsi="Times New Roman" w:cs="Times New Roman"/>
        </w:rPr>
        <w:t>Email dated 6 October 2024 from Jean Baptiste Nsengiyumva to Mergu Santhosh Kumar and Innocent Niyonshuti regarding the preparation of KEI’s team for verification of JMC 25 under SF1 and 26 under SF3.</w:t>
      </w:r>
    </w:p>
    <w:p w14:paraId="2992BEC8" w14:textId="77777777" w:rsidR="006176CA" w:rsidRDefault="0006324B" w:rsidP="0006324B">
      <w:pPr>
        <w:pStyle w:val="ListParagraph"/>
        <w:numPr>
          <w:ilvl w:val="3"/>
          <w:numId w:val="88"/>
        </w:numPr>
        <w:rPr>
          <w:rFonts w:ascii="Times New Roman" w:hAnsi="Times New Roman" w:cs="Times New Roman"/>
        </w:rPr>
      </w:pPr>
      <w:r w:rsidRPr="006176CA">
        <w:rPr>
          <w:rFonts w:ascii="Times New Roman" w:hAnsi="Times New Roman" w:cs="Times New Roman"/>
        </w:rPr>
        <w:t>Mapping documents showing areas for LV pole erection, including Kerr Gallo.</w:t>
      </w:r>
    </w:p>
    <w:p w14:paraId="0B54AA46" w14:textId="632BFCEB" w:rsidR="0006324B" w:rsidRPr="006176CA" w:rsidRDefault="0006324B" w:rsidP="0006324B">
      <w:pPr>
        <w:pStyle w:val="ListParagraph"/>
        <w:numPr>
          <w:ilvl w:val="3"/>
          <w:numId w:val="88"/>
        </w:numPr>
        <w:rPr>
          <w:rFonts w:ascii="Times New Roman" w:hAnsi="Times New Roman" w:cs="Times New Roman"/>
        </w:rPr>
      </w:pPr>
      <w:r w:rsidRPr="006176CA">
        <w:rPr>
          <w:rFonts w:ascii="Times New Roman" w:hAnsi="Times New Roman" w:cs="Times New Roman"/>
        </w:rPr>
        <w:t xml:space="preserve">Inspection and verification report dated 8 October 2024 on LV pole erection works in Kerr Gallo, Pakau Saloum, and </w:t>
      </w:r>
      <w:proofErr w:type="spellStart"/>
      <w:r w:rsidRPr="006176CA">
        <w:rPr>
          <w:rFonts w:ascii="Times New Roman" w:hAnsi="Times New Roman" w:cs="Times New Roman"/>
        </w:rPr>
        <w:t>Bakindick</w:t>
      </w:r>
      <w:proofErr w:type="spellEnd"/>
      <w:r w:rsidRPr="006176CA">
        <w:rPr>
          <w:rFonts w:ascii="Times New Roman" w:hAnsi="Times New Roman" w:cs="Times New Roman"/>
        </w:rPr>
        <w:t xml:space="preserve"> villages.</w:t>
      </w:r>
    </w:p>
    <w:p w14:paraId="34584498" w14:textId="77777777" w:rsidR="000C092E" w:rsidRDefault="000C092E" w:rsidP="000C092E">
      <w:pPr>
        <w:pStyle w:val="ListParagraph"/>
        <w:ind w:left="1440"/>
        <w:rPr>
          <w:rFonts w:ascii="Times New Roman" w:hAnsi="Times New Roman" w:cs="Times New Roman"/>
          <w:b/>
          <w:bCs/>
        </w:rPr>
      </w:pPr>
    </w:p>
    <w:p w14:paraId="4A14F959" w14:textId="427241EF" w:rsidR="0006324B" w:rsidRPr="000C092E" w:rsidRDefault="0006324B" w:rsidP="000C092E">
      <w:pPr>
        <w:pStyle w:val="ListParagraph"/>
        <w:numPr>
          <w:ilvl w:val="1"/>
          <w:numId w:val="88"/>
        </w:numPr>
        <w:rPr>
          <w:rFonts w:ascii="Times New Roman" w:hAnsi="Times New Roman" w:cs="Times New Roman"/>
          <w:b/>
          <w:bCs/>
        </w:rPr>
      </w:pPr>
      <w:r w:rsidRPr="000C092E">
        <w:rPr>
          <w:rFonts w:ascii="Times New Roman" w:hAnsi="Times New Roman" w:cs="Times New Roman"/>
          <w:b/>
          <w:bCs/>
        </w:rPr>
        <w:t>Documents Submitted by Tapha Mane, Environmental Consultant</w:t>
      </w:r>
    </w:p>
    <w:p w14:paraId="211057FF" w14:textId="77777777" w:rsidR="00197C5A" w:rsidRDefault="00197C5A" w:rsidP="00197C5A">
      <w:pPr>
        <w:pStyle w:val="ListParagraph"/>
        <w:ind w:left="2160"/>
        <w:rPr>
          <w:rFonts w:ascii="Times New Roman" w:hAnsi="Times New Roman" w:cs="Times New Roman"/>
          <w:b/>
          <w:bCs/>
        </w:rPr>
      </w:pPr>
    </w:p>
    <w:p w14:paraId="06BE9CDF" w14:textId="77777777" w:rsidR="00197C5A" w:rsidRPr="00197C5A" w:rsidRDefault="0006324B" w:rsidP="0006324B">
      <w:pPr>
        <w:pStyle w:val="ListParagraph"/>
        <w:numPr>
          <w:ilvl w:val="2"/>
          <w:numId w:val="88"/>
        </w:numPr>
        <w:rPr>
          <w:rFonts w:ascii="Times New Roman" w:hAnsi="Times New Roman" w:cs="Times New Roman"/>
          <w:b/>
          <w:bCs/>
        </w:rPr>
      </w:pPr>
      <w:r w:rsidRPr="00197C5A">
        <w:rPr>
          <w:rFonts w:ascii="Times New Roman" w:hAnsi="Times New Roman" w:cs="Times New Roman"/>
          <w:b/>
          <w:bCs/>
        </w:rPr>
        <w:t>Non-Conformities and Compliance Monitoring</w:t>
      </w:r>
      <w:r w:rsidR="000C092E" w:rsidRPr="00197C5A">
        <w:rPr>
          <w:rFonts w:ascii="Times New Roman" w:hAnsi="Times New Roman" w:cs="Times New Roman"/>
          <w:b/>
          <w:bCs/>
        </w:rPr>
        <w:t xml:space="preserve">: </w:t>
      </w:r>
      <w:r w:rsidRPr="00197C5A">
        <w:rPr>
          <w:rFonts w:ascii="Times New Roman" w:hAnsi="Times New Roman" w:cs="Times New Roman"/>
        </w:rPr>
        <w:t xml:space="preserve">List of non-conformities provided to KEI by NAWEC </w:t>
      </w:r>
      <w:proofErr w:type="spellStart"/>
      <w:r w:rsidRPr="00197C5A">
        <w:rPr>
          <w:rFonts w:ascii="Times New Roman" w:hAnsi="Times New Roman" w:cs="Times New Roman"/>
        </w:rPr>
        <w:t>PIU’s</w:t>
      </w:r>
      <w:proofErr w:type="spellEnd"/>
      <w:r w:rsidRPr="00197C5A">
        <w:rPr>
          <w:rFonts w:ascii="Times New Roman" w:hAnsi="Times New Roman" w:cs="Times New Roman"/>
        </w:rPr>
        <w:t xml:space="preserve"> Safeguard Team.</w:t>
      </w:r>
    </w:p>
    <w:p w14:paraId="3DB87D1B" w14:textId="77777777" w:rsidR="00197C5A" w:rsidRDefault="00197C5A" w:rsidP="00197C5A">
      <w:pPr>
        <w:pStyle w:val="ListParagraph"/>
        <w:ind w:left="2160"/>
        <w:rPr>
          <w:rFonts w:ascii="Times New Roman" w:hAnsi="Times New Roman" w:cs="Times New Roman"/>
          <w:b/>
          <w:bCs/>
        </w:rPr>
      </w:pPr>
    </w:p>
    <w:p w14:paraId="57362B91" w14:textId="5994D4E7" w:rsidR="0006324B" w:rsidRPr="00197C5A" w:rsidRDefault="0006324B" w:rsidP="0006324B">
      <w:pPr>
        <w:pStyle w:val="ListParagraph"/>
        <w:numPr>
          <w:ilvl w:val="2"/>
          <w:numId w:val="88"/>
        </w:numPr>
        <w:rPr>
          <w:rFonts w:ascii="Times New Roman" w:hAnsi="Times New Roman" w:cs="Times New Roman"/>
          <w:b/>
          <w:bCs/>
        </w:rPr>
      </w:pPr>
      <w:r w:rsidRPr="00197C5A">
        <w:rPr>
          <w:rFonts w:ascii="Times New Roman" w:hAnsi="Times New Roman" w:cs="Times New Roman"/>
          <w:b/>
          <w:bCs/>
        </w:rPr>
        <w:t>Environmental and Social Safeguard Progress Reports</w:t>
      </w:r>
    </w:p>
    <w:p w14:paraId="0000DB7C" w14:textId="77777777" w:rsidR="00A67457" w:rsidRDefault="00A67457" w:rsidP="00A67457">
      <w:pPr>
        <w:pStyle w:val="ListParagraph"/>
        <w:ind w:left="3240"/>
        <w:rPr>
          <w:rFonts w:ascii="Times New Roman" w:hAnsi="Times New Roman" w:cs="Times New Roman"/>
        </w:rPr>
      </w:pPr>
    </w:p>
    <w:p w14:paraId="78C9D801" w14:textId="77777777" w:rsidR="00620685" w:rsidRDefault="0006324B" w:rsidP="0006324B">
      <w:pPr>
        <w:pStyle w:val="ListParagraph"/>
        <w:numPr>
          <w:ilvl w:val="3"/>
          <w:numId w:val="88"/>
        </w:numPr>
        <w:rPr>
          <w:rFonts w:ascii="Times New Roman" w:hAnsi="Times New Roman" w:cs="Times New Roman"/>
        </w:rPr>
      </w:pPr>
      <w:r w:rsidRPr="00A67457">
        <w:rPr>
          <w:rFonts w:ascii="Times New Roman" w:hAnsi="Times New Roman" w:cs="Times New Roman"/>
        </w:rPr>
        <w:t>Progress Report: April to June 2024.</w:t>
      </w:r>
    </w:p>
    <w:p w14:paraId="2AD39D7E" w14:textId="77777777" w:rsidR="00620685" w:rsidRDefault="0006324B" w:rsidP="0006324B">
      <w:pPr>
        <w:pStyle w:val="ListParagraph"/>
        <w:numPr>
          <w:ilvl w:val="3"/>
          <w:numId w:val="88"/>
        </w:numPr>
        <w:rPr>
          <w:rFonts w:ascii="Times New Roman" w:hAnsi="Times New Roman" w:cs="Times New Roman"/>
        </w:rPr>
      </w:pPr>
      <w:r w:rsidRPr="00620685">
        <w:rPr>
          <w:rFonts w:ascii="Times New Roman" w:hAnsi="Times New Roman" w:cs="Times New Roman"/>
        </w:rPr>
        <w:t>Progress Report: January to March 2024.</w:t>
      </w:r>
    </w:p>
    <w:p w14:paraId="58BBCE2F" w14:textId="674A5CB6" w:rsidR="0006324B" w:rsidRPr="00620685" w:rsidRDefault="0006324B" w:rsidP="0006324B">
      <w:pPr>
        <w:pStyle w:val="ListParagraph"/>
        <w:numPr>
          <w:ilvl w:val="3"/>
          <w:numId w:val="88"/>
        </w:numPr>
        <w:rPr>
          <w:rFonts w:ascii="Times New Roman" w:hAnsi="Times New Roman" w:cs="Times New Roman"/>
        </w:rPr>
      </w:pPr>
      <w:r w:rsidRPr="00620685">
        <w:rPr>
          <w:rFonts w:ascii="Times New Roman" w:hAnsi="Times New Roman" w:cs="Times New Roman"/>
        </w:rPr>
        <w:t>Progress Report: October to December 2023.</w:t>
      </w:r>
    </w:p>
    <w:p w14:paraId="3C84FE4C" w14:textId="77777777" w:rsidR="00D10FD8" w:rsidRDefault="00D10FD8" w:rsidP="00D10FD8">
      <w:pPr>
        <w:pStyle w:val="ListParagraph"/>
        <w:ind w:left="2160"/>
        <w:rPr>
          <w:rFonts w:ascii="Times New Roman" w:hAnsi="Times New Roman" w:cs="Times New Roman"/>
          <w:b/>
          <w:bCs/>
        </w:rPr>
      </w:pPr>
    </w:p>
    <w:p w14:paraId="37E1C9D3" w14:textId="54397D33" w:rsidR="0006324B" w:rsidRPr="00D10FD8" w:rsidRDefault="0006324B" w:rsidP="00D10FD8">
      <w:pPr>
        <w:pStyle w:val="ListParagraph"/>
        <w:numPr>
          <w:ilvl w:val="2"/>
          <w:numId w:val="88"/>
        </w:numPr>
        <w:rPr>
          <w:rFonts w:ascii="Times New Roman" w:hAnsi="Times New Roman" w:cs="Times New Roman"/>
          <w:b/>
          <w:bCs/>
        </w:rPr>
      </w:pPr>
      <w:r w:rsidRPr="00D10FD8">
        <w:rPr>
          <w:rFonts w:ascii="Times New Roman" w:hAnsi="Times New Roman" w:cs="Times New Roman"/>
          <w:b/>
          <w:bCs/>
        </w:rPr>
        <w:t>Letters Highlighting Non-Compliance</w:t>
      </w:r>
    </w:p>
    <w:p w14:paraId="2444AE01" w14:textId="77777777" w:rsidR="003A4C0A" w:rsidRDefault="003A4C0A" w:rsidP="003A4C0A">
      <w:pPr>
        <w:pStyle w:val="ListParagraph"/>
        <w:ind w:left="3240"/>
        <w:rPr>
          <w:rFonts w:ascii="Times New Roman" w:hAnsi="Times New Roman" w:cs="Times New Roman"/>
        </w:rPr>
      </w:pPr>
    </w:p>
    <w:p w14:paraId="64E7024F" w14:textId="77777777" w:rsidR="00753BBB" w:rsidRDefault="0006324B" w:rsidP="0006324B">
      <w:pPr>
        <w:pStyle w:val="ListParagraph"/>
        <w:numPr>
          <w:ilvl w:val="3"/>
          <w:numId w:val="88"/>
        </w:numPr>
        <w:rPr>
          <w:rFonts w:ascii="Times New Roman" w:hAnsi="Times New Roman" w:cs="Times New Roman"/>
        </w:rPr>
      </w:pPr>
      <w:r w:rsidRPr="003A4C0A">
        <w:rPr>
          <w:rFonts w:ascii="Times New Roman" w:hAnsi="Times New Roman" w:cs="Times New Roman"/>
        </w:rPr>
        <w:t>Letter dated 5 September 2023 from NAWEC to Mr. Pawan Jain on KEI’s non-compliance with C-ESMP and project safeguard provisions.</w:t>
      </w:r>
    </w:p>
    <w:p w14:paraId="63667B76" w14:textId="6A0B9054" w:rsidR="00A5426D" w:rsidRPr="009F6305" w:rsidRDefault="0006324B" w:rsidP="00890C8E">
      <w:pPr>
        <w:pStyle w:val="ListParagraph"/>
        <w:numPr>
          <w:ilvl w:val="3"/>
          <w:numId w:val="88"/>
        </w:numPr>
        <w:rPr>
          <w:rFonts w:ascii="Times New Roman" w:hAnsi="Times New Roman" w:cs="Times New Roman"/>
        </w:rPr>
      </w:pPr>
      <w:r w:rsidRPr="003A4C0A">
        <w:rPr>
          <w:rFonts w:ascii="Times New Roman" w:hAnsi="Times New Roman" w:cs="Times New Roman"/>
        </w:rPr>
        <w:t>Letter dated 19 March 2024 from NAWEC to Mr. Pawan Jain on repeated non-compliance with environmental and social safeguards.</w:t>
      </w:r>
    </w:p>
    <w:sectPr w:rsidR="00A5426D" w:rsidRPr="009F630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2" w:author="Haddy Njie" w:date="2024-11-25T10:52:00Z" w:initials="HN">
    <w:p w14:paraId="2282143F" w14:textId="77777777" w:rsidR="00D42B09" w:rsidRDefault="00D42B09" w:rsidP="00D42B09">
      <w:pPr>
        <w:pStyle w:val="CommentText"/>
      </w:pPr>
      <w:r>
        <w:rPr>
          <w:rStyle w:val="CommentReference"/>
        </w:rPr>
        <w:annotationRef/>
      </w:r>
      <w:r>
        <w:t>Contractor usually sends a general workplan by feeders and not specific by village wise</w:t>
      </w:r>
    </w:p>
  </w:comment>
  <w:comment w:id="252" w:author="Haddy Njie" w:date="2024-11-25T11:44:00Z" w:initials="HN">
    <w:p w14:paraId="47905969" w14:textId="77777777" w:rsidR="006D2B89" w:rsidRDefault="006D2B89" w:rsidP="006D2B89">
      <w:pPr>
        <w:pStyle w:val="CommentText"/>
      </w:pPr>
      <w:r>
        <w:rPr>
          <w:rStyle w:val="CommentReference"/>
        </w:rPr>
        <w:annotationRef/>
      </w:r>
      <w:r>
        <w:t>Refer to the assignment TOR</w:t>
      </w:r>
    </w:p>
  </w:comment>
  <w:comment w:id="264" w:author="Haddy Njie" w:date="2024-11-25T11:46:00Z" w:initials="HN">
    <w:p w14:paraId="4AE820A8" w14:textId="77777777" w:rsidR="00501C05" w:rsidRDefault="00501C05" w:rsidP="00501C05">
      <w:pPr>
        <w:pStyle w:val="CommentText"/>
      </w:pPr>
      <w:r>
        <w:rPr>
          <w:rStyle w:val="CommentReference"/>
        </w:rPr>
        <w:annotationRef/>
      </w:r>
      <w:r>
        <w:t xml:space="preserve">Please annex </w:t>
      </w:r>
    </w:p>
  </w:comment>
  <w:comment w:id="291" w:author="Haddy Njie" w:date="2024-11-25T11:56:00Z" w:initials="HN">
    <w:p w14:paraId="40FD9CBB" w14:textId="77777777" w:rsidR="00794B32" w:rsidRDefault="00794B32" w:rsidP="00794B32">
      <w:pPr>
        <w:pStyle w:val="CommentText"/>
      </w:pPr>
      <w:r>
        <w:rPr>
          <w:rStyle w:val="CommentReference"/>
        </w:rPr>
        <w:annotationRef/>
      </w:r>
      <w:r>
        <w:t>Please refer to the above paragraph on the unplanned activity for this event. Therefore not quiet fit in this case. Please clarify or delete</w:t>
      </w:r>
    </w:p>
  </w:comment>
  <w:comment w:id="340" w:author="Modou Sarr" w:date="2024-11-25T12:47:00Z" w:initials="MS">
    <w:p w14:paraId="3F1BC576" w14:textId="77777777" w:rsidR="008D248C" w:rsidRDefault="008D248C" w:rsidP="008D248C">
      <w:pPr>
        <w:pStyle w:val="CommentText"/>
      </w:pPr>
      <w:r>
        <w:rPr>
          <w:rStyle w:val="CommentReference"/>
        </w:rPr>
        <w:annotationRef/>
      </w:r>
      <w:r>
        <w:t>Pls be specific on this . The BBE, BKE,OE, ???</w:t>
      </w:r>
    </w:p>
  </w:comment>
  <w:comment w:id="588" w:author="Modou Sarr" w:date="2024-11-25T13:29:00Z" w:initials="MS">
    <w:p w14:paraId="33F48FAF" w14:textId="77777777" w:rsidR="005972A6" w:rsidRDefault="005972A6" w:rsidP="005972A6">
      <w:pPr>
        <w:pStyle w:val="CommentText"/>
      </w:pPr>
      <w:r>
        <w:rPr>
          <w:rStyle w:val="CommentReference"/>
        </w:rPr>
        <w:annotationRef/>
      </w:r>
      <w:r>
        <w:t>Recommendations</w:t>
      </w:r>
    </w:p>
  </w:comment>
  <w:comment w:id="1813" w:author="Modou Sarr" w:date="2024-11-25T14:07:00Z" w:initials="MS">
    <w:p w14:paraId="33A29062" w14:textId="77777777" w:rsidR="009A658B" w:rsidRDefault="009A658B" w:rsidP="009A658B">
      <w:pPr>
        <w:pStyle w:val="CommentText"/>
      </w:pPr>
      <w:r>
        <w:rPr>
          <w:rStyle w:val="CommentReference"/>
        </w:rPr>
        <w:annotationRef/>
      </w:r>
      <w:r>
        <w:t>Pls put as an Annex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282143F" w15:done="0"/>
  <w15:commentEx w15:paraId="47905969" w15:done="0"/>
  <w15:commentEx w15:paraId="4AE820A8" w15:done="0"/>
  <w15:commentEx w15:paraId="40FD9CBB" w15:done="0"/>
  <w15:commentEx w15:paraId="3F1BC576" w15:done="0"/>
  <w15:commentEx w15:paraId="33F48FAF" w15:done="0"/>
  <w15:commentEx w15:paraId="33A29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32338FD" w16cex:dateUtc="2024-11-25T10:52:00Z"/>
  <w16cex:commentExtensible w16cex:durableId="5B7113ED" w16cex:dateUtc="2024-11-25T11:44:00Z"/>
  <w16cex:commentExtensible w16cex:durableId="787B46AD" w16cex:dateUtc="2024-11-25T11:46:00Z"/>
  <w16cex:commentExtensible w16cex:durableId="49BB8C2C" w16cex:dateUtc="2024-11-25T11:56:00Z"/>
  <w16cex:commentExtensible w16cex:durableId="00FF6B9A" w16cex:dateUtc="2024-11-25T12:47:00Z"/>
  <w16cex:commentExtensible w16cex:durableId="0930EC77" w16cex:dateUtc="2024-11-25T13:29:00Z"/>
  <w16cex:commentExtensible w16cex:durableId="614F5B08" w16cex:dateUtc="2024-11-25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282143F" w16cid:durableId="532338FD"/>
  <w16cid:commentId w16cid:paraId="47905969" w16cid:durableId="5B7113ED"/>
  <w16cid:commentId w16cid:paraId="4AE820A8" w16cid:durableId="787B46AD"/>
  <w16cid:commentId w16cid:paraId="40FD9CBB" w16cid:durableId="49BB8C2C"/>
  <w16cid:commentId w16cid:paraId="3F1BC576" w16cid:durableId="00FF6B9A"/>
  <w16cid:commentId w16cid:paraId="33F48FAF" w16cid:durableId="0930EC77"/>
  <w16cid:commentId w16cid:paraId="33A29062" w16cid:durableId="614F5B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CA84E" w14:textId="77777777" w:rsidR="001B3F84" w:rsidRDefault="001B3F84" w:rsidP="00E76570">
      <w:pPr>
        <w:spacing w:after="0" w:line="240" w:lineRule="auto"/>
      </w:pPr>
      <w:r>
        <w:separator/>
      </w:r>
    </w:p>
  </w:endnote>
  <w:endnote w:type="continuationSeparator" w:id="0">
    <w:p w14:paraId="79C3A67D" w14:textId="77777777" w:rsidR="001B3F84" w:rsidRDefault="001B3F84" w:rsidP="00E76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1541862"/>
      <w:docPartObj>
        <w:docPartGallery w:val="Page Numbers (Bottom of Page)"/>
        <w:docPartUnique/>
      </w:docPartObj>
    </w:sdtPr>
    <w:sdtEndPr>
      <w:rPr>
        <w:noProof/>
      </w:rPr>
    </w:sdtEndPr>
    <w:sdtContent>
      <w:p w14:paraId="5C7E8CCC" w14:textId="47B66754" w:rsidR="00E76570" w:rsidRDefault="00E765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3B4D9" w14:textId="77777777" w:rsidR="00E76570" w:rsidRDefault="00E765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8461917"/>
      <w:docPartObj>
        <w:docPartGallery w:val="Page Numbers (Bottom of Page)"/>
        <w:docPartUnique/>
      </w:docPartObj>
    </w:sdtPr>
    <w:sdtEndPr>
      <w:rPr>
        <w:noProof/>
      </w:rPr>
    </w:sdtEndPr>
    <w:sdtContent>
      <w:p w14:paraId="5604A7CE" w14:textId="77777777" w:rsidR="009A658B" w:rsidRDefault="009A65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65D3C" w14:textId="77777777" w:rsidR="009A658B" w:rsidRDefault="009A6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BE5EF2" w14:textId="77777777" w:rsidR="001B3F84" w:rsidRDefault="001B3F84" w:rsidP="00E76570">
      <w:pPr>
        <w:spacing w:after="0" w:line="240" w:lineRule="auto"/>
      </w:pPr>
      <w:r>
        <w:separator/>
      </w:r>
    </w:p>
  </w:footnote>
  <w:footnote w:type="continuationSeparator" w:id="0">
    <w:p w14:paraId="24997653" w14:textId="77777777" w:rsidR="001B3F84" w:rsidRDefault="001B3F84" w:rsidP="00E76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2035A"/>
    <w:multiLevelType w:val="multilevel"/>
    <w:tmpl w:val="71A2D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63427"/>
    <w:multiLevelType w:val="hybridMultilevel"/>
    <w:tmpl w:val="78605D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CC52F5"/>
    <w:multiLevelType w:val="multilevel"/>
    <w:tmpl w:val="B0FE6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62481"/>
    <w:multiLevelType w:val="multilevel"/>
    <w:tmpl w:val="67B2B0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953AC"/>
    <w:multiLevelType w:val="hybridMultilevel"/>
    <w:tmpl w:val="848A2FC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F1002EE"/>
    <w:multiLevelType w:val="hybridMultilevel"/>
    <w:tmpl w:val="3A60DA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F9F6CE0"/>
    <w:multiLevelType w:val="multilevel"/>
    <w:tmpl w:val="9C3659DA"/>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007550"/>
    <w:multiLevelType w:val="multilevel"/>
    <w:tmpl w:val="BD04B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3B6647"/>
    <w:multiLevelType w:val="hybridMultilevel"/>
    <w:tmpl w:val="5CB272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0E72F5B"/>
    <w:multiLevelType w:val="multilevel"/>
    <w:tmpl w:val="E8C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A80609"/>
    <w:multiLevelType w:val="multilevel"/>
    <w:tmpl w:val="550E6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0F6DFF"/>
    <w:multiLevelType w:val="multilevel"/>
    <w:tmpl w:val="CB68D29A"/>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2184348"/>
    <w:multiLevelType w:val="hybridMultilevel"/>
    <w:tmpl w:val="5A4A3F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41F1A73"/>
    <w:multiLevelType w:val="multilevel"/>
    <w:tmpl w:val="B35EB35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14BE02FF"/>
    <w:multiLevelType w:val="hybridMultilevel"/>
    <w:tmpl w:val="9224F1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98A00AB"/>
    <w:multiLevelType w:val="hybridMultilevel"/>
    <w:tmpl w:val="9B907E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B8741D4"/>
    <w:multiLevelType w:val="hybridMultilevel"/>
    <w:tmpl w:val="526458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C70325C"/>
    <w:multiLevelType w:val="multilevel"/>
    <w:tmpl w:val="5E8E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7277BE"/>
    <w:multiLevelType w:val="multilevel"/>
    <w:tmpl w:val="0B5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00135B"/>
    <w:multiLevelType w:val="multilevel"/>
    <w:tmpl w:val="5E1E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6F3FC8"/>
    <w:multiLevelType w:val="multilevel"/>
    <w:tmpl w:val="5DC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F5B37"/>
    <w:multiLevelType w:val="hybridMultilevel"/>
    <w:tmpl w:val="358EEC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23D43AE"/>
    <w:multiLevelType w:val="multilevel"/>
    <w:tmpl w:val="36826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C50A42"/>
    <w:multiLevelType w:val="multilevel"/>
    <w:tmpl w:val="56B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4670E5"/>
    <w:multiLevelType w:val="multilevel"/>
    <w:tmpl w:val="AD146A8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5" w15:restartNumberingAfterBreak="0">
    <w:nsid w:val="25B42660"/>
    <w:multiLevelType w:val="multilevel"/>
    <w:tmpl w:val="FA8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D6297C"/>
    <w:multiLevelType w:val="multilevel"/>
    <w:tmpl w:val="4C1E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F97551"/>
    <w:multiLevelType w:val="hybridMultilevel"/>
    <w:tmpl w:val="747C3C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A0E1AB8"/>
    <w:multiLevelType w:val="multilevel"/>
    <w:tmpl w:val="9BA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7974B7"/>
    <w:multiLevelType w:val="hybridMultilevel"/>
    <w:tmpl w:val="3B3E3E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2BE7726E"/>
    <w:multiLevelType w:val="hybridMultilevel"/>
    <w:tmpl w:val="DB4210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C3D4AC1"/>
    <w:multiLevelType w:val="hybridMultilevel"/>
    <w:tmpl w:val="064AA2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C492C61"/>
    <w:multiLevelType w:val="multilevel"/>
    <w:tmpl w:val="A16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03EE3"/>
    <w:multiLevelType w:val="multilevel"/>
    <w:tmpl w:val="A61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EA3695"/>
    <w:multiLevelType w:val="multilevel"/>
    <w:tmpl w:val="558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6C1994"/>
    <w:multiLevelType w:val="multilevel"/>
    <w:tmpl w:val="0C9C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701FEC"/>
    <w:multiLevelType w:val="hybridMultilevel"/>
    <w:tmpl w:val="9F5AE27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373769B4"/>
    <w:multiLevelType w:val="hybridMultilevel"/>
    <w:tmpl w:val="43268E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37DD5D82"/>
    <w:multiLevelType w:val="hybridMultilevel"/>
    <w:tmpl w:val="5240DE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96E7BF8"/>
    <w:multiLevelType w:val="hybridMultilevel"/>
    <w:tmpl w:val="7158A1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39F6413C"/>
    <w:multiLevelType w:val="hybridMultilevel"/>
    <w:tmpl w:val="778837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3C570F0E"/>
    <w:multiLevelType w:val="multilevel"/>
    <w:tmpl w:val="6514222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3C6642B0"/>
    <w:multiLevelType w:val="multilevel"/>
    <w:tmpl w:val="28885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AD4347"/>
    <w:multiLevelType w:val="multilevel"/>
    <w:tmpl w:val="748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CE0296"/>
    <w:multiLevelType w:val="hybridMultilevel"/>
    <w:tmpl w:val="B6405D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43DA3872"/>
    <w:multiLevelType w:val="hybridMultilevel"/>
    <w:tmpl w:val="453A1C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44844B5B"/>
    <w:multiLevelType w:val="hybridMultilevel"/>
    <w:tmpl w:val="65D2AE4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45E11E91"/>
    <w:multiLevelType w:val="hybridMultilevel"/>
    <w:tmpl w:val="C456C1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48146E13"/>
    <w:multiLevelType w:val="hybridMultilevel"/>
    <w:tmpl w:val="0C14A6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49905DFF"/>
    <w:multiLevelType w:val="multilevel"/>
    <w:tmpl w:val="86F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E4BC2"/>
    <w:multiLevelType w:val="hybridMultilevel"/>
    <w:tmpl w:val="B14E6F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4D562F69"/>
    <w:multiLevelType w:val="multilevel"/>
    <w:tmpl w:val="12E2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B65B59"/>
    <w:multiLevelType w:val="multilevel"/>
    <w:tmpl w:val="5EFEB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955BFB"/>
    <w:multiLevelType w:val="multilevel"/>
    <w:tmpl w:val="D124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A8616D"/>
    <w:multiLevelType w:val="multilevel"/>
    <w:tmpl w:val="4948E3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5" w15:restartNumberingAfterBreak="0">
    <w:nsid w:val="55A721AA"/>
    <w:multiLevelType w:val="hybridMultilevel"/>
    <w:tmpl w:val="349EDB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564F6D1A"/>
    <w:multiLevelType w:val="multilevel"/>
    <w:tmpl w:val="8354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861E89"/>
    <w:multiLevelType w:val="multilevel"/>
    <w:tmpl w:val="296A40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EA0BA4"/>
    <w:multiLevelType w:val="multilevel"/>
    <w:tmpl w:val="98A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710828"/>
    <w:multiLevelType w:val="multilevel"/>
    <w:tmpl w:val="0E0894AE"/>
    <w:lvl w:ilvl="0">
      <w:start w:val="5"/>
      <w:numFmt w:val="decimal"/>
      <w:lvlText w:val="%1."/>
      <w:lvlJc w:val="left"/>
      <w:pPr>
        <w:ind w:left="443" w:hanging="443"/>
      </w:pPr>
      <w:rPr>
        <w:rFonts w:hint="default"/>
      </w:rPr>
    </w:lvl>
    <w:lvl w:ilvl="1">
      <w:start w:val="12"/>
      <w:numFmt w:val="decimal"/>
      <w:lvlText w:val="%1.%2."/>
      <w:lvlJc w:val="left"/>
      <w:pPr>
        <w:ind w:left="443" w:hanging="44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AB052F1"/>
    <w:multiLevelType w:val="multilevel"/>
    <w:tmpl w:val="3CFE6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E8324F"/>
    <w:multiLevelType w:val="multilevel"/>
    <w:tmpl w:val="78BAE2BE"/>
    <w:lvl w:ilvl="0">
      <w:start w:val="6"/>
      <w:numFmt w:val="decimal"/>
      <w:lvlText w:val="%1.0."/>
      <w:lvlJc w:val="left"/>
      <w:pPr>
        <w:ind w:left="720" w:hanging="720"/>
      </w:pPr>
      <w:rPr>
        <w:rFonts w:hint="default"/>
        <w:sz w:val="32"/>
        <w:szCs w:val="32"/>
      </w:rPr>
    </w:lvl>
    <w:lvl w:ilvl="1">
      <w:start w:val="1"/>
      <w:numFmt w:val="decimal"/>
      <w:lvlText w:val="%1.%2."/>
      <w:lvlJc w:val="left"/>
      <w:pPr>
        <w:ind w:left="1440" w:hanging="72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2" w15:restartNumberingAfterBreak="0">
    <w:nsid w:val="5C241DC3"/>
    <w:multiLevelType w:val="multilevel"/>
    <w:tmpl w:val="CB3EA48C"/>
    <w:lvl w:ilvl="0">
      <w:start w:val="1"/>
      <w:numFmt w:val="decimal"/>
      <w:lvlText w:val="%1."/>
      <w:lvlJc w:val="left"/>
      <w:pPr>
        <w:ind w:left="720" w:hanging="360"/>
      </w:pPr>
    </w:lvl>
    <w:lvl w:ilvl="1">
      <w:start w:val="11"/>
      <w:numFmt w:val="decimal"/>
      <w:isLgl/>
      <w:lvlText w:val="%1.%2."/>
      <w:lvlJc w:val="left"/>
      <w:pPr>
        <w:ind w:left="788" w:hanging="4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5C974FD9"/>
    <w:multiLevelType w:val="hybridMultilevel"/>
    <w:tmpl w:val="8E18CA00"/>
    <w:lvl w:ilvl="0" w:tplc="924AC1F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60990DDC"/>
    <w:multiLevelType w:val="multilevel"/>
    <w:tmpl w:val="A674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1745D33"/>
    <w:multiLevelType w:val="multilevel"/>
    <w:tmpl w:val="6D5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2FD4B83"/>
    <w:multiLevelType w:val="hybridMultilevel"/>
    <w:tmpl w:val="591624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63C11D3B"/>
    <w:multiLevelType w:val="multilevel"/>
    <w:tmpl w:val="D53E6456"/>
    <w:lvl w:ilvl="0">
      <w:start w:val="1"/>
      <w:numFmt w:val="decimal"/>
      <w:lvlText w:val="%1."/>
      <w:lvlJc w:val="left"/>
      <w:pPr>
        <w:ind w:left="720" w:hanging="360"/>
      </w:pPr>
    </w:lvl>
    <w:lvl w:ilvl="1">
      <w:start w:val="6"/>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646A7817"/>
    <w:multiLevelType w:val="multilevel"/>
    <w:tmpl w:val="AA3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50377BA"/>
    <w:multiLevelType w:val="multilevel"/>
    <w:tmpl w:val="CD0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505AF4"/>
    <w:multiLevelType w:val="hybridMultilevel"/>
    <w:tmpl w:val="96BE67BC"/>
    <w:lvl w:ilvl="0" w:tplc="5CAA685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1" w15:restartNumberingAfterBreak="0">
    <w:nsid w:val="66EF31B9"/>
    <w:multiLevelType w:val="hybridMultilevel"/>
    <w:tmpl w:val="70B68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67125911"/>
    <w:multiLevelType w:val="multilevel"/>
    <w:tmpl w:val="3568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257F52"/>
    <w:multiLevelType w:val="multilevel"/>
    <w:tmpl w:val="72B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93B4BF2"/>
    <w:multiLevelType w:val="multilevel"/>
    <w:tmpl w:val="8852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7679ED"/>
    <w:multiLevelType w:val="hybridMultilevel"/>
    <w:tmpl w:val="BCCA30F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6" w15:restartNumberingAfterBreak="0">
    <w:nsid w:val="6BEF724C"/>
    <w:multiLevelType w:val="hybridMultilevel"/>
    <w:tmpl w:val="445CF6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7" w15:restartNumberingAfterBreak="0">
    <w:nsid w:val="6C820E50"/>
    <w:multiLevelType w:val="multilevel"/>
    <w:tmpl w:val="2D965E4E"/>
    <w:lvl w:ilvl="0">
      <w:start w:val="1"/>
      <w:numFmt w:val="decimal"/>
      <w:lvlText w:val="%1."/>
      <w:lvlJc w:val="left"/>
      <w:pPr>
        <w:ind w:left="720" w:hanging="360"/>
      </w:pPr>
      <w:rPr>
        <w:rFonts w:hint="default"/>
      </w:rPr>
    </w:lvl>
    <w:lvl w:ilvl="1">
      <w:start w:val="10"/>
      <w:numFmt w:val="decimal"/>
      <w:isLgl/>
      <w:lvlText w:val="%1.%2."/>
      <w:lvlJc w:val="left"/>
      <w:pPr>
        <w:ind w:left="803" w:hanging="44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6EE5048A"/>
    <w:multiLevelType w:val="hybridMultilevel"/>
    <w:tmpl w:val="092E97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6F392668"/>
    <w:multiLevelType w:val="hybridMultilevel"/>
    <w:tmpl w:val="25C447E6"/>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0" w15:restartNumberingAfterBreak="0">
    <w:nsid w:val="6F9E3D6A"/>
    <w:multiLevelType w:val="hybridMultilevel"/>
    <w:tmpl w:val="49500B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6FAA2E86"/>
    <w:multiLevelType w:val="multilevel"/>
    <w:tmpl w:val="2F4A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BE21D1"/>
    <w:multiLevelType w:val="hybridMultilevel"/>
    <w:tmpl w:val="2B2CA1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3" w15:restartNumberingAfterBreak="0">
    <w:nsid w:val="716043D7"/>
    <w:multiLevelType w:val="hybridMultilevel"/>
    <w:tmpl w:val="59267F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4" w15:restartNumberingAfterBreak="0">
    <w:nsid w:val="71A877CB"/>
    <w:multiLevelType w:val="multilevel"/>
    <w:tmpl w:val="F03A9B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0814EC"/>
    <w:multiLevelType w:val="multilevel"/>
    <w:tmpl w:val="B6BAB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65C71CF"/>
    <w:multiLevelType w:val="multilevel"/>
    <w:tmpl w:val="B35EB35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7" w15:restartNumberingAfterBreak="0">
    <w:nsid w:val="76CB18E7"/>
    <w:multiLevelType w:val="hybridMultilevel"/>
    <w:tmpl w:val="97F03F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7ABF37BC"/>
    <w:multiLevelType w:val="multilevel"/>
    <w:tmpl w:val="747A075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7B4A11E2"/>
    <w:multiLevelType w:val="hybridMultilevel"/>
    <w:tmpl w:val="FDF64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30120923">
    <w:abstractNumId w:val="19"/>
  </w:num>
  <w:num w:numId="2" w16cid:durableId="1447433634">
    <w:abstractNumId w:val="81"/>
  </w:num>
  <w:num w:numId="3" w16cid:durableId="1809128416">
    <w:abstractNumId w:val="32"/>
  </w:num>
  <w:num w:numId="4" w16cid:durableId="1289970732">
    <w:abstractNumId w:val="20"/>
  </w:num>
  <w:num w:numId="5" w16cid:durableId="1334837900">
    <w:abstractNumId w:val="49"/>
  </w:num>
  <w:num w:numId="6" w16cid:durableId="417948069">
    <w:abstractNumId w:val="56"/>
  </w:num>
  <w:num w:numId="7" w16cid:durableId="2028483655">
    <w:abstractNumId w:val="53"/>
  </w:num>
  <w:num w:numId="8" w16cid:durableId="1995067765">
    <w:abstractNumId w:val="42"/>
  </w:num>
  <w:num w:numId="9" w16cid:durableId="2095281462">
    <w:abstractNumId w:val="35"/>
  </w:num>
  <w:num w:numId="10" w16cid:durableId="912593281">
    <w:abstractNumId w:val="30"/>
  </w:num>
  <w:num w:numId="11" w16cid:durableId="85930161">
    <w:abstractNumId w:val="27"/>
  </w:num>
  <w:num w:numId="12" w16cid:durableId="736515641">
    <w:abstractNumId w:val="1"/>
  </w:num>
  <w:num w:numId="13" w16cid:durableId="1336110074">
    <w:abstractNumId w:val="31"/>
  </w:num>
  <w:num w:numId="14" w16cid:durableId="1873686968">
    <w:abstractNumId w:val="21"/>
  </w:num>
  <w:num w:numId="15" w16cid:durableId="901525778">
    <w:abstractNumId w:val="88"/>
  </w:num>
  <w:num w:numId="16" w16cid:durableId="1387333489">
    <w:abstractNumId w:val="8"/>
  </w:num>
  <w:num w:numId="17" w16cid:durableId="228882518">
    <w:abstractNumId w:val="54"/>
  </w:num>
  <w:num w:numId="18" w16cid:durableId="1031807168">
    <w:abstractNumId w:val="14"/>
  </w:num>
  <w:num w:numId="19" w16cid:durableId="844637674">
    <w:abstractNumId w:val="45"/>
  </w:num>
  <w:num w:numId="20" w16cid:durableId="1334649460">
    <w:abstractNumId w:val="11"/>
  </w:num>
  <w:num w:numId="21" w16cid:durableId="127359719">
    <w:abstractNumId w:val="37"/>
  </w:num>
  <w:num w:numId="22" w16cid:durableId="2028167942">
    <w:abstractNumId w:val="83"/>
  </w:num>
  <w:num w:numId="23" w16cid:durableId="1226256161">
    <w:abstractNumId w:val="63"/>
  </w:num>
  <w:num w:numId="24" w16cid:durableId="268511828">
    <w:abstractNumId w:val="76"/>
  </w:num>
  <w:num w:numId="25" w16cid:durableId="1220629289">
    <w:abstractNumId w:val="55"/>
  </w:num>
  <w:num w:numId="26" w16cid:durableId="1432237774">
    <w:abstractNumId w:val="40"/>
  </w:num>
  <w:num w:numId="27" w16cid:durableId="727847276">
    <w:abstractNumId w:val="29"/>
  </w:num>
  <w:num w:numId="28" w16cid:durableId="659113232">
    <w:abstractNumId w:val="6"/>
  </w:num>
  <w:num w:numId="29" w16cid:durableId="2054573840">
    <w:abstractNumId w:val="66"/>
  </w:num>
  <w:num w:numId="30" w16cid:durableId="1969047555">
    <w:abstractNumId w:val="44"/>
  </w:num>
  <w:num w:numId="31" w16cid:durableId="935942063">
    <w:abstractNumId w:val="70"/>
  </w:num>
  <w:num w:numId="32" w16cid:durableId="162404928">
    <w:abstractNumId w:val="38"/>
  </w:num>
  <w:num w:numId="33" w16cid:durableId="994332851">
    <w:abstractNumId w:val="77"/>
  </w:num>
  <w:num w:numId="34" w16cid:durableId="1588611590">
    <w:abstractNumId w:val="16"/>
  </w:num>
  <w:num w:numId="35" w16cid:durableId="403378001">
    <w:abstractNumId w:val="62"/>
  </w:num>
  <w:num w:numId="36" w16cid:durableId="1188372001">
    <w:abstractNumId w:val="82"/>
  </w:num>
  <w:num w:numId="37" w16cid:durableId="270170100">
    <w:abstractNumId w:val="5"/>
  </w:num>
  <w:num w:numId="38" w16cid:durableId="804617620">
    <w:abstractNumId w:val="47"/>
  </w:num>
  <w:num w:numId="39" w16cid:durableId="1087115782">
    <w:abstractNumId w:val="59"/>
  </w:num>
  <w:num w:numId="40" w16cid:durableId="543444499">
    <w:abstractNumId w:val="80"/>
  </w:num>
  <w:num w:numId="41" w16cid:durableId="912859629">
    <w:abstractNumId w:val="87"/>
  </w:num>
  <w:num w:numId="42" w16cid:durableId="88892591">
    <w:abstractNumId w:val="48"/>
  </w:num>
  <w:num w:numId="43" w16cid:durableId="1879051020">
    <w:abstractNumId w:val="75"/>
  </w:num>
  <w:num w:numId="44" w16cid:durableId="414859297">
    <w:abstractNumId w:val="71"/>
  </w:num>
  <w:num w:numId="45" w16cid:durableId="95908925">
    <w:abstractNumId w:val="12"/>
  </w:num>
  <w:num w:numId="46" w16cid:durableId="836185941">
    <w:abstractNumId w:val="15"/>
  </w:num>
  <w:num w:numId="47" w16cid:durableId="1096251549">
    <w:abstractNumId w:val="89"/>
  </w:num>
  <w:num w:numId="48" w16cid:durableId="1362508260">
    <w:abstractNumId w:val="4"/>
  </w:num>
  <w:num w:numId="49" w16cid:durableId="56171249">
    <w:abstractNumId w:val="36"/>
  </w:num>
  <w:num w:numId="50" w16cid:durableId="1953323733">
    <w:abstractNumId w:val="79"/>
  </w:num>
  <w:num w:numId="51" w16cid:durableId="1612006661">
    <w:abstractNumId w:val="64"/>
  </w:num>
  <w:num w:numId="52" w16cid:durableId="1380981687">
    <w:abstractNumId w:val="22"/>
  </w:num>
  <w:num w:numId="53" w16cid:durableId="253362906">
    <w:abstractNumId w:val="0"/>
  </w:num>
  <w:num w:numId="54" w16cid:durableId="1790733740">
    <w:abstractNumId w:val="10"/>
  </w:num>
  <w:num w:numId="55" w16cid:durableId="1722290866">
    <w:abstractNumId w:val="43"/>
  </w:num>
  <w:num w:numId="56" w16cid:durableId="1651253453">
    <w:abstractNumId w:val="69"/>
  </w:num>
  <w:num w:numId="57" w16cid:durableId="1640529517">
    <w:abstractNumId w:val="17"/>
  </w:num>
  <w:num w:numId="58" w16cid:durableId="359671010">
    <w:abstractNumId w:val="68"/>
  </w:num>
  <w:num w:numId="59" w16cid:durableId="270287725">
    <w:abstractNumId w:val="33"/>
  </w:num>
  <w:num w:numId="60" w16cid:durableId="1680497760">
    <w:abstractNumId w:val="74"/>
  </w:num>
  <w:num w:numId="61" w16cid:durableId="1969243096">
    <w:abstractNumId w:val="26"/>
  </w:num>
  <w:num w:numId="62" w16cid:durableId="566190480">
    <w:abstractNumId w:val="23"/>
  </w:num>
  <w:num w:numId="63" w16cid:durableId="233782256">
    <w:abstractNumId w:val="28"/>
  </w:num>
  <w:num w:numId="64" w16cid:durableId="1308784590">
    <w:abstractNumId w:val="34"/>
  </w:num>
  <w:num w:numId="65" w16cid:durableId="1006715828">
    <w:abstractNumId w:val="73"/>
  </w:num>
  <w:num w:numId="66" w16cid:durableId="127869513">
    <w:abstractNumId w:val="25"/>
  </w:num>
  <w:num w:numId="67" w16cid:durableId="1369179741">
    <w:abstractNumId w:val="9"/>
  </w:num>
  <w:num w:numId="68" w16cid:durableId="757597953">
    <w:abstractNumId w:val="51"/>
  </w:num>
  <w:num w:numId="69" w16cid:durableId="1092629781">
    <w:abstractNumId w:val="65"/>
  </w:num>
  <w:num w:numId="70" w16cid:durableId="70592248">
    <w:abstractNumId w:val="46"/>
  </w:num>
  <w:num w:numId="71" w16cid:durableId="1887061043">
    <w:abstractNumId w:val="57"/>
  </w:num>
  <w:num w:numId="72" w16cid:durableId="1102913944">
    <w:abstractNumId w:val="7"/>
  </w:num>
  <w:num w:numId="73" w16cid:durableId="2099523749">
    <w:abstractNumId w:val="84"/>
  </w:num>
  <w:num w:numId="74" w16cid:durableId="435759997">
    <w:abstractNumId w:val="60"/>
  </w:num>
  <w:num w:numId="75" w16cid:durableId="557789439">
    <w:abstractNumId w:val="72"/>
  </w:num>
  <w:num w:numId="76" w16cid:durableId="97484550">
    <w:abstractNumId w:val="78"/>
  </w:num>
  <w:num w:numId="77" w16cid:durableId="1415710372">
    <w:abstractNumId w:val="58"/>
  </w:num>
  <w:num w:numId="78" w16cid:durableId="914052819">
    <w:abstractNumId w:val="85"/>
  </w:num>
  <w:num w:numId="79" w16cid:durableId="1014307497">
    <w:abstractNumId w:val="18"/>
  </w:num>
  <w:num w:numId="80" w16cid:durableId="466312973">
    <w:abstractNumId w:val="2"/>
  </w:num>
  <w:num w:numId="81" w16cid:durableId="807742615">
    <w:abstractNumId w:val="52"/>
  </w:num>
  <w:num w:numId="82" w16cid:durableId="2105606313">
    <w:abstractNumId w:val="3"/>
  </w:num>
  <w:num w:numId="83" w16cid:durableId="631257033">
    <w:abstractNumId w:val="50"/>
  </w:num>
  <w:num w:numId="84" w16cid:durableId="614794495">
    <w:abstractNumId w:val="24"/>
  </w:num>
  <w:num w:numId="85" w16cid:durableId="931016145">
    <w:abstractNumId w:val="41"/>
  </w:num>
  <w:num w:numId="86" w16cid:durableId="57558876">
    <w:abstractNumId w:val="86"/>
  </w:num>
  <w:num w:numId="87" w16cid:durableId="1456020855">
    <w:abstractNumId w:val="13"/>
  </w:num>
  <w:num w:numId="88" w16cid:durableId="863867">
    <w:abstractNumId w:val="61"/>
  </w:num>
  <w:num w:numId="89" w16cid:durableId="515463275">
    <w:abstractNumId w:val="39"/>
  </w:num>
  <w:num w:numId="90" w16cid:durableId="432942368">
    <w:abstractNumId w:val="67"/>
  </w:num>
  <w:numIdMacAtCleanup w:val="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ddy Njie">
    <w15:presenceInfo w15:providerId="AD" w15:userId="S::hnjie@nawec.gm::796804b1-a5de-4506-b6a5-9e639bd42517"/>
  </w15:person>
  <w15:person w15:author="Mariama Free Sanyang">
    <w15:presenceInfo w15:providerId="AD" w15:userId="S::mfsanyang@nawec.gm::ad0043d3-355b-44d1-8604-0a725e083dba"/>
  </w15:person>
  <w15:person w15:author="Modou Sarr">
    <w15:presenceInfo w15:providerId="AD" w15:userId="S::msarr@nawec.gm::a30e89bc-27a8-4af0-bd60-1326cf5250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FE"/>
    <w:rsid w:val="00003CC7"/>
    <w:rsid w:val="00012AFA"/>
    <w:rsid w:val="00020337"/>
    <w:rsid w:val="000233AF"/>
    <w:rsid w:val="000244EF"/>
    <w:rsid w:val="00024C7D"/>
    <w:rsid w:val="000334D5"/>
    <w:rsid w:val="00041191"/>
    <w:rsid w:val="0004136C"/>
    <w:rsid w:val="00042013"/>
    <w:rsid w:val="000578D4"/>
    <w:rsid w:val="0006324B"/>
    <w:rsid w:val="0008007E"/>
    <w:rsid w:val="00084708"/>
    <w:rsid w:val="0008515D"/>
    <w:rsid w:val="000951BC"/>
    <w:rsid w:val="000965AC"/>
    <w:rsid w:val="000978B8"/>
    <w:rsid w:val="000A346F"/>
    <w:rsid w:val="000A7729"/>
    <w:rsid w:val="000B4824"/>
    <w:rsid w:val="000B4FDF"/>
    <w:rsid w:val="000C092E"/>
    <w:rsid w:val="000D0EDB"/>
    <w:rsid w:val="000D1187"/>
    <w:rsid w:val="000D1359"/>
    <w:rsid w:val="000D700F"/>
    <w:rsid w:val="000E5E67"/>
    <w:rsid w:val="000F1159"/>
    <w:rsid w:val="000F3500"/>
    <w:rsid w:val="000F41D9"/>
    <w:rsid w:val="00103BE2"/>
    <w:rsid w:val="00104699"/>
    <w:rsid w:val="00111950"/>
    <w:rsid w:val="001144B0"/>
    <w:rsid w:val="00117BB8"/>
    <w:rsid w:val="00123224"/>
    <w:rsid w:val="00125788"/>
    <w:rsid w:val="00130EC2"/>
    <w:rsid w:val="001310F4"/>
    <w:rsid w:val="00132C84"/>
    <w:rsid w:val="00133576"/>
    <w:rsid w:val="001337B7"/>
    <w:rsid w:val="00134496"/>
    <w:rsid w:val="00137D5C"/>
    <w:rsid w:val="001471FE"/>
    <w:rsid w:val="001625A6"/>
    <w:rsid w:val="00167F83"/>
    <w:rsid w:val="00182FA3"/>
    <w:rsid w:val="00191563"/>
    <w:rsid w:val="00197C5A"/>
    <w:rsid w:val="001A2D3A"/>
    <w:rsid w:val="001A6165"/>
    <w:rsid w:val="001B34ED"/>
    <w:rsid w:val="001B3F84"/>
    <w:rsid w:val="001B563D"/>
    <w:rsid w:val="001C4504"/>
    <w:rsid w:val="001D3282"/>
    <w:rsid w:val="001D49C2"/>
    <w:rsid w:val="001E3878"/>
    <w:rsid w:val="001E61D4"/>
    <w:rsid w:val="001F1F1F"/>
    <w:rsid w:val="001F34CC"/>
    <w:rsid w:val="001F7067"/>
    <w:rsid w:val="0020052F"/>
    <w:rsid w:val="0021277C"/>
    <w:rsid w:val="00214498"/>
    <w:rsid w:val="00221980"/>
    <w:rsid w:val="00227E2C"/>
    <w:rsid w:val="002321EB"/>
    <w:rsid w:val="00233579"/>
    <w:rsid w:val="00241F2D"/>
    <w:rsid w:val="00244674"/>
    <w:rsid w:val="00251415"/>
    <w:rsid w:val="00251AFA"/>
    <w:rsid w:val="00254075"/>
    <w:rsid w:val="002542EC"/>
    <w:rsid w:val="002543BC"/>
    <w:rsid w:val="002564F6"/>
    <w:rsid w:val="00260197"/>
    <w:rsid w:val="002636AD"/>
    <w:rsid w:val="00270D91"/>
    <w:rsid w:val="00270F4C"/>
    <w:rsid w:val="00272FF3"/>
    <w:rsid w:val="002800B0"/>
    <w:rsid w:val="00283681"/>
    <w:rsid w:val="0028698C"/>
    <w:rsid w:val="0028724B"/>
    <w:rsid w:val="00287BA1"/>
    <w:rsid w:val="002A7E8F"/>
    <w:rsid w:val="002B2AC6"/>
    <w:rsid w:val="002C2C58"/>
    <w:rsid w:val="002D6CDC"/>
    <w:rsid w:val="002D7C08"/>
    <w:rsid w:val="002E4041"/>
    <w:rsid w:val="002E7088"/>
    <w:rsid w:val="002F5929"/>
    <w:rsid w:val="0030035F"/>
    <w:rsid w:val="00302184"/>
    <w:rsid w:val="00307070"/>
    <w:rsid w:val="00312462"/>
    <w:rsid w:val="00321999"/>
    <w:rsid w:val="003276B1"/>
    <w:rsid w:val="00337F6E"/>
    <w:rsid w:val="00340BF6"/>
    <w:rsid w:val="003425FF"/>
    <w:rsid w:val="00342DC5"/>
    <w:rsid w:val="003455AD"/>
    <w:rsid w:val="00352889"/>
    <w:rsid w:val="00357349"/>
    <w:rsid w:val="00361E4B"/>
    <w:rsid w:val="00363025"/>
    <w:rsid w:val="00365E2D"/>
    <w:rsid w:val="0036688D"/>
    <w:rsid w:val="00375474"/>
    <w:rsid w:val="00380A8D"/>
    <w:rsid w:val="0038408C"/>
    <w:rsid w:val="00384E65"/>
    <w:rsid w:val="00385D1E"/>
    <w:rsid w:val="00393916"/>
    <w:rsid w:val="003A4C0A"/>
    <w:rsid w:val="003B6182"/>
    <w:rsid w:val="003C65D1"/>
    <w:rsid w:val="003D2F8A"/>
    <w:rsid w:val="003E5A1E"/>
    <w:rsid w:val="00400B7C"/>
    <w:rsid w:val="00402DD4"/>
    <w:rsid w:val="004033AA"/>
    <w:rsid w:val="00411B86"/>
    <w:rsid w:val="00417BAE"/>
    <w:rsid w:val="00417CF7"/>
    <w:rsid w:val="00426CD1"/>
    <w:rsid w:val="00442EE1"/>
    <w:rsid w:val="004510DD"/>
    <w:rsid w:val="00451906"/>
    <w:rsid w:val="00451FED"/>
    <w:rsid w:val="004576FF"/>
    <w:rsid w:val="00461CC4"/>
    <w:rsid w:val="00462F43"/>
    <w:rsid w:val="00463389"/>
    <w:rsid w:val="004659C0"/>
    <w:rsid w:val="0047140E"/>
    <w:rsid w:val="0047292E"/>
    <w:rsid w:val="0047379A"/>
    <w:rsid w:val="0048248E"/>
    <w:rsid w:val="00483B5F"/>
    <w:rsid w:val="004932FB"/>
    <w:rsid w:val="004A100B"/>
    <w:rsid w:val="004A3FEE"/>
    <w:rsid w:val="004C12B5"/>
    <w:rsid w:val="004C6EB6"/>
    <w:rsid w:val="004D1CE3"/>
    <w:rsid w:val="004D4336"/>
    <w:rsid w:val="004E2D38"/>
    <w:rsid w:val="004F5213"/>
    <w:rsid w:val="004F7CF5"/>
    <w:rsid w:val="00501360"/>
    <w:rsid w:val="00501C05"/>
    <w:rsid w:val="00502BD0"/>
    <w:rsid w:val="005030C5"/>
    <w:rsid w:val="0050711F"/>
    <w:rsid w:val="005107A6"/>
    <w:rsid w:val="00520D43"/>
    <w:rsid w:val="00542FE4"/>
    <w:rsid w:val="00545554"/>
    <w:rsid w:val="005502F4"/>
    <w:rsid w:val="00552F16"/>
    <w:rsid w:val="005626DB"/>
    <w:rsid w:val="00573CE1"/>
    <w:rsid w:val="00574E29"/>
    <w:rsid w:val="005771D3"/>
    <w:rsid w:val="00580DC4"/>
    <w:rsid w:val="00583152"/>
    <w:rsid w:val="0058724F"/>
    <w:rsid w:val="00595499"/>
    <w:rsid w:val="005972A6"/>
    <w:rsid w:val="005A45A3"/>
    <w:rsid w:val="005B3880"/>
    <w:rsid w:val="005B4434"/>
    <w:rsid w:val="005C0002"/>
    <w:rsid w:val="005C00CC"/>
    <w:rsid w:val="005C09E7"/>
    <w:rsid w:val="005C155F"/>
    <w:rsid w:val="005C2457"/>
    <w:rsid w:val="005C31B7"/>
    <w:rsid w:val="005D1D0A"/>
    <w:rsid w:val="005E25C0"/>
    <w:rsid w:val="005E5B1A"/>
    <w:rsid w:val="0060522C"/>
    <w:rsid w:val="006057D8"/>
    <w:rsid w:val="00607FC2"/>
    <w:rsid w:val="00613283"/>
    <w:rsid w:val="006175A5"/>
    <w:rsid w:val="006176CA"/>
    <w:rsid w:val="006200FA"/>
    <w:rsid w:val="00620685"/>
    <w:rsid w:val="00633B53"/>
    <w:rsid w:val="00635F36"/>
    <w:rsid w:val="006426E4"/>
    <w:rsid w:val="006433F0"/>
    <w:rsid w:val="006443A6"/>
    <w:rsid w:val="006477B3"/>
    <w:rsid w:val="00650A28"/>
    <w:rsid w:val="00657A15"/>
    <w:rsid w:val="0066487A"/>
    <w:rsid w:val="006650C0"/>
    <w:rsid w:val="0066548A"/>
    <w:rsid w:val="006727AB"/>
    <w:rsid w:val="006735AB"/>
    <w:rsid w:val="00674A16"/>
    <w:rsid w:val="00676BC3"/>
    <w:rsid w:val="00676EED"/>
    <w:rsid w:val="00686874"/>
    <w:rsid w:val="00686F12"/>
    <w:rsid w:val="00691F2F"/>
    <w:rsid w:val="0069434B"/>
    <w:rsid w:val="006972C9"/>
    <w:rsid w:val="006A1DB9"/>
    <w:rsid w:val="006A4A20"/>
    <w:rsid w:val="006B090C"/>
    <w:rsid w:val="006B340F"/>
    <w:rsid w:val="006C0AD7"/>
    <w:rsid w:val="006C36AA"/>
    <w:rsid w:val="006C478E"/>
    <w:rsid w:val="006C7162"/>
    <w:rsid w:val="006D2B89"/>
    <w:rsid w:val="006D343C"/>
    <w:rsid w:val="006D376A"/>
    <w:rsid w:val="006E3AF3"/>
    <w:rsid w:val="006E606E"/>
    <w:rsid w:val="006E762A"/>
    <w:rsid w:val="006F46CF"/>
    <w:rsid w:val="00705C36"/>
    <w:rsid w:val="007172F3"/>
    <w:rsid w:val="0071757A"/>
    <w:rsid w:val="0072226B"/>
    <w:rsid w:val="0073251E"/>
    <w:rsid w:val="00742BBA"/>
    <w:rsid w:val="00743766"/>
    <w:rsid w:val="00753BBB"/>
    <w:rsid w:val="00753DA3"/>
    <w:rsid w:val="00756B3C"/>
    <w:rsid w:val="00760C03"/>
    <w:rsid w:val="007759E9"/>
    <w:rsid w:val="007764CB"/>
    <w:rsid w:val="00786477"/>
    <w:rsid w:val="0078754D"/>
    <w:rsid w:val="00794B32"/>
    <w:rsid w:val="007A0CC7"/>
    <w:rsid w:val="007A406B"/>
    <w:rsid w:val="007B0B57"/>
    <w:rsid w:val="007B2E2B"/>
    <w:rsid w:val="007B5634"/>
    <w:rsid w:val="007D1A49"/>
    <w:rsid w:val="007D3B4E"/>
    <w:rsid w:val="007E4B70"/>
    <w:rsid w:val="008049E6"/>
    <w:rsid w:val="008079C5"/>
    <w:rsid w:val="0082077C"/>
    <w:rsid w:val="00822466"/>
    <w:rsid w:val="0082353C"/>
    <w:rsid w:val="00824027"/>
    <w:rsid w:val="008335AD"/>
    <w:rsid w:val="0083404F"/>
    <w:rsid w:val="00843555"/>
    <w:rsid w:val="008515FC"/>
    <w:rsid w:val="008566B5"/>
    <w:rsid w:val="00864250"/>
    <w:rsid w:val="00881A20"/>
    <w:rsid w:val="00884E58"/>
    <w:rsid w:val="00890C8E"/>
    <w:rsid w:val="00891B79"/>
    <w:rsid w:val="00897F13"/>
    <w:rsid w:val="008A1E19"/>
    <w:rsid w:val="008A63F1"/>
    <w:rsid w:val="008B019B"/>
    <w:rsid w:val="008B0B15"/>
    <w:rsid w:val="008B1351"/>
    <w:rsid w:val="008B1B4E"/>
    <w:rsid w:val="008B4504"/>
    <w:rsid w:val="008B7070"/>
    <w:rsid w:val="008B7708"/>
    <w:rsid w:val="008C0FFF"/>
    <w:rsid w:val="008C6458"/>
    <w:rsid w:val="008C6E6C"/>
    <w:rsid w:val="008C7845"/>
    <w:rsid w:val="008D248C"/>
    <w:rsid w:val="008D68B4"/>
    <w:rsid w:val="008E44FE"/>
    <w:rsid w:val="008E675A"/>
    <w:rsid w:val="008F2348"/>
    <w:rsid w:val="008F4448"/>
    <w:rsid w:val="00904366"/>
    <w:rsid w:val="00913EBF"/>
    <w:rsid w:val="00916DDC"/>
    <w:rsid w:val="00917CAD"/>
    <w:rsid w:val="00921C48"/>
    <w:rsid w:val="009267FC"/>
    <w:rsid w:val="009277E0"/>
    <w:rsid w:val="009308D9"/>
    <w:rsid w:val="00936960"/>
    <w:rsid w:val="0093792A"/>
    <w:rsid w:val="00944884"/>
    <w:rsid w:val="0094507B"/>
    <w:rsid w:val="009513DA"/>
    <w:rsid w:val="009513F7"/>
    <w:rsid w:val="00956D4A"/>
    <w:rsid w:val="0096286B"/>
    <w:rsid w:val="00966A24"/>
    <w:rsid w:val="00975F11"/>
    <w:rsid w:val="00980EB6"/>
    <w:rsid w:val="00991F38"/>
    <w:rsid w:val="00993CF1"/>
    <w:rsid w:val="0099533C"/>
    <w:rsid w:val="00997D0C"/>
    <w:rsid w:val="009A658B"/>
    <w:rsid w:val="009B1989"/>
    <w:rsid w:val="009B1AF4"/>
    <w:rsid w:val="009B2A40"/>
    <w:rsid w:val="009B6B90"/>
    <w:rsid w:val="009C3B98"/>
    <w:rsid w:val="009D73C9"/>
    <w:rsid w:val="009E718C"/>
    <w:rsid w:val="009E75B2"/>
    <w:rsid w:val="009F320B"/>
    <w:rsid w:val="009F4E34"/>
    <w:rsid w:val="009F6305"/>
    <w:rsid w:val="00A00094"/>
    <w:rsid w:val="00A00407"/>
    <w:rsid w:val="00A13A4A"/>
    <w:rsid w:val="00A22CF5"/>
    <w:rsid w:val="00A22F0D"/>
    <w:rsid w:val="00A23706"/>
    <w:rsid w:val="00A23B7D"/>
    <w:rsid w:val="00A3400C"/>
    <w:rsid w:val="00A34501"/>
    <w:rsid w:val="00A34EDE"/>
    <w:rsid w:val="00A44D73"/>
    <w:rsid w:val="00A5426D"/>
    <w:rsid w:val="00A564D8"/>
    <w:rsid w:val="00A607AA"/>
    <w:rsid w:val="00A65355"/>
    <w:rsid w:val="00A661A8"/>
    <w:rsid w:val="00A67457"/>
    <w:rsid w:val="00A73B89"/>
    <w:rsid w:val="00A81974"/>
    <w:rsid w:val="00A8718F"/>
    <w:rsid w:val="00A91F3C"/>
    <w:rsid w:val="00AA2F2B"/>
    <w:rsid w:val="00AA66B5"/>
    <w:rsid w:val="00AB00C0"/>
    <w:rsid w:val="00AC0F75"/>
    <w:rsid w:val="00AC1030"/>
    <w:rsid w:val="00AC5525"/>
    <w:rsid w:val="00AD0C3A"/>
    <w:rsid w:val="00AE2714"/>
    <w:rsid w:val="00B021B0"/>
    <w:rsid w:val="00B115FD"/>
    <w:rsid w:val="00B255DD"/>
    <w:rsid w:val="00B25DA4"/>
    <w:rsid w:val="00B26172"/>
    <w:rsid w:val="00B3205E"/>
    <w:rsid w:val="00B40293"/>
    <w:rsid w:val="00B42A54"/>
    <w:rsid w:val="00B45058"/>
    <w:rsid w:val="00B7291E"/>
    <w:rsid w:val="00B833EE"/>
    <w:rsid w:val="00BB06A6"/>
    <w:rsid w:val="00BB367F"/>
    <w:rsid w:val="00BB506D"/>
    <w:rsid w:val="00BB5861"/>
    <w:rsid w:val="00BB75CE"/>
    <w:rsid w:val="00BB7A61"/>
    <w:rsid w:val="00BC6090"/>
    <w:rsid w:val="00BC7706"/>
    <w:rsid w:val="00BD3690"/>
    <w:rsid w:val="00BE00E5"/>
    <w:rsid w:val="00BF71ED"/>
    <w:rsid w:val="00C02BBD"/>
    <w:rsid w:val="00C05846"/>
    <w:rsid w:val="00C06D37"/>
    <w:rsid w:val="00C07D8D"/>
    <w:rsid w:val="00C166AD"/>
    <w:rsid w:val="00C22910"/>
    <w:rsid w:val="00C33EE6"/>
    <w:rsid w:val="00C45DD7"/>
    <w:rsid w:val="00C46C43"/>
    <w:rsid w:val="00C51002"/>
    <w:rsid w:val="00C5226B"/>
    <w:rsid w:val="00C73053"/>
    <w:rsid w:val="00C75634"/>
    <w:rsid w:val="00C76023"/>
    <w:rsid w:val="00C81747"/>
    <w:rsid w:val="00C83F74"/>
    <w:rsid w:val="00C844B7"/>
    <w:rsid w:val="00C93A2B"/>
    <w:rsid w:val="00C95410"/>
    <w:rsid w:val="00CA7BB9"/>
    <w:rsid w:val="00CB772E"/>
    <w:rsid w:val="00CC5756"/>
    <w:rsid w:val="00CC7515"/>
    <w:rsid w:val="00CD4871"/>
    <w:rsid w:val="00CE2B4D"/>
    <w:rsid w:val="00CE5808"/>
    <w:rsid w:val="00CF3A3C"/>
    <w:rsid w:val="00CF5001"/>
    <w:rsid w:val="00CF59E0"/>
    <w:rsid w:val="00D01B75"/>
    <w:rsid w:val="00D0575F"/>
    <w:rsid w:val="00D10FD8"/>
    <w:rsid w:val="00D16D91"/>
    <w:rsid w:val="00D249BF"/>
    <w:rsid w:val="00D310FA"/>
    <w:rsid w:val="00D32FEB"/>
    <w:rsid w:val="00D34CEA"/>
    <w:rsid w:val="00D35ACF"/>
    <w:rsid w:val="00D41DA1"/>
    <w:rsid w:val="00D42B09"/>
    <w:rsid w:val="00D547E0"/>
    <w:rsid w:val="00D67986"/>
    <w:rsid w:val="00D67B7F"/>
    <w:rsid w:val="00D67E99"/>
    <w:rsid w:val="00D841FA"/>
    <w:rsid w:val="00D906A8"/>
    <w:rsid w:val="00D91B29"/>
    <w:rsid w:val="00D92C82"/>
    <w:rsid w:val="00D935C5"/>
    <w:rsid w:val="00D94B69"/>
    <w:rsid w:val="00D95591"/>
    <w:rsid w:val="00D961F0"/>
    <w:rsid w:val="00DB31F8"/>
    <w:rsid w:val="00DB5F63"/>
    <w:rsid w:val="00DC004A"/>
    <w:rsid w:val="00DD0A64"/>
    <w:rsid w:val="00DD36E9"/>
    <w:rsid w:val="00DD41EF"/>
    <w:rsid w:val="00DE26D0"/>
    <w:rsid w:val="00DE2EAC"/>
    <w:rsid w:val="00DF11DC"/>
    <w:rsid w:val="00E139AA"/>
    <w:rsid w:val="00E2026F"/>
    <w:rsid w:val="00E2792E"/>
    <w:rsid w:val="00E31800"/>
    <w:rsid w:val="00E4256D"/>
    <w:rsid w:val="00E4562B"/>
    <w:rsid w:val="00E5128A"/>
    <w:rsid w:val="00E616ED"/>
    <w:rsid w:val="00E64D6D"/>
    <w:rsid w:val="00E652A8"/>
    <w:rsid w:val="00E65363"/>
    <w:rsid w:val="00E712E5"/>
    <w:rsid w:val="00E76570"/>
    <w:rsid w:val="00E77E07"/>
    <w:rsid w:val="00E77EF4"/>
    <w:rsid w:val="00E86CA9"/>
    <w:rsid w:val="00EA2E8C"/>
    <w:rsid w:val="00EA3BA4"/>
    <w:rsid w:val="00EB381A"/>
    <w:rsid w:val="00EB5286"/>
    <w:rsid w:val="00EB6817"/>
    <w:rsid w:val="00EC1BF5"/>
    <w:rsid w:val="00EC4797"/>
    <w:rsid w:val="00ED20E9"/>
    <w:rsid w:val="00ED664B"/>
    <w:rsid w:val="00ED6D2D"/>
    <w:rsid w:val="00EE230D"/>
    <w:rsid w:val="00EE3A46"/>
    <w:rsid w:val="00EE5C5E"/>
    <w:rsid w:val="00EF3D56"/>
    <w:rsid w:val="00F02356"/>
    <w:rsid w:val="00F13F14"/>
    <w:rsid w:val="00F17A32"/>
    <w:rsid w:val="00F273EB"/>
    <w:rsid w:val="00F34A42"/>
    <w:rsid w:val="00F34EE1"/>
    <w:rsid w:val="00F366CE"/>
    <w:rsid w:val="00F429E7"/>
    <w:rsid w:val="00F4473A"/>
    <w:rsid w:val="00F44FDD"/>
    <w:rsid w:val="00F65D32"/>
    <w:rsid w:val="00F82F49"/>
    <w:rsid w:val="00FA2DE9"/>
    <w:rsid w:val="00FB5C3B"/>
    <w:rsid w:val="00FC22E4"/>
    <w:rsid w:val="00FC64E6"/>
    <w:rsid w:val="00FC6E0D"/>
    <w:rsid w:val="00FE34E6"/>
    <w:rsid w:val="00FE561D"/>
    <w:rsid w:val="00FF6EA6"/>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DE4"/>
  <w15:chartTrackingRefBased/>
  <w15:docId w15:val="{1327E68F-1364-4FA4-A5BD-BF09C93A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B4E"/>
    <w:pPr>
      <w:keepNext/>
      <w:keepLines/>
      <w:spacing w:before="240" w:after="0"/>
      <w:outlineLvl w:val="0"/>
    </w:pPr>
    <w:rPr>
      <w:rFonts w:ascii="Times New Roman" w:eastAsiaTheme="majorEastAsia" w:hAnsi="Times New Roman" w:cstheme="majorBidi"/>
      <w:color w:val="2F5496" w:themeColor="accent1" w:themeShade="BF"/>
      <w:sz w:val="32"/>
      <w:szCs w:val="32"/>
    </w:rPr>
  </w:style>
  <w:style w:type="paragraph" w:styleId="Heading2">
    <w:name w:val="heading 2"/>
    <w:basedOn w:val="Normal"/>
    <w:link w:val="Heading2Char"/>
    <w:uiPriority w:val="9"/>
    <w:unhideWhenUsed/>
    <w:qFormat/>
    <w:rsid w:val="006D343C"/>
    <w:pPr>
      <w:widowControl w:val="0"/>
      <w:autoSpaceDE w:val="0"/>
      <w:autoSpaceDN w:val="0"/>
      <w:spacing w:after="0" w:line="240" w:lineRule="auto"/>
      <w:ind w:left="489" w:hanging="337"/>
      <w:outlineLvl w:val="1"/>
    </w:pPr>
    <w:rPr>
      <w:rFonts w:ascii="Times New Roman" w:eastAsia="Times New Roman" w:hAnsi="Times New Roman" w:cs="Times New Roman"/>
      <w:b/>
      <w:bCs/>
      <w:kern w:val="0"/>
      <w:lang w:val="en-US"/>
      <w14:ligatures w14:val="none"/>
    </w:rPr>
  </w:style>
  <w:style w:type="paragraph" w:styleId="Heading3">
    <w:name w:val="heading 3"/>
    <w:basedOn w:val="Normal"/>
    <w:next w:val="Normal"/>
    <w:link w:val="Heading3Char"/>
    <w:uiPriority w:val="9"/>
    <w:unhideWhenUsed/>
    <w:qFormat/>
    <w:rsid w:val="006433F0"/>
    <w:pPr>
      <w:keepNext/>
      <w:keepLines/>
      <w:spacing w:before="40" w:after="0"/>
      <w:outlineLvl w:val="2"/>
    </w:pPr>
    <w:rPr>
      <w:rFonts w:ascii="Times New Roman" w:eastAsiaTheme="majorEastAsia" w:hAnsi="Times New Roman"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3B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343C"/>
    <w:rPr>
      <w:rFonts w:ascii="Times New Roman" w:eastAsia="Times New Roman" w:hAnsi="Times New Roman" w:cs="Times New Roman"/>
      <w:b/>
      <w:bCs/>
      <w:kern w:val="0"/>
      <w:lang w:val="en-US"/>
      <w14:ligatures w14:val="none"/>
    </w:rPr>
  </w:style>
  <w:style w:type="paragraph" w:styleId="BodyText">
    <w:name w:val="Body Text"/>
    <w:basedOn w:val="Normal"/>
    <w:link w:val="BodyTextChar"/>
    <w:uiPriority w:val="1"/>
    <w:qFormat/>
    <w:rsid w:val="006D343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6D343C"/>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8C0FFF"/>
    <w:pPr>
      <w:ind w:left="720"/>
      <w:contextualSpacing/>
    </w:pPr>
  </w:style>
  <w:style w:type="table" w:styleId="TableGrid">
    <w:name w:val="Table Grid"/>
    <w:basedOn w:val="TableNormal"/>
    <w:uiPriority w:val="39"/>
    <w:rsid w:val="00E20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004A"/>
    <w:pPr>
      <w:spacing w:before="100" w:beforeAutospacing="1" w:after="100" w:afterAutospacing="1" w:line="240" w:lineRule="auto"/>
    </w:pPr>
    <w:rPr>
      <w:rFonts w:ascii="Times New Roman" w:eastAsia="Times New Roman" w:hAnsi="Times New Roman" w:cs="Times New Roman"/>
      <w:kern w:val="0"/>
      <w:sz w:val="24"/>
      <w:szCs w:val="24"/>
      <w:lang w:eastAsia="en-GM"/>
      <w14:ligatures w14:val="none"/>
    </w:rPr>
  </w:style>
  <w:style w:type="paragraph" w:styleId="Header">
    <w:name w:val="header"/>
    <w:basedOn w:val="Normal"/>
    <w:link w:val="HeaderChar"/>
    <w:uiPriority w:val="99"/>
    <w:unhideWhenUsed/>
    <w:rsid w:val="00E76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6570"/>
  </w:style>
  <w:style w:type="paragraph" w:styleId="Footer">
    <w:name w:val="footer"/>
    <w:basedOn w:val="Normal"/>
    <w:link w:val="FooterChar"/>
    <w:uiPriority w:val="99"/>
    <w:unhideWhenUsed/>
    <w:rsid w:val="00E76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570"/>
  </w:style>
  <w:style w:type="character" w:customStyle="1" w:styleId="Heading1Char">
    <w:name w:val="Heading 1 Char"/>
    <w:basedOn w:val="DefaultParagraphFont"/>
    <w:link w:val="Heading1"/>
    <w:uiPriority w:val="9"/>
    <w:rsid w:val="007D3B4E"/>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6433F0"/>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483B5F"/>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321999"/>
    <w:pPr>
      <w:outlineLvl w:val="9"/>
    </w:pPr>
    <w:rPr>
      <w:rFonts w:asciiTheme="majorHAnsi" w:hAnsiTheme="majorHAnsi"/>
      <w:kern w:val="0"/>
      <w:lang w:val="en-US"/>
      <w14:ligatures w14:val="none"/>
    </w:rPr>
  </w:style>
  <w:style w:type="paragraph" w:styleId="TOC1">
    <w:name w:val="toc 1"/>
    <w:basedOn w:val="Normal"/>
    <w:next w:val="Normal"/>
    <w:autoRedefine/>
    <w:uiPriority w:val="39"/>
    <w:unhideWhenUsed/>
    <w:rsid w:val="00321999"/>
    <w:pPr>
      <w:spacing w:after="100"/>
    </w:pPr>
  </w:style>
  <w:style w:type="paragraph" w:styleId="TOC2">
    <w:name w:val="toc 2"/>
    <w:basedOn w:val="Normal"/>
    <w:next w:val="Normal"/>
    <w:autoRedefine/>
    <w:uiPriority w:val="39"/>
    <w:unhideWhenUsed/>
    <w:rsid w:val="00321999"/>
    <w:pPr>
      <w:spacing w:after="100"/>
      <w:ind w:left="220"/>
    </w:pPr>
  </w:style>
  <w:style w:type="paragraph" w:styleId="TOC3">
    <w:name w:val="toc 3"/>
    <w:basedOn w:val="Normal"/>
    <w:next w:val="Normal"/>
    <w:autoRedefine/>
    <w:uiPriority w:val="39"/>
    <w:unhideWhenUsed/>
    <w:rsid w:val="00321999"/>
    <w:pPr>
      <w:spacing w:after="100"/>
      <w:ind w:left="440"/>
    </w:pPr>
  </w:style>
  <w:style w:type="paragraph" w:styleId="TOC4">
    <w:name w:val="toc 4"/>
    <w:basedOn w:val="Normal"/>
    <w:next w:val="Normal"/>
    <w:autoRedefine/>
    <w:uiPriority w:val="39"/>
    <w:unhideWhenUsed/>
    <w:rsid w:val="00321999"/>
    <w:pPr>
      <w:spacing w:after="100"/>
      <w:ind w:left="660"/>
    </w:pPr>
    <w:rPr>
      <w:rFonts w:eastAsiaTheme="minorEastAsia"/>
      <w:lang w:eastAsia="en-GM"/>
    </w:rPr>
  </w:style>
  <w:style w:type="paragraph" w:styleId="TOC5">
    <w:name w:val="toc 5"/>
    <w:basedOn w:val="Normal"/>
    <w:next w:val="Normal"/>
    <w:autoRedefine/>
    <w:uiPriority w:val="39"/>
    <w:unhideWhenUsed/>
    <w:rsid w:val="00321999"/>
    <w:pPr>
      <w:spacing w:after="100"/>
      <w:ind w:left="880"/>
    </w:pPr>
    <w:rPr>
      <w:rFonts w:eastAsiaTheme="minorEastAsia"/>
      <w:lang w:eastAsia="en-GM"/>
    </w:rPr>
  </w:style>
  <w:style w:type="paragraph" w:styleId="TOC6">
    <w:name w:val="toc 6"/>
    <w:basedOn w:val="Normal"/>
    <w:next w:val="Normal"/>
    <w:autoRedefine/>
    <w:uiPriority w:val="39"/>
    <w:unhideWhenUsed/>
    <w:rsid w:val="00321999"/>
    <w:pPr>
      <w:spacing w:after="100"/>
      <w:ind w:left="1100"/>
    </w:pPr>
    <w:rPr>
      <w:rFonts w:eastAsiaTheme="minorEastAsia"/>
      <w:lang w:eastAsia="en-GM"/>
    </w:rPr>
  </w:style>
  <w:style w:type="paragraph" w:styleId="TOC7">
    <w:name w:val="toc 7"/>
    <w:basedOn w:val="Normal"/>
    <w:next w:val="Normal"/>
    <w:autoRedefine/>
    <w:uiPriority w:val="39"/>
    <w:unhideWhenUsed/>
    <w:rsid w:val="00321999"/>
    <w:pPr>
      <w:spacing w:after="100"/>
      <w:ind w:left="1320"/>
    </w:pPr>
    <w:rPr>
      <w:rFonts w:eastAsiaTheme="minorEastAsia"/>
      <w:lang w:eastAsia="en-GM"/>
    </w:rPr>
  </w:style>
  <w:style w:type="paragraph" w:styleId="TOC8">
    <w:name w:val="toc 8"/>
    <w:basedOn w:val="Normal"/>
    <w:next w:val="Normal"/>
    <w:autoRedefine/>
    <w:uiPriority w:val="39"/>
    <w:unhideWhenUsed/>
    <w:rsid w:val="00321999"/>
    <w:pPr>
      <w:spacing w:after="100"/>
      <w:ind w:left="1540"/>
    </w:pPr>
    <w:rPr>
      <w:rFonts w:eastAsiaTheme="minorEastAsia"/>
      <w:lang w:eastAsia="en-GM"/>
    </w:rPr>
  </w:style>
  <w:style w:type="paragraph" w:styleId="TOC9">
    <w:name w:val="toc 9"/>
    <w:basedOn w:val="Normal"/>
    <w:next w:val="Normal"/>
    <w:autoRedefine/>
    <w:uiPriority w:val="39"/>
    <w:unhideWhenUsed/>
    <w:rsid w:val="00321999"/>
    <w:pPr>
      <w:spacing w:after="100"/>
      <w:ind w:left="1760"/>
    </w:pPr>
    <w:rPr>
      <w:rFonts w:eastAsiaTheme="minorEastAsia"/>
      <w:lang w:eastAsia="en-GM"/>
    </w:rPr>
  </w:style>
  <w:style w:type="character" w:styleId="Hyperlink">
    <w:name w:val="Hyperlink"/>
    <w:basedOn w:val="DefaultParagraphFont"/>
    <w:uiPriority w:val="99"/>
    <w:unhideWhenUsed/>
    <w:rsid w:val="00321999"/>
    <w:rPr>
      <w:color w:val="0563C1" w:themeColor="hyperlink"/>
      <w:u w:val="single"/>
    </w:rPr>
  </w:style>
  <w:style w:type="character" w:styleId="UnresolvedMention">
    <w:name w:val="Unresolved Mention"/>
    <w:basedOn w:val="DefaultParagraphFont"/>
    <w:uiPriority w:val="99"/>
    <w:semiHidden/>
    <w:unhideWhenUsed/>
    <w:rsid w:val="00321999"/>
    <w:rPr>
      <w:color w:val="605E5C"/>
      <w:shd w:val="clear" w:color="auto" w:fill="E1DFDD"/>
    </w:rPr>
  </w:style>
  <w:style w:type="paragraph" w:styleId="Revision">
    <w:name w:val="Revision"/>
    <w:hidden/>
    <w:uiPriority w:val="99"/>
    <w:semiHidden/>
    <w:rsid w:val="00A22CF5"/>
    <w:pPr>
      <w:spacing w:after="0" w:line="240" w:lineRule="auto"/>
    </w:pPr>
  </w:style>
  <w:style w:type="character" w:styleId="CommentReference">
    <w:name w:val="annotation reference"/>
    <w:basedOn w:val="DefaultParagraphFont"/>
    <w:uiPriority w:val="99"/>
    <w:semiHidden/>
    <w:unhideWhenUsed/>
    <w:rsid w:val="00D42B09"/>
    <w:rPr>
      <w:sz w:val="16"/>
      <w:szCs w:val="16"/>
    </w:rPr>
  </w:style>
  <w:style w:type="paragraph" w:styleId="CommentText">
    <w:name w:val="annotation text"/>
    <w:basedOn w:val="Normal"/>
    <w:link w:val="CommentTextChar"/>
    <w:uiPriority w:val="99"/>
    <w:unhideWhenUsed/>
    <w:rsid w:val="00D42B09"/>
    <w:pPr>
      <w:spacing w:line="240" w:lineRule="auto"/>
    </w:pPr>
    <w:rPr>
      <w:sz w:val="20"/>
      <w:szCs w:val="20"/>
    </w:rPr>
  </w:style>
  <w:style w:type="character" w:customStyle="1" w:styleId="CommentTextChar">
    <w:name w:val="Comment Text Char"/>
    <w:basedOn w:val="DefaultParagraphFont"/>
    <w:link w:val="CommentText"/>
    <w:uiPriority w:val="99"/>
    <w:rsid w:val="00D42B09"/>
    <w:rPr>
      <w:sz w:val="20"/>
      <w:szCs w:val="20"/>
    </w:rPr>
  </w:style>
  <w:style w:type="paragraph" w:styleId="CommentSubject">
    <w:name w:val="annotation subject"/>
    <w:basedOn w:val="CommentText"/>
    <w:next w:val="CommentText"/>
    <w:link w:val="CommentSubjectChar"/>
    <w:uiPriority w:val="99"/>
    <w:semiHidden/>
    <w:unhideWhenUsed/>
    <w:rsid w:val="00D42B09"/>
    <w:rPr>
      <w:b/>
      <w:bCs/>
    </w:rPr>
  </w:style>
  <w:style w:type="character" w:customStyle="1" w:styleId="CommentSubjectChar">
    <w:name w:val="Comment Subject Char"/>
    <w:basedOn w:val="CommentTextChar"/>
    <w:link w:val="CommentSubject"/>
    <w:uiPriority w:val="99"/>
    <w:semiHidden/>
    <w:rsid w:val="00D42B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049525">
      <w:bodyDiv w:val="1"/>
      <w:marLeft w:val="0"/>
      <w:marRight w:val="0"/>
      <w:marTop w:val="0"/>
      <w:marBottom w:val="0"/>
      <w:divBdr>
        <w:top w:val="none" w:sz="0" w:space="0" w:color="auto"/>
        <w:left w:val="none" w:sz="0" w:space="0" w:color="auto"/>
        <w:bottom w:val="none" w:sz="0" w:space="0" w:color="auto"/>
        <w:right w:val="none" w:sz="0" w:space="0" w:color="auto"/>
      </w:divBdr>
      <w:divsChild>
        <w:div w:id="1366448023">
          <w:marLeft w:val="0"/>
          <w:marRight w:val="0"/>
          <w:marTop w:val="0"/>
          <w:marBottom w:val="0"/>
          <w:divBdr>
            <w:top w:val="none" w:sz="0" w:space="0" w:color="auto"/>
            <w:left w:val="none" w:sz="0" w:space="0" w:color="auto"/>
            <w:bottom w:val="none" w:sz="0" w:space="0" w:color="auto"/>
            <w:right w:val="none" w:sz="0" w:space="0" w:color="auto"/>
          </w:divBdr>
          <w:divsChild>
            <w:div w:id="858541787">
              <w:marLeft w:val="0"/>
              <w:marRight w:val="0"/>
              <w:marTop w:val="0"/>
              <w:marBottom w:val="0"/>
              <w:divBdr>
                <w:top w:val="none" w:sz="0" w:space="0" w:color="auto"/>
                <w:left w:val="none" w:sz="0" w:space="0" w:color="auto"/>
                <w:bottom w:val="none" w:sz="0" w:space="0" w:color="auto"/>
                <w:right w:val="none" w:sz="0" w:space="0" w:color="auto"/>
              </w:divBdr>
              <w:divsChild>
                <w:div w:id="739444474">
                  <w:marLeft w:val="0"/>
                  <w:marRight w:val="0"/>
                  <w:marTop w:val="0"/>
                  <w:marBottom w:val="0"/>
                  <w:divBdr>
                    <w:top w:val="none" w:sz="0" w:space="0" w:color="auto"/>
                    <w:left w:val="none" w:sz="0" w:space="0" w:color="auto"/>
                    <w:bottom w:val="none" w:sz="0" w:space="0" w:color="auto"/>
                    <w:right w:val="none" w:sz="0" w:space="0" w:color="auto"/>
                  </w:divBdr>
                  <w:divsChild>
                    <w:div w:id="584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1525">
          <w:marLeft w:val="0"/>
          <w:marRight w:val="0"/>
          <w:marTop w:val="0"/>
          <w:marBottom w:val="0"/>
          <w:divBdr>
            <w:top w:val="none" w:sz="0" w:space="0" w:color="auto"/>
            <w:left w:val="none" w:sz="0" w:space="0" w:color="auto"/>
            <w:bottom w:val="none" w:sz="0" w:space="0" w:color="auto"/>
            <w:right w:val="none" w:sz="0" w:space="0" w:color="auto"/>
          </w:divBdr>
          <w:divsChild>
            <w:div w:id="1575968700">
              <w:marLeft w:val="0"/>
              <w:marRight w:val="0"/>
              <w:marTop w:val="0"/>
              <w:marBottom w:val="0"/>
              <w:divBdr>
                <w:top w:val="none" w:sz="0" w:space="0" w:color="auto"/>
                <w:left w:val="none" w:sz="0" w:space="0" w:color="auto"/>
                <w:bottom w:val="none" w:sz="0" w:space="0" w:color="auto"/>
                <w:right w:val="none" w:sz="0" w:space="0" w:color="auto"/>
              </w:divBdr>
              <w:divsChild>
                <w:div w:id="1803116923">
                  <w:marLeft w:val="0"/>
                  <w:marRight w:val="0"/>
                  <w:marTop w:val="0"/>
                  <w:marBottom w:val="0"/>
                  <w:divBdr>
                    <w:top w:val="none" w:sz="0" w:space="0" w:color="auto"/>
                    <w:left w:val="none" w:sz="0" w:space="0" w:color="auto"/>
                    <w:bottom w:val="none" w:sz="0" w:space="0" w:color="auto"/>
                    <w:right w:val="none" w:sz="0" w:space="0" w:color="auto"/>
                  </w:divBdr>
                  <w:divsChild>
                    <w:div w:id="14049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319679">
      <w:bodyDiv w:val="1"/>
      <w:marLeft w:val="0"/>
      <w:marRight w:val="0"/>
      <w:marTop w:val="0"/>
      <w:marBottom w:val="0"/>
      <w:divBdr>
        <w:top w:val="none" w:sz="0" w:space="0" w:color="auto"/>
        <w:left w:val="none" w:sz="0" w:space="0" w:color="auto"/>
        <w:bottom w:val="none" w:sz="0" w:space="0" w:color="auto"/>
        <w:right w:val="none" w:sz="0" w:space="0" w:color="auto"/>
      </w:divBdr>
    </w:div>
    <w:div w:id="498618807">
      <w:bodyDiv w:val="1"/>
      <w:marLeft w:val="0"/>
      <w:marRight w:val="0"/>
      <w:marTop w:val="0"/>
      <w:marBottom w:val="0"/>
      <w:divBdr>
        <w:top w:val="none" w:sz="0" w:space="0" w:color="auto"/>
        <w:left w:val="none" w:sz="0" w:space="0" w:color="auto"/>
        <w:bottom w:val="none" w:sz="0" w:space="0" w:color="auto"/>
        <w:right w:val="none" w:sz="0" w:space="0" w:color="auto"/>
      </w:divBdr>
    </w:div>
    <w:div w:id="598413600">
      <w:bodyDiv w:val="1"/>
      <w:marLeft w:val="0"/>
      <w:marRight w:val="0"/>
      <w:marTop w:val="0"/>
      <w:marBottom w:val="0"/>
      <w:divBdr>
        <w:top w:val="none" w:sz="0" w:space="0" w:color="auto"/>
        <w:left w:val="none" w:sz="0" w:space="0" w:color="auto"/>
        <w:bottom w:val="none" w:sz="0" w:space="0" w:color="auto"/>
        <w:right w:val="none" w:sz="0" w:space="0" w:color="auto"/>
      </w:divBdr>
      <w:divsChild>
        <w:div w:id="1685547199">
          <w:marLeft w:val="0"/>
          <w:marRight w:val="0"/>
          <w:marTop w:val="0"/>
          <w:marBottom w:val="0"/>
          <w:divBdr>
            <w:top w:val="none" w:sz="0" w:space="0" w:color="auto"/>
            <w:left w:val="none" w:sz="0" w:space="0" w:color="auto"/>
            <w:bottom w:val="none" w:sz="0" w:space="0" w:color="auto"/>
            <w:right w:val="none" w:sz="0" w:space="0" w:color="auto"/>
          </w:divBdr>
          <w:divsChild>
            <w:div w:id="435909189">
              <w:marLeft w:val="0"/>
              <w:marRight w:val="0"/>
              <w:marTop w:val="0"/>
              <w:marBottom w:val="0"/>
              <w:divBdr>
                <w:top w:val="none" w:sz="0" w:space="0" w:color="auto"/>
                <w:left w:val="none" w:sz="0" w:space="0" w:color="auto"/>
                <w:bottom w:val="none" w:sz="0" w:space="0" w:color="auto"/>
                <w:right w:val="none" w:sz="0" w:space="0" w:color="auto"/>
              </w:divBdr>
              <w:divsChild>
                <w:div w:id="278489556">
                  <w:marLeft w:val="0"/>
                  <w:marRight w:val="0"/>
                  <w:marTop w:val="0"/>
                  <w:marBottom w:val="0"/>
                  <w:divBdr>
                    <w:top w:val="none" w:sz="0" w:space="0" w:color="auto"/>
                    <w:left w:val="none" w:sz="0" w:space="0" w:color="auto"/>
                    <w:bottom w:val="none" w:sz="0" w:space="0" w:color="auto"/>
                    <w:right w:val="none" w:sz="0" w:space="0" w:color="auto"/>
                  </w:divBdr>
                  <w:divsChild>
                    <w:div w:id="13875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491975">
          <w:marLeft w:val="0"/>
          <w:marRight w:val="0"/>
          <w:marTop w:val="0"/>
          <w:marBottom w:val="0"/>
          <w:divBdr>
            <w:top w:val="none" w:sz="0" w:space="0" w:color="auto"/>
            <w:left w:val="none" w:sz="0" w:space="0" w:color="auto"/>
            <w:bottom w:val="none" w:sz="0" w:space="0" w:color="auto"/>
            <w:right w:val="none" w:sz="0" w:space="0" w:color="auto"/>
          </w:divBdr>
          <w:divsChild>
            <w:div w:id="1226986610">
              <w:marLeft w:val="0"/>
              <w:marRight w:val="0"/>
              <w:marTop w:val="0"/>
              <w:marBottom w:val="0"/>
              <w:divBdr>
                <w:top w:val="none" w:sz="0" w:space="0" w:color="auto"/>
                <w:left w:val="none" w:sz="0" w:space="0" w:color="auto"/>
                <w:bottom w:val="none" w:sz="0" w:space="0" w:color="auto"/>
                <w:right w:val="none" w:sz="0" w:space="0" w:color="auto"/>
              </w:divBdr>
              <w:divsChild>
                <w:div w:id="743647030">
                  <w:marLeft w:val="0"/>
                  <w:marRight w:val="0"/>
                  <w:marTop w:val="0"/>
                  <w:marBottom w:val="0"/>
                  <w:divBdr>
                    <w:top w:val="none" w:sz="0" w:space="0" w:color="auto"/>
                    <w:left w:val="none" w:sz="0" w:space="0" w:color="auto"/>
                    <w:bottom w:val="none" w:sz="0" w:space="0" w:color="auto"/>
                    <w:right w:val="none" w:sz="0" w:space="0" w:color="auto"/>
                  </w:divBdr>
                  <w:divsChild>
                    <w:div w:id="3758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370670">
      <w:bodyDiv w:val="1"/>
      <w:marLeft w:val="0"/>
      <w:marRight w:val="0"/>
      <w:marTop w:val="0"/>
      <w:marBottom w:val="0"/>
      <w:divBdr>
        <w:top w:val="none" w:sz="0" w:space="0" w:color="auto"/>
        <w:left w:val="none" w:sz="0" w:space="0" w:color="auto"/>
        <w:bottom w:val="none" w:sz="0" w:space="0" w:color="auto"/>
        <w:right w:val="none" w:sz="0" w:space="0" w:color="auto"/>
      </w:divBdr>
    </w:div>
    <w:div w:id="919674863">
      <w:bodyDiv w:val="1"/>
      <w:marLeft w:val="0"/>
      <w:marRight w:val="0"/>
      <w:marTop w:val="0"/>
      <w:marBottom w:val="0"/>
      <w:divBdr>
        <w:top w:val="none" w:sz="0" w:space="0" w:color="auto"/>
        <w:left w:val="none" w:sz="0" w:space="0" w:color="auto"/>
        <w:bottom w:val="none" w:sz="0" w:space="0" w:color="auto"/>
        <w:right w:val="none" w:sz="0" w:space="0" w:color="auto"/>
      </w:divBdr>
    </w:div>
    <w:div w:id="1181316843">
      <w:bodyDiv w:val="1"/>
      <w:marLeft w:val="0"/>
      <w:marRight w:val="0"/>
      <w:marTop w:val="0"/>
      <w:marBottom w:val="0"/>
      <w:divBdr>
        <w:top w:val="none" w:sz="0" w:space="0" w:color="auto"/>
        <w:left w:val="none" w:sz="0" w:space="0" w:color="auto"/>
        <w:bottom w:val="none" w:sz="0" w:space="0" w:color="auto"/>
        <w:right w:val="none" w:sz="0" w:space="0" w:color="auto"/>
      </w:divBdr>
    </w:div>
    <w:div w:id="1186097386">
      <w:bodyDiv w:val="1"/>
      <w:marLeft w:val="0"/>
      <w:marRight w:val="0"/>
      <w:marTop w:val="0"/>
      <w:marBottom w:val="0"/>
      <w:divBdr>
        <w:top w:val="none" w:sz="0" w:space="0" w:color="auto"/>
        <w:left w:val="none" w:sz="0" w:space="0" w:color="auto"/>
        <w:bottom w:val="none" w:sz="0" w:space="0" w:color="auto"/>
        <w:right w:val="none" w:sz="0" w:space="0" w:color="auto"/>
      </w:divBdr>
    </w:div>
    <w:div w:id="1418748238">
      <w:bodyDiv w:val="1"/>
      <w:marLeft w:val="0"/>
      <w:marRight w:val="0"/>
      <w:marTop w:val="0"/>
      <w:marBottom w:val="0"/>
      <w:divBdr>
        <w:top w:val="none" w:sz="0" w:space="0" w:color="auto"/>
        <w:left w:val="none" w:sz="0" w:space="0" w:color="auto"/>
        <w:bottom w:val="none" w:sz="0" w:space="0" w:color="auto"/>
        <w:right w:val="none" w:sz="0" w:space="0" w:color="auto"/>
      </w:divBdr>
    </w:div>
    <w:div w:id="1603612902">
      <w:bodyDiv w:val="1"/>
      <w:marLeft w:val="0"/>
      <w:marRight w:val="0"/>
      <w:marTop w:val="0"/>
      <w:marBottom w:val="0"/>
      <w:divBdr>
        <w:top w:val="none" w:sz="0" w:space="0" w:color="auto"/>
        <w:left w:val="none" w:sz="0" w:space="0" w:color="auto"/>
        <w:bottom w:val="none" w:sz="0" w:space="0" w:color="auto"/>
        <w:right w:val="none" w:sz="0" w:space="0" w:color="auto"/>
      </w:divBdr>
    </w:div>
    <w:div w:id="1635017219">
      <w:bodyDiv w:val="1"/>
      <w:marLeft w:val="0"/>
      <w:marRight w:val="0"/>
      <w:marTop w:val="0"/>
      <w:marBottom w:val="0"/>
      <w:divBdr>
        <w:top w:val="none" w:sz="0" w:space="0" w:color="auto"/>
        <w:left w:val="none" w:sz="0" w:space="0" w:color="auto"/>
        <w:bottom w:val="none" w:sz="0" w:space="0" w:color="auto"/>
        <w:right w:val="none" w:sz="0" w:space="0" w:color="auto"/>
      </w:divBdr>
    </w:div>
    <w:div w:id="163925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F1F00-C944-4C17-87E3-33EFC92E9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16172</Words>
  <Characters>92182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  Darboe</dc:creator>
  <cp:keywords/>
  <dc:description/>
  <cp:lastModifiedBy>Modou Sarr</cp:lastModifiedBy>
  <cp:revision>2</cp:revision>
  <dcterms:created xsi:type="dcterms:W3CDTF">2024-11-28T13:05:00Z</dcterms:created>
  <dcterms:modified xsi:type="dcterms:W3CDTF">2024-11-28T13:05:00Z</dcterms:modified>
</cp:coreProperties>
</file>